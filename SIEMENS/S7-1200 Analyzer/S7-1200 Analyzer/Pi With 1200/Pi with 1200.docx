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AB247" w14:textId="77777777" w:rsidR="004B0FFA" w:rsidRPr="004B0FFA" w:rsidRDefault="004B0FFA" w:rsidP="004B0FFA">
      <w:pPr>
        <w:shd w:val="clear" w:color="auto" w:fill="FEFDFA"/>
        <w:spacing w:after="0" w:line="240" w:lineRule="auto"/>
        <w:outlineLvl w:val="2"/>
        <w:rPr>
          <w:rFonts w:ascii="Georgia" w:eastAsia="Times New Roman" w:hAnsi="Georgia" w:cs="Arial"/>
          <w:b/>
          <w:bCs/>
          <w:color w:val="D52A33"/>
          <w:sz w:val="33"/>
          <w:szCs w:val="33"/>
        </w:rPr>
      </w:pPr>
      <w:r w:rsidRPr="004B0FFA">
        <w:rPr>
          <w:rFonts w:ascii="Georgia" w:eastAsia="Times New Roman" w:hAnsi="Georgia" w:cs="Arial"/>
          <w:b/>
          <w:bCs/>
          <w:color w:val="D52A33"/>
          <w:sz w:val="33"/>
          <w:szCs w:val="33"/>
        </w:rPr>
        <w:t>Raspberry Pi getting data from a S7-1200 PLC</w:t>
      </w:r>
    </w:p>
    <w:p w14:paraId="5C661E1D" w14:textId="3B9C225D" w:rsidR="004B0FFA" w:rsidRPr="004B0FFA" w:rsidRDefault="004B0FFA" w:rsidP="004B0FFA">
      <w:pPr>
        <w:shd w:val="clear" w:color="auto" w:fill="FEFDFA"/>
        <w:spacing w:after="0" w:line="240" w:lineRule="auto"/>
        <w:jc w:val="center"/>
        <w:rPr>
          <w:rFonts w:ascii="Arial" w:eastAsia="Times New Roman" w:hAnsi="Arial" w:cs="Arial"/>
          <w:color w:val="333333"/>
          <w:sz w:val="20"/>
          <w:szCs w:val="20"/>
        </w:rPr>
      </w:pPr>
      <w:r w:rsidRPr="004B0FFA">
        <w:rPr>
          <w:rFonts w:ascii="Arial" w:eastAsia="Times New Roman" w:hAnsi="Arial" w:cs="Arial"/>
          <w:noProof/>
          <w:color w:val="D52A33"/>
          <w:sz w:val="20"/>
          <w:szCs w:val="20"/>
        </w:rPr>
        <w:drawing>
          <wp:inline distT="0" distB="0" distL="0" distR="0" wp14:anchorId="6E192033" wp14:editId="362B7108">
            <wp:extent cx="3048000" cy="1402080"/>
            <wp:effectExtent l="0" t="0" r="0" b="7620"/>
            <wp:docPr id="30" name="Picture 3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402080"/>
                    </a:xfrm>
                    <a:prstGeom prst="rect">
                      <a:avLst/>
                    </a:prstGeom>
                    <a:noFill/>
                    <a:ln>
                      <a:noFill/>
                    </a:ln>
                  </pic:spPr>
                </pic:pic>
              </a:graphicData>
            </a:graphic>
          </wp:inline>
        </w:drawing>
      </w:r>
    </w:p>
    <w:p w14:paraId="549E33F2" w14:textId="77777777" w:rsidR="004B0FFA" w:rsidRPr="004B0FFA" w:rsidRDefault="004B0FFA" w:rsidP="004B0FFA">
      <w:pPr>
        <w:shd w:val="clear" w:color="auto" w:fill="FEFDFA"/>
        <w:spacing w:after="0" w:line="240" w:lineRule="auto"/>
        <w:jc w:val="center"/>
        <w:rPr>
          <w:rFonts w:ascii="Arial" w:eastAsia="Times New Roman" w:hAnsi="Arial" w:cs="Arial"/>
          <w:color w:val="333333"/>
          <w:sz w:val="20"/>
          <w:szCs w:val="20"/>
        </w:rPr>
      </w:pPr>
    </w:p>
    <w:p w14:paraId="543BBCF4" w14:textId="7F7777E8" w:rsidR="004B0FFA" w:rsidRPr="004B0FFA" w:rsidRDefault="004B0FFA" w:rsidP="004B0FFA">
      <w:pPr>
        <w:shd w:val="clear" w:color="auto" w:fill="FEFDFA"/>
        <w:spacing w:after="0" w:line="240" w:lineRule="auto"/>
        <w:rPr>
          <w:rFonts w:ascii="Arial" w:eastAsia="Times New Roman" w:hAnsi="Arial" w:cs="Arial"/>
          <w:color w:val="333333"/>
          <w:sz w:val="20"/>
          <w:szCs w:val="20"/>
        </w:rPr>
      </w:pPr>
      <w:r w:rsidRPr="004B0FFA">
        <w:rPr>
          <w:rFonts w:ascii="Arial" w:eastAsia="Times New Roman" w:hAnsi="Arial" w:cs="Arial"/>
          <w:b/>
          <w:bCs/>
          <w:color w:val="990000"/>
          <w:sz w:val="20"/>
          <w:szCs w:val="20"/>
        </w:rPr>
        <w:t>UPDATE: If you want the raspberry pi to be the s7 server go </w:t>
      </w:r>
      <w:hyperlink r:id="rId7" w:tgtFrame="_blank" w:history="1">
        <w:r w:rsidRPr="004B0FFA">
          <w:rPr>
            <w:rFonts w:ascii="Arial" w:eastAsia="Times New Roman" w:hAnsi="Arial" w:cs="Arial"/>
            <w:b/>
            <w:bCs/>
            <w:color w:val="D52A33"/>
            <w:sz w:val="24"/>
            <w:szCs w:val="24"/>
            <w:u w:val="single"/>
          </w:rPr>
          <w:t>here</w:t>
        </w:r>
      </w:hyperlink>
      <w:r w:rsidRPr="004B0FFA">
        <w:rPr>
          <w:rFonts w:ascii="Arial" w:eastAsia="Times New Roman" w:hAnsi="Arial" w:cs="Arial"/>
          <w:color w:val="333333"/>
          <w:sz w:val="20"/>
          <w:szCs w:val="20"/>
        </w:rPr>
        <w:br/>
      </w:r>
      <w:r w:rsidRPr="004B0FFA">
        <w:rPr>
          <w:rFonts w:ascii="Arial" w:eastAsia="Times New Roman" w:hAnsi="Arial" w:cs="Arial"/>
          <w:b/>
          <w:bCs/>
          <w:color w:val="990000"/>
          <w:sz w:val="20"/>
          <w:szCs w:val="20"/>
        </w:rPr>
        <w:t>UPDATE 2: If you want to see communication with </w:t>
      </w:r>
      <w:hyperlink r:id="rId8" w:tgtFrame="_blank" w:history="1">
        <w:r w:rsidRPr="004B0FFA">
          <w:rPr>
            <w:rFonts w:ascii="Arial" w:eastAsia="Times New Roman" w:hAnsi="Arial" w:cs="Arial"/>
            <w:b/>
            <w:bCs/>
            <w:color w:val="D52A33"/>
            <w:sz w:val="24"/>
            <w:szCs w:val="24"/>
            <w:u w:val="single"/>
          </w:rPr>
          <w:t>S7-200</w:t>
        </w:r>
      </w:hyperlink>
      <w:r w:rsidRPr="004B0FFA">
        <w:rPr>
          <w:rFonts w:ascii="Arial" w:eastAsia="Times New Roman" w:hAnsi="Arial" w:cs="Arial"/>
          <w:b/>
          <w:bCs/>
          <w:noProof/>
          <w:color w:val="990000"/>
          <w:sz w:val="20"/>
          <w:szCs w:val="20"/>
        </w:rPr>
        <mc:AlternateContent>
          <mc:Choice Requires="wps">
            <w:drawing>
              <wp:inline distT="0" distB="0" distL="0" distR="0" wp14:anchorId="54F5415B" wp14:editId="16DEE157">
                <wp:extent cx="304800" cy="304800"/>
                <wp:effectExtent l="0" t="0" r="0" b="0"/>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56CEF6"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B0FFA">
        <w:rPr>
          <w:rFonts w:ascii="Arial" w:eastAsia="Times New Roman" w:hAnsi="Arial" w:cs="Arial"/>
          <w:b/>
          <w:bCs/>
          <w:color w:val="990000"/>
          <w:sz w:val="20"/>
          <w:szCs w:val="20"/>
        </w:rPr>
        <w:t> go </w:t>
      </w:r>
      <w:hyperlink r:id="rId9" w:tgtFrame="_blank" w:history="1">
        <w:r w:rsidRPr="004B0FFA">
          <w:rPr>
            <w:rFonts w:ascii="Arial" w:eastAsia="Times New Roman" w:hAnsi="Arial" w:cs="Arial"/>
            <w:b/>
            <w:bCs/>
            <w:color w:val="D52A33"/>
            <w:sz w:val="24"/>
            <w:szCs w:val="24"/>
            <w:u w:val="single"/>
          </w:rPr>
          <w:t>here</w:t>
        </w:r>
      </w:hyperlink>
      <w:r w:rsidRPr="004B0FFA">
        <w:rPr>
          <w:rFonts w:ascii="Arial" w:eastAsia="Times New Roman" w:hAnsi="Arial" w:cs="Arial"/>
          <w:color w:val="333333"/>
          <w:sz w:val="20"/>
          <w:szCs w:val="20"/>
        </w:rPr>
        <w:br/>
      </w:r>
      <w:r w:rsidRPr="004B0FFA">
        <w:rPr>
          <w:rFonts w:ascii="Arial" w:eastAsia="Times New Roman" w:hAnsi="Arial" w:cs="Arial"/>
          <w:b/>
          <w:bCs/>
          <w:color w:val="990000"/>
          <w:sz w:val="20"/>
          <w:szCs w:val="20"/>
        </w:rPr>
        <w:t>UPDATE 3: Video walkthrough on setup go </w:t>
      </w:r>
      <w:hyperlink r:id="rId10" w:tgtFrame="_blank" w:history="1">
        <w:r w:rsidRPr="004B0FFA">
          <w:rPr>
            <w:rFonts w:ascii="Arial" w:eastAsia="Times New Roman" w:hAnsi="Arial" w:cs="Arial"/>
            <w:b/>
            <w:bCs/>
            <w:color w:val="D52A33"/>
            <w:sz w:val="24"/>
            <w:szCs w:val="24"/>
            <w:u w:val="single"/>
          </w:rPr>
          <w:t>here</w:t>
        </w:r>
      </w:hyperlink>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I recently borrowed a </w:t>
      </w:r>
      <w:hyperlink r:id="rId11" w:tgtFrame="_blank" w:history="1">
        <w:r w:rsidRPr="004B0FFA">
          <w:rPr>
            <w:rFonts w:ascii="Arial" w:eastAsia="Times New Roman" w:hAnsi="Arial" w:cs="Arial"/>
            <w:color w:val="D52A33"/>
            <w:sz w:val="24"/>
            <w:szCs w:val="24"/>
            <w:u w:val="single"/>
          </w:rPr>
          <w:t>S7-1200 PLC</w:t>
        </w:r>
      </w:hyperlink>
      <w:r w:rsidRPr="004B0FFA">
        <w:rPr>
          <w:rFonts w:ascii="Arial" w:eastAsia="Times New Roman" w:hAnsi="Arial" w:cs="Arial"/>
          <w:noProof/>
          <w:color w:val="333333"/>
          <w:sz w:val="20"/>
          <w:szCs w:val="20"/>
        </w:rPr>
        <mc:AlternateContent>
          <mc:Choice Requires="wps">
            <w:drawing>
              <wp:inline distT="0" distB="0" distL="0" distR="0" wp14:anchorId="5FD93193" wp14:editId="4DDEE1F9">
                <wp:extent cx="304800" cy="304800"/>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B2C12"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B0FFA">
        <w:rPr>
          <w:rFonts w:ascii="Arial" w:eastAsia="Times New Roman" w:hAnsi="Arial" w:cs="Arial"/>
          <w:color w:val="333333"/>
          <w:sz w:val="20"/>
          <w:szCs w:val="20"/>
        </w:rPr>
        <w:t> from work to see if I could get data from it using a </w:t>
      </w:r>
      <w:hyperlink r:id="rId12" w:tgtFrame="_blank" w:history="1">
        <w:r w:rsidRPr="004B0FFA">
          <w:rPr>
            <w:rFonts w:ascii="Arial" w:eastAsia="Times New Roman" w:hAnsi="Arial" w:cs="Arial"/>
            <w:color w:val="D52A33"/>
            <w:sz w:val="24"/>
            <w:szCs w:val="24"/>
            <w:u w:val="single"/>
          </w:rPr>
          <w:t>Raspberry Pi</w:t>
        </w:r>
      </w:hyperlink>
      <w:r w:rsidRPr="004B0FFA">
        <w:rPr>
          <w:rFonts w:ascii="Arial" w:eastAsia="Times New Roman" w:hAnsi="Arial" w:cs="Arial"/>
          <w:noProof/>
          <w:color w:val="333333"/>
          <w:sz w:val="20"/>
          <w:szCs w:val="20"/>
        </w:rPr>
        <mc:AlternateContent>
          <mc:Choice Requires="wps">
            <w:drawing>
              <wp:inline distT="0" distB="0" distL="0" distR="0" wp14:anchorId="2A4FB55C" wp14:editId="4C2A2F2E">
                <wp:extent cx="304800" cy="3048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3DD1E1"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B0FFA">
        <w:rPr>
          <w:rFonts w:ascii="Arial" w:eastAsia="Times New Roman" w:hAnsi="Arial" w:cs="Arial"/>
          <w:color w:val="333333"/>
          <w:sz w:val="20"/>
          <w:szCs w:val="20"/>
        </w:rPr>
        <w:t>. In my search for something I found that Snap7 was the best option.</w:t>
      </w:r>
    </w:p>
    <w:p w14:paraId="12CCC804" w14:textId="77777777" w:rsidR="004B0FFA" w:rsidRPr="004B0FFA" w:rsidRDefault="004B0FFA" w:rsidP="004B0FFA">
      <w:pPr>
        <w:shd w:val="clear" w:color="auto" w:fill="FEFDFA"/>
        <w:spacing w:after="0" w:line="240" w:lineRule="auto"/>
        <w:rPr>
          <w:rFonts w:ascii="Arial" w:eastAsia="Times New Roman" w:hAnsi="Arial" w:cs="Arial"/>
          <w:color w:val="333333"/>
          <w:sz w:val="20"/>
          <w:szCs w:val="20"/>
        </w:rPr>
      </w:pPr>
      <w:r w:rsidRPr="004B0FFA">
        <w:rPr>
          <w:rFonts w:ascii="Arial" w:eastAsia="Times New Roman" w:hAnsi="Arial" w:cs="Arial"/>
          <w:color w:val="333333"/>
          <w:sz w:val="20"/>
          <w:szCs w:val="20"/>
        </w:rPr>
        <w:t>Steps to getting it work</w:t>
      </w:r>
    </w:p>
    <w:p w14:paraId="55220018" w14:textId="77777777" w:rsidR="004B0FFA" w:rsidRPr="004B0FFA" w:rsidRDefault="004B0FFA" w:rsidP="004B0FFA">
      <w:pPr>
        <w:numPr>
          <w:ilvl w:val="0"/>
          <w:numId w:val="1"/>
        </w:numPr>
        <w:shd w:val="clear" w:color="auto" w:fill="FEFDFA"/>
        <w:spacing w:after="60" w:line="240" w:lineRule="auto"/>
        <w:ind w:firstLine="0"/>
        <w:rPr>
          <w:rFonts w:ascii="Arial" w:eastAsia="Times New Roman" w:hAnsi="Arial" w:cs="Arial"/>
          <w:color w:val="333333"/>
          <w:sz w:val="20"/>
          <w:szCs w:val="20"/>
        </w:rPr>
      </w:pPr>
      <w:r w:rsidRPr="004B0FFA">
        <w:rPr>
          <w:rFonts w:ascii="Arial" w:eastAsia="Times New Roman" w:hAnsi="Arial" w:cs="Arial"/>
          <w:color w:val="333333"/>
          <w:sz w:val="20"/>
          <w:szCs w:val="20"/>
        </w:rPr>
        <w:t>Download and compile snap7 (http://sourceforge.net/projects/snap7/files/1.2.1/snap7-full-1.2.1.tar.gz/download)</w:t>
      </w:r>
    </w:p>
    <w:p w14:paraId="146A6CDE" w14:textId="77777777" w:rsidR="004B0FFA" w:rsidRPr="004B0FFA" w:rsidRDefault="004B0FFA" w:rsidP="004B0FFA">
      <w:pPr>
        <w:numPr>
          <w:ilvl w:val="0"/>
          <w:numId w:val="1"/>
        </w:numPr>
        <w:shd w:val="clear" w:color="auto" w:fill="FEFDFA"/>
        <w:spacing w:after="60" w:line="240" w:lineRule="auto"/>
        <w:ind w:firstLine="0"/>
        <w:rPr>
          <w:rFonts w:ascii="Arial" w:eastAsia="Times New Roman" w:hAnsi="Arial" w:cs="Arial"/>
          <w:color w:val="333333"/>
          <w:sz w:val="20"/>
          <w:szCs w:val="20"/>
        </w:rPr>
      </w:pPr>
      <w:r w:rsidRPr="004B0FFA">
        <w:rPr>
          <w:rFonts w:ascii="Arial" w:eastAsia="Times New Roman" w:hAnsi="Arial" w:cs="Arial"/>
          <w:color w:val="333333"/>
          <w:sz w:val="20"/>
          <w:szCs w:val="20"/>
        </w:rPr>
        <w:t>Download and install python library to use snap7 (https://pypi.python.org/pypi/python-snap7)</w:t>
      </w:r>
    </w:p>
    <w:p w14:paraId="51DF3373" w14:textId="77777777" w:rsidR="004B0FFA" w:rsidRPr="004B0FFA" w:rsidRDefault="004B0FFA" w:rsidP="004B0FFA">
      <w:pPr>
        <w:shd w:val="clear" w:color="auto" w:fill="FEFDFA"/>
        <w:spacing w:after="0" w:line="240" w:lineRule="auto"/>
        <w:rPr>
          <w:rFonts w:ascii="Arial" w:eastAsia="Times New Roman" w:hAnsi="Arial" w:cs="Arial"/>
          <w:color w:val="333333"/>
          <w:sz w:val="20"/>
          <w:szCs w:val="20"/>
        </w:rPr>
      </w:pPr>
    </w:p>
    <w:p w14:paraId="7AC5A275" w14:textId="77777777" w:rsidR="004B0FFA" w:rsidRPr="004B0FFA" w:rsidRDefault="004B0FFA" w:rsidP="004B0FFA">
      <w:pPr>
        <w:shd w:val="clear" w:color="auto" w:fill="FEFDFA"/>
        <w:spacing w:after="0" w:line="240" w:lineRule="auto"/>
        <w:rPr>
          <w:rFonts w:ascii="Arial" w:eastAsia="Times New Roman" w:hAnsi="Arial" w:cs="Arial"/>
          <w:color w:val="333333"/>
          <w:sz w:val="20"/>
          <w:szCs w:val="20"/>
        </w:rPr>
      </w:pPr>
    </w:p>
    <w:p w14:paraId="0AF660FD"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w:t>
      </w:r>
      <w:proofErr w:type="gramStart"/>
      <w:r w:rsidRPr="004B0FFA">
        <w:rPr>
          <w:rFonts w:ascii="Courier New" w:eastAsia="Times New Roman" w:hAnsi="Courier New" w:cs="Courier New"/>
          <w:color w:val="333333"/>
          <w:sz w:val="20"/>
          <w:szCs w:val="20"/>
        </w:rPr>
        <w:t>download</w:t>
      </w:r>
      <w:proofErr w:type="gramEnd"/>
      <w:r w:rsidRPr="004B0FFA">
        <w:rPr>
          <w:rFonts w:ascii="Courier New" w:eastAsia="Times New Roman" w:hAnsi="Courier New" w:cs="Courier New"/>
          <w:color w:val="333333"/>
          <w:sz w:val="20"/>
          <w:szCs w:val="20"/>
        </w:rPr>
        <w:t xml:space="preserve"> and compile snap7 for </w:t>
      </w:r>
      <w:proofErr w:type="spellStart"/>
      <w:r w:rsidRPr="004B0FFA">
        <w:rPr>
          <w:rFonts w:ascii="Courier New" w:eastAsia="Times New Roman" w:hAnsi="Courier New" w:cs="Courier New"/>
          <w:color w:val="333333"/>
          <w:sz w:val="20"/>
          <w:szCs w:val="20"/>
        </w:rPr>
        <w:t>rpi</w:t>
      </w:r>
      <w:proofErr w:type="spellEnd"/>
    </w:p>
    <w:p w14:paraId="28F36E67"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1DDF2A81"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4B0FFA">
        <w:rPr>
          <w:rFonts w:ascii="Courier New" w:eastAsia="Times New Roman" w:hAnsi="Courier New" w:cs="Courier New"/>
          <w:color w:val="333333"/>
          <w:sz w:val="20"/>
          <w:szCs w:val="20"/>
        </w:rPr>
        <w:t>wget</w:t>
      </w:r>
      <w:proofErr w:type="spellEnd"/>
      <w:r w:rsidRPr="004B0FFA">
        <w:rPr>
          <w:rFonts w:ascii="Courier New" w:eastAsia="Times New Roman" w:hAnsi="Courier New" w:cs="Courier New"/>
          <w:color w:val="333333"/>
          <w:sz w:val="20"/>
          <w:szCs w:val="20"/>
        </w:rPr>
        <w:t xml:space="preserve"> http://sourceforge.net/projects/snap7/files/1.2.1/snap7-full-1.2.1.tar.gz/download </w:t>
      </w:r>
    </w:p>
    <w:p w14:paraId="156E5C79"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tar -</w:t>
      </w:r>
      <w:proofErr w:type="spellStart"/>
      <w:r w:rsidRPr="004B0FFA">
        <w:rPr>
          <w:rFonts w:ascii="Courier New" w:eastAsia="Times New Roman" w:hAnsi="Courier New" w:cs="Courier New"/>
          <w:color w:val="333333"/>
          <w:sz w:val="20"/>
          <w:szCs w:val="20"/>
        </w:rPr>
        <w:t>zxvf</w:t>
      </w:r>
      <w:proofErr w:type="spellEnd"/>
      <w:r w:rsidRPr="004B0FFA">
        <w:rPr>
          <w:rFonts w:ascii="Courier New" w:eastAsia="Times New Roman" w:hAnsi="Courier New" w:cs="Courier New"/>
          <w:color w:val="333333"/>
          <w:sz w:val="20"/>
          <w:szCs w:val="20"/>
        </w:rPr>
        <w:t xml:space="preserve"> snap7-full-1.2.1.tar.gz</w:t>
      </w:r>
    </w:p>
    <w:p w14:paraId="45DE5DFB"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cd snap7-full-1.2.1/build/</w:t>
      </w:r>
      <w:proofErr w:type="spellStart"/>
      <w:r w:rsidRPr="004B0FFA">
        <w:rPr>
          <w:rFonts w:ascii="Courier New" w:eastAsia="Times New Roman" w:hAnsi="Courier New" w:cs="Courier New"/>
          <w:color w:val="333333"/>
          <w:sz w:val="20"/>
          <w:szCs w:val="20"/>
        </w:rPr>
        <w:t>unix</w:t>
      </w:r>
      <w:proofErr w:type="spellEnd"/>
    </w:p>
    <w:p w14:paraId="7EC83FB8"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4B0FFA">
        <w:rPr>
          <w:rFonts w:ascii="Courier New" w:eastAsia="Times New Roman" w:hAnsi="Courier New" w:cs="Courier New"/>
          <w:color w:val="333333"/>
          <w:sz w:val="20"/>
          <w:szCs w:val="20"/>
        </w:rPr>
        <w:t>sudo</w:t>
      </w:r>
      <w:proofErr w:type="spellEnd"/>
      <w:r w:rsidRPr="004B0FFA">
        <w:rPr>
          <w:rFonts w:ascii="Courier New" w:eastAsia="Times New Roman" w:hAnsi="Courier New" w:cs="Courier New"/>
          <w:color w:val="333333"/>
          <w:sz w:val="20"/>
          <w:szCs w:val="20"/>
        </w:rPr>
        <w:t xml:space="preserve"> make –f arm_v6_linux.mk all</w:t>
      </w:r>
    </w:p>
    <w:p w14:paraId="6341785E"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61B3982C"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w:t>
      </w:r>
      <w:proofErr w:type="gramStart"/>
      <w:r w:rsidRPr="004B0FFA">
        <w:rPr>
          <w:rFonts w:ascii="Courier New" w:eastAsia="Times New Roman" w:hAnsi="Courier New" w:cs="Courier New"/>
          <w:color w:val="333333"/>
          <w:sz w:val="20"/>
          <w:szCs w:val="20"/>
        </w:rPr>
        <w:t>copy</w:t>
      </w:r>
      <w:proofErr w:type="gramEnd"/>
      <w:r w:rsidRPr="004B0FFA">
        <w:rPr>
          <w:rFonts w:ascii="Courier New" w:eastAsia="Times New Roman" w:hAnsi="Courier New" w:cs="Courier New"/>
          <w:color w:val="333333"/>
          <w:sz w:val="20"/>
          <w:szCs w:val="20"/>
        </w:rPr>
        <w:t xml:space="preserve"> compiled library to your lib directories</w:t>
      </w:r>
    </w:p>
    <w:p w14:paraId="41E1AAA6"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4B0FFA">
        <w:rPr>
          <w:rFonts w:ascii="Courier New" w:eastAsia="Times New Roman" w:hAnsi="Courier New" w:cs="Courier New"/>
          <w:color w:val="333333"/>
          <w:sz w:val="20"/>
          <w:szCs w:val="20"/>
        </w:rPr>
        <w:t>sudo</w:t>
      </w:r>
      <w:proofErr w:type="spellEnd"/>
      <w:r w:rsidRPr="004B0FFA">
        <w:rPr>
          <w:rFonts w:ascii="Courier New" w:eastAsia="Times New Roman" w:hAnsi="Courier New" w:cs="Courier New"/>
          <w:color w:val="333333"/>
          <w:sz w:val="20"/>
          <w:szCs w:val="20"/>
        </w:rPr>
        <w:t xml:space="preserve"> cp</w:t>
      </w:r>
      <w:proofErr w:type="gramStart"/>
      <w:r w:rsidRPr="004B0FFA">
        <w:rPr>
          <w:rFonts w:ascii="Courier New" w:eastAsia="Times New Roman" w:hAnsi="Courier New" w:cs="Courier New"/>
          <w:color w:val="333333"/>
          <w:sz w:val="20"/>
          <w:szCs w:val="20"/>
        </w:rPr>
        <w:t xml:space="preserve"> ..</w:t>
      </w:r>
      <w:proofErr w:type="gramEnd"/>
      <w:r w:rsidRPr="004B0FFA">
        <w:rPr>
          <w:rFonts w:ascii="Courier New" w:eastAsia="Times New Roman" w:hAnsi="Courier New" w:cs="Courier New"/>
          <w:color w:val="333333"/>
          <w:sz w:val="20"/>
          <w:szCs w:val="20"/>
        </w:rPr>
        <w:t>/bin/arm_v6-linux/libsnap7.so /usr/lib/libsnap7.so</w:t>
      </w:r>
    </w:p>
    <w:p w14:paraId="095C73E8"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4B0FFA">
        <w:rPr>
          <w:rFonts w:ascii="Courier New" w:eastAsia="Times New Roman" w:hAnsi="Courier New" w:cs="Courier New"/>
          <w:color w:val="333333"/>
          <w:sz w:val="20"/>
          <w:szCs w:val="20"/>
        </w:rPr>
        <w:t>sudo</w:t>
      </w:r>
      <w:proofErr w:type="spellEnd"/>
      <w:r w:rsidRPr="004B0FFA">
        <w:rPr>
          <w:rFonts w:ascii="Courier New" w:eastAsia="Times New Roman" w:hAnsi="Courier New" w:cs="Courier New"/>
          <w:color w:val="333333"/>
          <w:sz w:val="20"/>
          <w:szCs w:val="20"/>
        </w:rPr>
        <w:t xml:space="preserve"> cp</w:t>
      </w:r>
      <w:proofErr w:type="gramStart"/>
      <w:r w:rsidRPr="004B0FFA">
        <w:rPr>
          <w:rFonts w:ascii="Courier New" w:eastAsia="Times New Roman" w:hAnsi="Courier New" w:cs="Courier New"/>
          <w:color w:val="333333"/>
          <w:sz w:val="20"/>
          <w:szCs w:val="20"/>
        </w:rPr>
        <w:t xml:space="preserve"> ..</w:t>
      </w:r>
      <w:proofErr w:type="gramEnd"/>
      <w:r w:rsidRPr="004B0FFA">
        <w:rPr>
          <w:rFonts w:ascii="Courier New" w:eastAsia="Times New Roman" w:hAnsi="Courier New" w:cs="Courier New"/>
          <w:color w:val="333333"/>
          <w:sz w:val="20"/>
          <w:szCs w:val="20"/>
        </w:rPr>
        <w:t>/bin/arm_v6-linux/libsnap7.so /usr/local/lib/libsnap7.so</w:t>
      </w:r>
    </w:p>
    <w:p w14:paraId="3AD73757"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6D72D6F3"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w:t>
      </w:r>
      <w:proofErr w:type="gramStart"/>
      <w:r w:rsidRPr="004B0FFA">
        <w:rPr>
          <w:rFonts w:ascii="Courier New" w:eastAsia="Times New Roman" w:hAnsi="Courier New" w:cs="Courier New"/>
          <w:color w:val="333333"/>
          <w:sz w:val="20"/>
          <w:szCs w:val="20"/>
        </w:rPr>
        <w:t>install</w:t>
      </w:r>
      <w:proofErr w:type="gramEnd"/>
      <w:r w:rsidRPr="004B0FFA">
        <w:rPr>
          <w:rFonts w:ascii="Courier New" w:eastAsia="Times New Roman" w:hAnsi="Courier New" w:cs="Courier New"/>
          <w:color w:val="333333"/>
          <w:sz w:val="20"/>
          <w:szCs w:val="20"/>
        </w:rPr>
        <w:t xml:space="preserve"> python pip if you don't have it:</w:t>
      </w:r>
    </w:p>
    <w:p w14:paraId="69AD1A04"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4B0FFA">
        <w:rPr>
          <w:rFonts w:ascii="Courier New" w:eastAsia="Times New Roman" w:hAnsi="Courier New" w:cs="Courier New"/>
          <w:color w:val="333333"/>
          <w:sz w:val="20"/>
          <w:szCs w:val="20"/>
        </w:rPr>
        <w:t>sudo</w:t>
      </w:r>
      <w:proofErr w:type="spellEnd"/>
      <w:r w:rsidRPr="004B0FFA">
        <w:rPr>
          <w:rFonts w:ascii="Courier New" w:eastAsia="Times New Roman" w:hAnsi="Courier New" w:cs="Courier New"/>
          <w:color w:val="333333"/>
          <w:sz w:val="20"/>
          <w:szCs w:val="20"/>
        </w:rPr>
        <w:t xml:space="preserve"> apt-get install python-pip</w:t>
      </w:r>
    </w:p>
    <w:p w14:paraId="30CC0177"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4B0FFA">
        <w:rPr>
          <w:rFonts w:ascii="Courier New" w:eastAsia="Times New Roman" w:hAnsi="Courier New" w:cs="Courier New"/>
          <w:color w:val="333333"/>
          <w:sz w:val="20"/>
          <w:szCs w:val="20"/>
        </w:rPr>
        <w:t>sudo</w:t>
      </w:r>
      <w:proofErr w:type="spellEnd"/>
      <w:r w:rsidRPr="004B0FFA">
        <w:rPr>
          <w:rFonts w:ascii="Courier New" w:eastAsia="Times New Roman" w:hAnsi="Courier New" w:cs="Courier New"/>
          <w:color w:val="333333"/>
          <w:sz w:val="20"/>
          <w:szCs w:val="20"/>
        </w:rPr>
        <w:t xml:space="preserve"> pip install python-snap7</w:t>
      </w:r>
    </w:p>
    <w:p w14:paraId="1D610F4B"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2F947AA7" w14:textId="77777777" w:rsidR="004B0FFA" w:rsidRPr="004B0FFA" w:rsidRDefault="004B0FFA" w:rsidP="004B0FFA">
      <w:pPr>
        <w:shd w:val="clear" w:color="auto" w:fill="FEFDFA"/>
        <w:spacing w:after="240" w:line="240" w:lineRule="auto"/>
        <w:rPr>
          <w:rFonts w:ascii="Arial" w:eastAsia="Times New Roman" w:hAnsi="Arial" w:cs="Arial"/>
          <w:color w:val="333333"/>
          <w:sz w:val="20"/>
          <w:szCs w:val="20"/>
        </w:rPr>
      </w:pPr>
      <w:r w:rsidRPr="004B0FFA">
        <w:rPr>
          <w:rFonts w:ascii="Arial" w:eastAsia="Times New Roman" w:hAnsi="Arial" w:cs="Arial"/>
          <w:b/>
          <w:bCs/>
          <w:color w:val="333333"/>
          <w:sz w:val="20"/>
          <w:szCs w:val="20"/>
        </w:rPr>
        <w:t xml:space="preserve">You will need to edit the </w:t>
      </w:r>
      <w:proofErr w:type="spellStart"/>
      <w:r w:rsidRPr="004B0FFA">
        <w:rPr>
          <w:rFonts w:ascii="Arial" w:eastAsia="Times New Roman" w:hAnsi="Arial" w:cs="Arial"/>
          <w:b/>
          <w:bCs/>
          <w:color w:val="333333"/>
          <w:sz w:val="20"/>
          <w:szCs w:val="20"/>
        </w:rPr>
        <w:t>lib_location</w:t>
      </w:r>
      <w:proofErr w:type="spellEnd"/>
      <w:r w:rsidRPr="004B0FFA">
        <w:rPr>
          <w:rFonts w:ascii="Arial" w:eastAsia="Times New Roman" w:hAnsi="Arial" w:cs="Arial"/>
          <w:b/>
          <w:bCs/>
          <w:color w:val="333333"/>
          <w:sz w:val="20"/>
          <w:szCs w:val="20"/>
        </w:rPr>
        <w:t xml:space="preserve"> on common.py in the /</w:t>
      </w:r>
      <w:proofErr w:type="spellStart"/>
      <w:r w:rsidRPr="004B0FFA">
        <w:rPr>
          <w:rFonts w:ascii="Arial" w:eastAsia="Times New Roman" w:hAnsi="Arial" w:cs="Arial"/>
          <w:b/>
          <w:bCs/>
          <w:color w:val="333333"/>
          <w:sz w:val="20"/>
          <w:szCs w:val="20"/>
        </w:rPr>
        <w:t>usr</w:t>
      </w:r>
      <w:proofErr w:type="spellEnd"/>
      <w:r w:rsidRPr="004B0FFA">
        <w:rPr>
          <w:rFonts w:ascii="Arial" w:eastAsia="Times New Roman" w:hAnsi="Arial" w:cs="Arial"/>
          <w:b/>
          <w:bCs/>
          <w:color w:val="333333"/>
          <w:sz w:val="20"/>
          <w:szCs w:val="20"/>
        </w:rPr>
        <w:t>/local/lib/python2.7/</w:t>
      </w:r>
      <w:proofErr w:type="spellStart"/>
      <w:r w:rsidRPr="004B0FFA">
        <w:rPr>
          <w:rFonts w:ascii="Arial" w:eastAsia="Times New Roman" w:hAnsi="Arial" w:cs="Arial"/>
          <w:b/>
          <w:bCs/>
          <w:color w:val="333333"/>
          <w:sz w:val="20"/>
          <w:szCs w:val="20"/>
        </w:rPr>
        <w:t>dist</w:t>
      </w:r>
      <w:proofErr w:type="spellEnd"/>
      <w:r w:rsidRPr="004B0FFA">
        <w:rPr>
          <w:rFonts w:ascii="Arial" w:eastAsia="Times New Roman" w:hAnsi="Arial" w:cs="Arial"/>
          <w:b/>
          <w:bCs/>
          <w:color w:val="333333"/>
          <w:sz w:val="20"/>
          <w:szCs w:val="20"/>
        </w:rPr>
        <w:t>-packages/snap7/ directory</w:t>
      </w:r>
      <w:r w:rsidRPr="004B0FFA">
        <w:rPr>
          <w:rFonts w:ascii="Arial" w:eastAsia="Times New Roman" w:hAnsi="Arial" w:cs="Arial"/>
          <w:color w:val="333333"/>
          <w:sz w:val="20"/>
          <w:szCs w:val="20"/>
        </w:rPr>
        <w:br/>
      </w:r>
      <w:r w:rsidRPr="004B0FFA">
        <w:rPr>
          <w:rFonts w:ascii="Arial" w:eastAsia="Times New Roman" w:hAnsi="Arial" w:cs="Arial"/>
          <w:b/>
          <w:bCs/>
          <w:color w:val="333333"/>
          <w:sz w:val="20"/>
          <w:szCs w:val="20"/>
        </w:rPr>
        <w:t>Add a line in the __</w:t>
      </w:r>
      <w:proofErr w:type="spellStart"/>
      <w:r w:rsidRPr="004B0FFA">
        <w:rPr>
          <w:rFonts w:ascii="Arial" w:eastAsia="Times New Roman" w:hAnsi="Arial" w:cs="Arial"/>
          <w:b/>
          <w:bCs/>
          <w:color w:val="333333"/>
          <w:sz w:val="20"/>
          <w:szCs w:val="20"/>
        </w:rPr>
        <w:t>init</w:t>
      </w:r>
      <w:proofErr w:type="spellEnd"/>
      <w:r w:rsidRPr="004B0FFA">
        <w:rPr>
          <w:rFonts w:ascii="Arial" w:eastAsia="Times New Roman" w:hAnsi="Arial" w:cs="Arial"/>
          <w:b/>
          <w:bCs/>
          <w:color w:val="333333"/>
          <w:sz w:val="20"/>
          <w:szCs w:val="20"/>
        </w:rPr>
        <w:t>__ part of the Snap7Library class:</w:t>
      </w:r>
      <w:r w:rsidRPr="004B0FFA">
        <w:rPr>
          <w:rFonts w:ascii="Arial" w:eastAsia="Times New Roman" w:hAnsi="Arial" w:cs="Arial"/>
          <w:color w:val="333333"/>
          <w:sz w:val="20"/>
          <w:szCs w:val="20"/>
        </w:rPr>
        <w:br/>
      </w:r>
      <w:proofErr w:type="spellStart"/>
      <w:r w:rsidRPr="004B0FFA">
        <w:rPr>
          <w:rFonts w:ascii="Arial" w:eastAsia="Times New Roman" w:hAnsi="Arial" w:cs="Arial"/>
          <w:b/>
          <w:bCs/>
          <w:color w:val="333333"/>
          <w:sz w:val="20"/>
          <w:szCs w:val="20"/>
        </w:rPr>
        <w:t>lib_location</w:t>
      </w:r>
      <w:proofErr w:type="spellEnd"/>
      <w:r w:rsidRPr="004B0FFA">
        <w:rPr>
          <w:rFonts w:ascii="Arial" w:eastAsia="Times New Roman" w:hAnsi="Arial" w:cs="Arial"/>
          <w:b/>
          <w:bCs/>
          <w:color w:val="333333"/>
          <w:sz w:val="20"/>
          <w:szCs w:val="20"/>
        </w:rPr>
        <w:t>='/</w:t>
      </w:r>
      <w:proofErr w:type="spellStart"/>
      <w:r w:rsidRPr="004B0FFA">
        <w:rPr>
          <w:rFonts w:ascii="Arial" w:eastAsia="Times New Roman" w:hAnsi="Arial" w:cs="Arial"/>
          <w:b/>
          <w:bCs/>
          <w:color w:val="333333"/>
          <w:sz w:val="20"/>
          <w:szCs w:val="20"/>
        </w:rPr>
        <w:t>usr</w:t>
      </w:r>
      <w:proofErr w:type="spellEnd"/>
      <w:r w:rsidRPr="004B0FFA">
        <w:rPr>
          <w:rFonts w:ascii="Arial" w:eastAsia="Times New Roman" w:hAnsi="Arial" w:cs="Arial"/>
          <w:b/>
          <w:bCs/>
          <w:color w:val="333333"/>
          <w:sz w:val="20"/>
          <w:szCs w:val="20"/>
        </w:rPr>
        <w:t>/local/lib/libsnap7.so' </w:t>
      </w:r>
      <w:r w:rsidRPr="004B0FFA">
        <w:rPr>
          <w:rFonts w:ascii="Arial" w:eastAsia="Times New Roman" w:hAnsi="Arial" w:cs="Arial"/>
          <w:color w:val="333333"/>
          <w:sz w:val="20"/>
          <w:szCs w:val="20"/>
        </w:rPr>
        <w:br/>
      </w:r>
      <w:r w:rsidRPr="004B0FFA">
        <w:rPr>
          <w:rFonts w:ascii="Arial" w:eastAsia="Times New Roman" w:hAnsi="Arial" w:cs="Arial"/>
          <w:b/>
          <w:bCs/>
          <w:color w:val="333333"/>
          <w:sz w:val="20"/>
          <w:szCs w:val="20"/>
        </w:rPr>
        <w:t>example below:</w:t>
      </w:r>
      <w:r w:rsidRPr="004B0FFA">
        <w:rPr>
          <w:rFonts w:ascii="Arial" w:eastAsia="Times New Roman" w:hAnsi="Arial" w:cs="Arial"/>
          <w:color w:val="333333"/>
          <w:sz w:val="20"/>
          <w:szCs w:val="20"/>
        </w:rPr>
        <w:br/>
      </w:r>
    </w:p>
    <w:p w14:paraId="6E321A4D"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class Snap7Library(object):</w:t>
      </w:r>
    </w:p>
    <w:p w14:paraId="132800AC"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w:t>
      </w:r>
    </w:p>
    <w:p w14:paraId="00AE9457"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Snap7 loader and </w:t>
      </w:r>
      <w:proofErr w:type="spellStart"/>
      <w:r w:rsidRPr="004B0FFA">
        <w:rPr>
          <w:rFonts w:ascii="Courier New" w:eastAsia="Times New Roman" w:hAnsi="Courier New" w:cs="Courier New"/>
          <w:color w:val="333333"/>
          <w:sz w:val="20"/>
          <w:szCs w:val="20"/>
        </w:rPr>
        <w:t>encapsulator</w:t>
      </w:r>
      <w:proofErr w:type="spellEnd"/>
      <w:r w:rsidRPr="004B0FFA">
        <w:rPr>
          <w:rFonts w:ascii="Courier New" w:eastAsia="Times New Roman" w:hAnsi="Courier New" w:cs="Courier New"/>
          <w:color w:val="333333"/>
          <w:sz w:val="20"/>
          <w:szCs w:val="20"/>
        </w:rPr>
        <w:t>. We make this a singleton to make</w:t>
      </w:r>
    </w:p>
    <w:p w14:paraId="447D7684"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lastRenderedPageBreak/>
        <w:t xml:space="preserve">    </w:t>
      </w:r>
      <w:proofErr w:type="gramStart"/>
      <w:r w:rsidRPr="004B0FFA">
        <w:rPr>
          <w:rFonts w:ascii="Courier New" w:eastAsia="Times New Roman" w:hAnsi="Courier New" w:cs="Courier New"/>
          <w:color w:val="333333"/>
          <w:sz w:val="20"/>
          <w:szCs w:val="20"/>
        </w:rPr>
        <w:t>sure</w:t>
      </w:r>
      <w:proofErr w:type="gramEnd"/>
      <w:r w:rsidRPr="004B0FFA">
        <w:rPr>
          <w:rFonts w:ascii="Courier New" w:eastAsia="Times New Roman" w:hAnsi="Courier New" w:cs="Courier New"/>
          <w:color w:val="333333"/>
          <w:sz w:val="20"/>
          <w:szCs w:val="20"/>
        </w:rPr>
        <w:t xml:space="preserve"> the library is loaded only once.</w:t>
      </w:r>
    </w:p>
    <w:p w14:paraId="1C38868A"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w:t>
      </w:r>
    </w:p>
    <w:p w14:paraId="3F8E203E"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_instance = None</w:t>
      </w:r>
    </w:p>
    <w:p w14:paraId="4A77C8A2"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def __new_</w:t>
      </w:r>
      <w:proofErr w:type="gramStart"/>
      <w:r w:rsidRPr="004B0FFA">
        <w:rPr>
          <w:rFonts w:ascii="Courier New" w:eastAsia="Times New Roman" w:hAnsi="Courier New" w:cs="Courier New"/>
          <w:color w:val="333333"/>
          <w:sz w:val="20"/>
          <w:szCs w:val="20"/>
        </w:rPr>
        <w:t>_(</w:t>
      </w:r>
      <w:proofErr w:type="spellStart"/>
      <w:proofErr w:type="gramEnd"/>
      <w:r w:rsidRPr="004B0FFA">
        <w:rPr>
          <w:rFonts w:ascii="Courier New" w:eastAsia="Times New Roman" w:hAnsi="Courier New" w:cs="Courier New"/>
          <w:color w:val="333333"/>
          <w:sz w:val="20"/>
          <w:szCs w:val="20"/>
        </w:rPr>
        <w:t>cls</w:t>
      </w:r>
      <w:proofErr w:type="spellEnd"/>
      <w:r w:rsidRPr="004B0FFA">
        <w:rPr>
          <w:rFonts w:ascii="Courier New" w:eastAsia="Times New Roman" w:hAnsi="Courier New" w:cs="Courier New"/>
          <w:color w:val="333333"/>
          <w:sz w:val="20"/>
          <w:szCs w:val="20"/>
        </w:rPr>
        <w:t>, *</w:t>
      </w:r>
      <w:proofErr w:type="spellStart"/>
      <w:r w:rsidRPr="004B0FFA">
        <w:rPr>
          <w:rFonts w:ascii="Courier New" w:eastAsia="Times New Roman" w:hAnsi="Courier New" w:cs="Courier New"/>
          <w:color w:val="333333"/>
          <w:sz w:val="20"/>
          <w:szCs w:val="20"/>
        </w:rPr>
        <w:t>args</w:t>
      </w:r>
      <w:proofErr w:type="spellEnd"/>
      <w:r w:rsidRPr="004B0FFA">
        <w:rPr>
          <w:rFonts w:ascii="Courier New" w:eastAsia="Times New Roman" w:hAnsi="Courier New" w:cs="Courier New"/>
          <w:color w:val="333333"/>
          <w:sz w:val="20"/>
          <w:szCs w:val="20"/>
        </w:rPr>
        <w:t>, **</w:t>
      </w:r>
      <w:proofErr w:type="spellStart"/>
      <w:r w:rsidRPr="004B0FFA">
        <w:rPr>
          <w:rFonts w:ascii="Courier New" w:eastAsia="Times New Roman" w:hAnsi="Courier New" w:cs="Courier New"/>
          <w:color w:val="333333"/>
          <w:sz w:val="20"/>
          <w:szCs w:val="20"/>
        </w:rPr>
        <w:t>kwargs</w:t>
      </w:r>
      <w:proofErr w:type="spellEnd"/>
      <w:r w:rsidRPr="004B0FFA">
        <w:rPr>
          <w:rFonts w:ascii="Courier New" w:eastAsia="Times New Roman" w:hAnsi="Courier New" w:cs="Courier New"/>
          <w:color w:val="333333"/>
          <w:sz w:val="20"/>
          <w:szCs w:val="20"/>
        </w:rPr>
        <w:t>):</w:t>
      </w:r>
    </w:p>
    <w:p w14:paraId="7058CE15"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if not </w:t>
      </w:r>
      <w:proofErr w:type="spellStart"/>
      <w:proofErr w:type="gramStart"/>
      <w:r w:rsidRPr="004B0FFA">
        <w:rPr>
          <w:rFonts w:ascii="Courier New" w:eastAsia="Times New Roman" w:hAnsi="Courier New" w:cs="Courier New"/>
          <w:color w:val="333333"/>
          <w:sz w:val="20"/>
          <w:szCs w:val="20"/>
        </w:rPr>
        <w:t>cls</w:t>
      </w:r>
      <w:proofErr w:type="spellEnd"/>
      <w:r w:rsidRPr="004B0FFA">
        <w:rPr>
          <w:rFonts w:ascii="Courier New" w:eastAsia="Times New Roman" w:hAnsi="Courier New" w:cs="Courier New"/>
          <w:color w:val="333333"/>
          <w:sz w:val="20"/>
          <w:szCs w:val="20"/>
        </w:rPr>
        <w:t>._</w:t>
      </w:r>
      <w:proofErr w:type="gramEnd"/>
      <w:r w:rsidRPr="004B0FFA">
        <w:rPr>
          <w:rFonts w:ascii="Courier New" w:eastAsia="Times New Roman" w:hAnsi="Courier New" w:cs="Courier New"/>
          <w:color w:val="333333"/>
          <w:sz w:val="20"/>
          <w:szCs w:val="20"/>
        </w:rPr>
        <w:t>instance:</w:t>
      </w:r>
    </w:p>
    <w:p w14:paraId="19E6F6AA"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w:t>
      </w:r>
      <w:proofErr w:type="spellStart"/>
      <w:proofErr w:type="gramStart"/>
      <w:r w:rsidRPr="004B0FFA">
        <w:rPr>
          <w:rFonts w:ascii="Courier New" w:eastAsia="Times New Roman" w:hAnsi="Courier New" w:cs="Courier New"/>
          <w:color w:val="333333"/>
          <w:sz w:val="20"/>
          <w:szCs w:val="20"/>
        </w:rPr>
        <w:t>cls</w:t>
      </w:r>
      <w:proofErr w:type="spellEnd"/>
      <w:r w:rsidRPr="004B0FFA">
        <w:rPr>
          <w:rFonts w:ascii="Courier New" w:eastAsia="Times New Roman" w:hAnsi="Courier New" w:cs="Courier New"/>
          <w:color w:val="333333"/>
          <w:sz w:val="20"/>
          <w:szCs w:val="20"/>
        </w:rPr>
        <w:t>._</w:t>
      </w:r>
      <w:proofErr w:type="gramEnd"/>
      <w:r w:rsidRPr="004B0FFA">
        <w:rPr>
          <w:rFonts w:ascii="Courier New" w:eastAsia="Times New Roman" w:hAnsi="Courier New" w:cs="Courier New"/>
          <w:color w:val="333333"/>
          <w:sz w:val="20"/>
          <w:szCs w:val="20"/>
        </w:rPr>
        <w:t xml:space="preserve">instance = </w:t>
      </w:r>
      <w:proofErr w:type="spellStart"/>
      <w:r w:rsidRPr="004B0FFA">
        <w:rPr>
          <w:rFonts w:ascii="Courier New" w:eastAsia="Times New Roman" w:hAnsi="Courier New" w:cs="Courier New"/>
          <w:color w:val="333333"/>
          <w:sz w:val="20"/>
          <w:szCs w:val="20"/>
        </w:rPr>
        <w:t>object.__new</w:t>
      </w:r>
      <w:proofErr w:type="spellEnd"/>
      <w:r w:rsidRPr="004B0FFA">
        <w:rPr>
          <w:rFonts w:ascii="Courier New" w:eastAsia="Times New Roman" w:hAnsi="Courier New" w:cs="Courier New"/>
          <w:color w:val="333333"/>
          <w:sz w:val="20"/>
          <w:szCs w:val="20"/>
        </w:rPr>
        <w:t>__(</w:t>
      </w:r>
      <w:proofErr w:type="spellStart"/>
      <w:r w:rsidRPr="004B0FFA">
        <w:rPr>
          <w:rFonts w:ascii="Courier New" w:eastAsia="Times New Roman" w:hAnsi="Courier New" w:cs="Courier New"/>
          <w:color w:val="333333"/>
          <w:sz w:val="20"/>
          <w:szCs w:val="20"/>
        </w:rPr>
        <w:t>cls</w:t>
      </w:r>
      <w:proofErr w:type="spellEnd"/>
      <w:r w:rsidRPr="004B0FFA">
        <w:rPr>
          <w:rFonts w:ascii="Courier New" w:eastAsia="Times New Roman" w:hAnsi="Courier New" w:cs="Courier New"/>
          <w:color w:val="333333"/>
          <w:sz w:val="20"/>
          <w:szCs w:val="20"/>
        </w:rPr>
        <w:t>)</w:t>
      </w:r>
    </w:p>
    <w:p w14:paraId="4C919520"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w:t>
      </w:r>
      <w:proofErr w:type="spellStart"/>
      <w:r w:rsidRPr="004B0FFA">
        <w:rPr>
          <w:rFonts w:ascii="Courier New" w:eastAsia="Times New Roman" w:hAnsi="Courier New" w:cs="Courier New"/>
          <w:color w:val="333333"/>
          <w:sz w:val="20"/>
          <w:szCs w:val="20"/>
        </w:rPr>
        <w:t>cls</w:t>
      </w:r>
      <w:proofErr w:type="spellEnd"/>
      <w:r w:rsidRPr="004B0FFA">
        <w:rPr>
          <w:rFonts w:ascii="Courier New" w:eastAsia="Times New Roman" w:hAnsi="Courier New" w:cs="Courier New"/>
          <w:color w:val="333333"/>
          <w:sz w:val="20"/>
          <w:szCs w:val="20"/>
        </w:rPr>
        <w:t>._</w:t>
      </w:r>
      <w:proofErr w:type="spellStart"/>
      <w:r w:rsidRPr="004B0FFA">
        <w:rPr>
          <w:rFonts w:ascii="Courier New" w:eastAsia="Times New Roman" w:hAnsi="Courier New" w:cs="Courier New"/>
          <w:color w:val="333333"/>
          <w:sz w:val="20"/>
          <w:szCs w:val="20"/>
        </w:rPr>
        <w:t>instance.lib_location</w:t>
      </w:r>
      <w:proofErr w:type="spellEnd"/>
      <w:r w:rsidRPr="004B0FFA">
        <w:rPr>
          <w:rFonts w:ascii="Courier New" w:eastAsia="Times New Roman" w:hAnsi="Courier New" w:cs="Courier New"/>
          <w:color w:val="333333"/>
          <w:sz w:val="20"/>
          <w:szCs w:val="20"/>
        </w:rPr>
        <w:t xml:space="preserve"> = None</w:t>
      </w:r>
    </w:p>
    <w:p w14:paraId="0812BD67"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w:t>
      </w:r>
      <w:proofErr w:type="spellStart"/>
      <w:proofErr w:type="gramStart"/>
      <w:r w:rsidRPr="004B0FFA">
        <w:rPr>
          <w:rFonts w:ascii="Courier New" w:eastAsia="Times New Roman" w:hAnsi="Courier New" w:cs="Courier New"/>
          <w:color w:val="333333"/>
          <w:sz w:val="20"/>
          <w:szCs w:val="20"/>
        </w:rPr>
        <w:t>cls</w:t>
      </w:r>
      <w:proofErr w:type="spellEnd"/>
      <w:r w:rsidRPr="004B0FFA">
        <w:rPr>
          <w:rFonts w:ascii="Courier New" w:eastAsia="Times New Roman" w:hAnsi="Courier New" w:cs="Courier New"/>
          <w:color w:val="333333"/>
          <w:sz w:val="20"/>
          <w:szCs w:val="20"/>
        </w:rPr>
        <w:t>._</w:t>
      </w:r>
      <w:proofErr w:type="spellStart"/>
      <w:proofErr w:type="gramEnd"/>
      <w:r w:rsidRPr="004B0FFA">
        <w:rPr>
          <w:rFonts w:ascii="Courier New" w:eastAsia="Times New Roman" w:hAnsi="Courier New" w:cs="Courier New"/>
          <w:color w:val="333333"/>
          <w:sz w:val="20"/>
          <w:szCs w:val="20"/>
        </w:rPr>
        <w:t>instance.cdll</w:t>
      </w:r>
      <w:proofErr w:type="spellEnd"/>
      <w:r w:rsidRPr="004B0FFA">
        <w:rPr>
          <w:rFonts w:ascii="Courier New" w:eastAsia="Times New Roman" w:hAnsi="Courier New" w:cs="Courier New"/>
          <w:color w:val="333333"/>
          <w:sz w:val="20"/>
          <w:szCs w:val="20"/>
        </w:rPr>
        <w:t xml:space="preserve"> = None</w:t>
      </w:r>
    </w:p>
    <w:p w14:paraId="51F8C48D"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return </w:t>
      </w:r>
      <w:proofErr w:type="spellStart"/>
      <w:proofErr w:type="gramStart"/>
      <w:r w:rsidRPr="004B0FFA">
        <w:rPr>
          <w:rFonts w:ascii="Courier New" w:eastAsia="Times New Roman" w:hAnsi="Courier New" w:cs="Courier New"/>
          <w:color w:val="333333"/>
          <w:sz w:val="20"/>
          <w:szCs w:val="20"/>
        </w:rPr>
        <w:t>cls</w:t>
      </w:r>
      <w:proofErr w:type="spellEnd"/>
      <w:r w:rsidRPr="004B0FFA">
        <w:rPr>
          <w:rFonts w:ascii="Courier New" w:eastAsia="Times New Roman" w:hAnsi="Courier New" w:cs="Courier New"/>
          <w:color w:val="333333"/>
          <w:sz w:val="20"/>
          <w:szCs w:val="20"/>
        </w:rPr>
        <w:t>._</w:t>
      </w:r>
      <w:proofErr w:type="gramEnd"/>
      <w:r w:rsidRPr="004B0FFA">
        <w:rPr>
          <w:rFonts w:ascii="Courier New" w:eastAsia="Times New Roman" w:hAnsi="Courier New" w:cs="Courier New"/>
          <w:color w:val="333333"/>
          <w:sz w:val="20"/>
          <w:szCs w:val="20"/>
        </w:rPr>
        <w:t>instance</w:t>
      </w:r>
    </w:p>
    <w:p w14:paraId="4F992E89"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429B2B64"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def __</w:t>
      </w:r>
      <w:proofErr w:type="spellStart"/>
      <w:r w:rsidRPr="004B0FFA">
        <w:rPr>
          <w:rFonts w:ascii="Courier New" w:eastAsia="Times New Roman" w:hAnsi="Courier New" w:cs="Courier New"/>
          <w:color w:val="333333"/>
          <w:sz w:val="20"/>
          <w:szCs w:val="20"/>
        </w:rPr>
        <w:t>init</w:t>
      </w:r>
      <w:proofErr w:type="spellEnd"/>
      <w:r w:rsidRPr="004B0FFA">
        <w:rPr>
          <w:rFonts w:ascii="Courier New" w:eastAsia="Times New Roman" w:hAnsi="Courier New" w:cs="Courier New"/>
          <w:color w:val="333333"/>
          <w:sz w:val="20"/>
          <w:szCs w:val="20"/>
        </w:rPr>
        <w:t>_</w:t>
      </w:r>
      <w:proofErr w:type="gramStart"/>
      <w:r w:rsidRPr="004B0FFA">
        <w:rPr>
          <w:rFonts w:ascii="Courier New" w:eastAsia="Times New Roman" w:hAnsi="Courier New" w:cs="Courier New"/>
          <w:color w:val="333333"/>
          <w:sz w:val="20"/>
          <w:szCs w:val="20"/>
        </w:rPr>
        <w:t>_(</w:t>
      </w:r>
      <w:proofErr w:type="gramEnd"/>
      <w:r w:rsidRPr="004B0FFA">
        <w:rPr>
          <w:rFonts w:ascii="Courier New" w:eastAsia="Times New Roman" w:hAnsi="Courier New" w:cs="Courier New"/>
          <w:color w:val="333333"/>
          <w:sz w:val="20"/>
          <w:szCs w:val="20"/>
        </w:rPr>
        <w:t xml:space="preserve">self, </w:t>
      </w:r>
      <w:proofErr w:type="spellStart"/>
      <w:r w:rsidRPr="004B0FFA">
        <w:rPr>
          <w:rFonts w:ascii="Courier New" w:eastAsia="Times New Roman" w:hAnsi="Courier New" w:cs="Courier New"/>
          <w:color w:val="333333"/>
          <w:sz w:val="20"/>
          <w:szCs w:val="20"/>
        </w:rPr>
        <w:t>lib_location</w:t>
      </w:r>
      <w:proofErr w:type="spellEnd"/>
      <w:r w:rsidRPr="004B0FFA">
        <w:rPr>
          <w:rFonts w:ascii="Courier New" w:eastAsia="Times New Roman" w:hAnsi="Courier New" w:cs="Courier New"/>
          <w:color w:val="333333"/>
          <w:sz w:val="20"/>
          <w:szCs w:val="20"/>
        </w:rPr>
        <w:t>=None):</w:t>
      </w:r>
    </w:p>
    <w:p w14:paraId="55DC6B33"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w:t>
      </w:r>
      <w:proofErr w:type="spellStart"/>
      <w:r w:rsidRPr="004B0FFA">
        <w:rPr>
          <w:rFonts w:ascii="Courier New" w:eastAsia="Times New Roman" w:hAnsi="Courier New" w:cs="Courier New"/>
          <w:color w:val="333333"/>
          <w:sz w:val="20"/>
          <w:szCs w:val="20"/>
        </w:rPr>
        <w:t>lib_location</w:t>
      </w:r>
      <w:proofErr w:type="spellEnd"/>
      <w:r w:rsidRPr="004B0FFA">
        <w:rPr>
          <w:rFonts w:ascii="Courier New" w:eastAsia="Times New Roman" w:hAnsi="Courier New" w:cs="Courier New"/>
          <w:color w:val="333333"/>
          <w:sz w:val="20"/>
          <w:szCs w:val="20"/>
        </w:rPr>
        <w:t>='/</w:t>
      </w:r>
      <w:proofErr w:type="spellStart"/>
      <w:r w:rsidRPr="004B0FFA">
        <w:rPr>
          <w:rFonts w:ascii="Courier New" w:eastAsia="Times New Roman" w:hAnsi="Courier New" w:cs="Courier New"/>
          <w:color w:val="333333"/>
          <w:sz w:val="20"/>
          <w:szCs w:val="20"/>
        </w:rPr>
        <w:t>usr</w:t>
      </w:r>
      <w:proofErr w:type="spellEnd"/>
      <w:r w:rsidRPr="004B0FFA">
        <w:rPr>
          <w:rFonts w:ascii="Courier New" w:eastAsia="Times New Roman" w:hAnsi="Courier New" w:cs="Courier New"/>
          <w:color w:val="333333"/>
          <w:sz w:val="20"/>
          <w:szCs w:val="20"/>
        </w:rPr>
        <w:t>/local/lib/libsnap7.so' # add this line here</w:t>
      </w:r>
    </w:p>
    <w:p w14:paraId="0409757F"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if </w:t>
      </w:r>
      <w:proofErr w:type="spellStart"/>
      <w:proofErr w:type="gramStart"/>
      <w:r w:rsidRPr="004B0FFA">
        <w:rPr>
          <w:rFonts w:ascii="Courier New" w:eastAsia="Times New Roman" w:hAnsi="Courier New" w:cs="Courier New"/>
          <w:color w:val="333333"/>
          <w:sz w:val="20"/>
          <w:szCs w:val="20"/>
        </w:rPr>
        <w:t>self.cdll</w:t>
      </w:r>
      <w:proofErr w:type="spellEnd"/>
      <w:proofErr w:type="gramEnd"/>
      <w:r w:rsidRPr="004B0FFA">
        <w:rPr>
          <w:rFonts w:ascii="Courier New" w:eastAsia="Times New Roman" w:hAnsi="Courier New" w:cs="Courier New"/>
          <w:color w:val="333333"/>
          <w:sz w:val="20"/>
          <w:szCs w:val="20"/>
        </w:rPr>
        <w:t>:</w:t>
      </w:r>
    </w:p>
    <w:p w14:paraId="79ED472D"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return</w:t>
      </w:r>
    </w:p>
    <w:p w14:paraId="1ED07279"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w:t>
      </w:r>
      <w:proofErr w:type="spellStart"/>
      <w:r w:rsidRPr="004B0FFA">
        <w:rPr>
          <w:rFonts w:ascii="Courier New" w:eastAsia="Times New Roman" w:hAnsi="Courier New" w:cs="Courier New"/>
          <w:color w:val="333333"/>
          <w:sz w:val="20"/>
          <w:szCs w:val="20"/>
        </w:rPr>
        <w:t>self.lib_location</w:t>
      </w:r>
      <w:proofErr w:type="spellEnd"/>
      <w:r w:rsidRPr="004B0FFA">
        <w:rPr>
          <w:rFonts w:ascii="Courier New" w:eastAsia="Times New Roman" w:hAnsi="Courier New" w:cs="Courier New"/>
          <w:color w:val="333333"/>
          <w:sz w:val="20"/>
          <w:szCs w:val="20"/>
        </w:rPr>
        <w:t xml:space="preserve"> = </w:t>
      </w:r>
      <w:proofErr w:type="spellStart"/>
      <w:r w:rsidRPr="004B0FFA">
        <w:rPr>
          <w:rFonts w:ascii="Courier New" w:eastAsia="Times New Roman" w:hAnsi="Courier New" w:cs="Courier New"/>
          <w:color w:val="333333"/>
          <w:sz w:val="20"/>
          <w:szCs w:val="20"/>
        </w:rPr>
        <w:t>lib_location</w:t>
      </w:r>
      <w:proofErr w:type="spellEnd"/>
      <w:r w:rsidRPr="004B0FFA">
        <w:rPr>
          <w:rFonts w:ascii="Courier New" w:eastAsia="Times New Roman" w:hAnsi="Courier New" w:cs="Courier New"/>
          <w:color w:val="333333"/>
          <w:sz w:val="20"/>
          <w:szCs w:val="20"/>
        </w:rPr>
        <w:t xml:space="preserve"> or </w:t>
      </w:r>
      <w:proofErr w:type="spellStart"/>
      <w:r w:rsidRPr="004B0FFA">
        <w:rPr>
          <w:rFonts w:ascii="Courier New" w:eastAsia="Times New Roman" w:hAnsi="Courier New" w:cs="Courier New"/>
          <w:color w:val="333333"/>
          <w:sz w:val="20"/>
          <w:szCs w:val="20"/>
        </w:rPr>
        <w:t>self.lib_location</w:t>
      </w:r>
      <w:proofErr w:type="spellEnd"/>
      <w:r w:rsidRPr="004B0FFA">
        <w:rPr>
          <w:rFonts w:ascii="Courier New" w:eastAsia="Times New Roman" w:hAnsi="Courier New" w:cs="Courier New"/>
          <w:color w:val="333333"/>
          <w:sz w:val="20"/>
          <w:szCs w:val="20"/>
        </w:rPr>
        <w:t xml:space="preserve"> or </w:t>
      </w:r>
      <w:proofErr w:type="spellStart"/>
      <w:r w:rsidRPr="004B0FFA">
        <w:rPr>
          <w:rFonts w:ascii="Courier New" w:eastAsia="Times New Roman" w:hAnsi="Courier New" w:cs="Courier New"/>
          <w:color w:val="333333"/>
          <w:sz w:val="20"/>
          <w:szCs w:val="20"/>
        </w:rPr>
        <w:t>find_library</w:t>
      </w:r>
      <w:proofErr w:type="spellEnd"/>
      <w:r w:rsidRPr="004B0FFA">
        <w:rPr>
          <w:rFonts w:ascii="Courier New" w:eastAsia="Times New Roman" w:hAnsi="Courier New" w:cs="Courier New"/>
          <w:color w:val="333333"/>
          <w:sz w:val="20"/>
          <w:szCs w:val="20"/>
        </w:rPr>
        <w:t>('snap7')</w:t>
      </w:r>
    </w:p>
    <w:p w14:paraId="3DC45FCD"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if not </w:t>
      </w:r>
      <w:proofErr w:type="spellStart"/>
      <w:r w:rsidRPr="004B0FFA">
        <w:rPr>
          <w:rFonts w:ascii="Courier New" w:eastAsia="Times New Roman" w:hAnsi="Courier New" w:cs="Courier New"/>
          <w:color w:val="333333"/>
          <w:sz w:val="20"/>
          <w:szCs w:val="20"/>
        </w:rPr>
        <w:t>self.lib_location</w:t>
      </w:r>
      <w:proofErr w:type="spellEnd"/>
      <w:r w:rsidRPr="004B0FFA">
        <w:rPr>
          <w:rFonts w:ascii="Courier New" w:eastAsia="Times New Roman" w:hAnsi="Courier New" w:cs="Courier New"/>
          <w:color w:val="333333"/>
          <w:sz w:val="20"/>
          <w:szCs w:val="20"/>
        </w:rPr>
        <w:t>:</w:t>
      </w:r>
    </w:p>
    <w:p w14:paraId="319C1F21"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msg = "can't find snap7 library. If installed, try running </w:t>
      </w:r>
      <w:proofErr w:type="spellStart"/>
      <w:r w:rsidRPr="004B0FFA">
        <w:rPr>
          <w:rFonts w:ascii="Courier New" w:eastAsia="Times New Roman" w:hAnsi="Courier New" w:cs="Courier New"/>
          <w:color w:val="333333"/>
          <w:sz w:val="20"/>
          <w:szCs w:val="20"/>
        </w:rPr>
        <w:t>ldconfig</w:t>
      </w:r>
      <w:proofErr w:type="spellEnd"/>
      <w:r w:rsidRPr="004B0FFA">
        <w:rPr>
          <w:rFonts w:ascii="Courier New" w:eastAsia="Times New Roman" w:hAnsi="Courier New" w:cs="Courier New"/>
          <w:color w:val="333333"/>
          <w:sz w:val="20"/>
          <w:szCs w:val="20"/>
        </w:rPr>
        <w:t>"</w:t>
      </w:r>
    </w:p>
    <w:p w14:paraId="4D62FECB"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raise Snap7Exception(msg)</w:t>
      </w:r>
    </w:p>
    <w:p w14:paraId="69D5885C"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        </w:t>
      </w:r>
      <w:proofErr w:type="spellStart"/>
      <w:proofErr w:type="gramStart"/>
      <w:r w:rsidRPr="004B0FFA">
        <w:rPr>
          <w:rFonts w:ascii="Courier New" w:eastAsia="Times New Roman" w:hAnsi="Courier New" w:cs="Courier New"/>
          <w:color w:val="333333"/>
          <w:sz w:val="20"/>
          <w:szCs w:val="20"/>
        </w:rPr>
        <w:t>self.cdll</w:t>
      </w:r>
      <w:proofErr w:type="spellEnd"/>
      <w:proofErr w:type="gramEnd"/>
      <w:r w:rsidRPr="004B0FFA">
        <w:rPr>
          <w:rFonts w:ascii="Courier New" w:eastAsia="Times New Roman" w:hAnsi="Courier New" w:cs="Courier New"/>
          <w:color w:val="333333"/>
          <w:sz w:val="20"/>
          <w:szCs w:val="20"/>
        </w:rPr>
        <w:t xml:space="preserve"> = </w:t>
      </w:r>
      <w:proofErr w:type="spellStart"/>
      <w:r w:rsidRPr="004B0FFA">
        <w:rPr>
          <w:rFonts w:ascii="Courier New" w:eastAsia="Times New Roman" w:hAnsi="Courier New" w:cs="Courier New"/>
          <w:color w:val="333333"/>
          <w:sz w:val="20"/>
          <w:szCs w:val="20"/>
        </w:rPr>
        <w:t>cdll.LoadLibrary</w:t>
      </w:r>
      <w:proofErr w:type="spellEnd"/>
      <w:r w:rsidRPr="004B0FFA">
        <w:rPr>
          <w:rFonts w:ascii="Courier New" w:eastAsia="Times New Roman" w:hAnsi="Courier New" w:cs="Courier New"/>
          <w:color w:val="333333"/>
          <w:sz w:val="20"/>
          <w:szCs w:val="20"/>
        </w:rPr>
        <w:t>(</w:t>
      </w:r>
      <w:proofErr w:type="spellStart"/>
      <w:r w:rsidRPr="004B0FFA">
        <w:rPr>
          <w:rFonts w:ascii="Courier New" w:eastAsia="Times New Roman" w:hAnsi="Courier New" w:cs="Courier New"/>
          <w:color w:val="333333"/>
          <w:sz w:val="20"/>
          <w:szCs w:val="20"/>
        </w:rPr>
        <w:t>self.lib_location</w:t>
      </w:r>
      <w:proofErr w:type="spellEnd"/>
      <w:r w:rsidRPr="004B0FFA">
        <w:rPr>
          <w:rFonts w:ascii="Courier New" w:eastAsia="Times New Roman" w:hAnsi="Courier New" w:cs="Courier New"/>
          <w:color w:val="333333"/>
          <w:sz w:val="20"/>
          <w:szCs w:val="20"/>
        </w:rPr>
        <w:t>)</w:t>
      </w:r>
    </w:p>
    <w:p w14:paraId="3FDD30BA" w14:textId="77777777" w:rsidR="004B0FFA" w:rsidRPr="004B0FFA" w:rsidRDefault="004B0FFA" w:rsidP="004B0FFA">
      <w:pPr>
        <w:shd w:val="clear" w:color="auto" w:fill="FEFDFA"/>
        <w:spacing w:after="0" w:line="240" w:lineRule="auto"/>
        <w:rPr>
          <w:rFonts w:ascii="Arial" w:eastAsia="Times New Roman" w:hAnsi="Arial" w:cs="Arial"/>
          <w:color w:val="333333"/>
          <w:sz w:val="20"/>
          <w:szCs w:val="20"/>
        </w:rPr>
      </w:pPr>
      <w:r w:rsidRPr="004B0FFA">
        <w:rPr>
          <w:rFonts w:ascii="Arial" w:eastAsia="Times New Roman" w:hAnsi="Arial" w:cs="Arial"/>
          <w:color w:val="333333"/>
          <w:sz w:val="20"/>
          <w:szCs w:val="20"/>
        </w:rPr>
        <w:br/>
        <w:t>Now you can write your client code :-)</w:t>
      </w:r>
      <w:r w:rsidRPr="004B0FFA">
        <w:rPr>
          <w:rFonts w:ascii="Arial" w:eastAsia="Times New Roman" w:hAnsi="Arial" w:cs="Arial"/>
          <w:color w:val="333333"/>
          <w:sz w:val="20"/>
          <w:szCs w:val="20"/>
        </w:rPr>
        <w:br/>
        <w:t>Here's an example on how to connect and read an output Q0.0:</w:t>
      </w:r>
    </w:p>
    <w:p w14:paraId="23A31A5A"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from time import sleep</w:t>
      </w:r>
    </w:p>
    <w:p w14:paraId="4336ACD0"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import snap7</w:t>
      </w:r>
    </w:p>
    <w:p w14:paraId="2390714B"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from snap7.util import *</w:t>
      </w:r>
    </w:p>
    <w:p w14:paraId="775719E4"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import </w:t>
      </w:r>
      <w:proofErr w:type="gramStart"/>
      <w:r w:rsidRPr="004B0FFA">
        <w:rPr>
          <w:rFonts w:ascii="Courier New" w:eastAsia="Times New Roman" w:hAnsi="Courier New" w:cs="Courier New"/>
          <w:color w:val="333333"/>
          <w:sz w:val="20"/>
          <w:szCs w:val="20"/>
        </w:rPr>
        <w:t>struct</w:t>
      </w:r>
      <w:proofErr w:type="gramEnd"/>
    </w:p>
    <w:p w14:paraId="63894340"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23E5DF2B"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plc = </w:t>
      </w:r>
      <w:proofErr w:type="gramStart"/>
      <w:r w:rsidRPr="004B0FFA">
        <w:rPr>
          <w:rFonts w:ascii="Courier New" w:eastAsia="Times New Roman" w:hAnsi="Courier New" w:cs="Courier New"/>
          <w:color w:val="333333"/>
          <w:sz w:val="20"/>
          <w:szCs w:val="20"/>
        </w:rPr>
        <w:t>snap7.client.Client</w:t>
      </w:r>
      <w:proofErr w:type="gramEnd"/>
      <w:r w:rsidRPr="004B0FFA">
        <w:rPr>
          <w:rFonts w:ascii="Courier New" w:eastAsia="Times New Roman" w:hAnsi="Courier New" w:cs="Courier New"/>
          <w:color w:val="333333"/>
          <w:sz w:val="20"/>
          <w:szCs w:val="20"/>
        </w:rPr>
        <w:t>()</w:t>
      </w:r>
    </w:p>
    <w:p w14:paraId="44AF4432"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4B0FFA">
        <w:rPr>
          <w:rFonts w:ascii="Courier New" w:eastAsia="Times New Roman" w:hAnsi="Courier New" w:cs="Courier New"/>
          <w:color w:val="333333"/>
          <w:sz w:val="20"/>
          <w:szCs w:val="20"/>
        </w:rPr>
        <w:t>plc.connect</w:t>
      </w:r>
      <w:proofErr w:type="spellEnd"/>
      <w:proofErr w:type="gramEnd"/>
      <w:r w:rsidRPr="004B0FFA">
        <w:rPr>
          <w:rFonts w:ascii="Courier New" w:eastAsia="Times New Roman" w:hAnsi="Courier New" w:cs="Courier New"/>
          <w:color w:val="333333"/>
          <w:sz w:val="20"/>
          <w:szCs w:val="20"/>
        </w:rPr>
        <w:t>("192.168.12.73",0,1)</w:t>
      </w:r>
    </w:p>
    <w:p w14:paraId="12D80842"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04C19A81"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area = 0x82    # area for Q memory</w:t>
      </w:r>
    </w:p>
    <w:p w14:paraId="12510821"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start = 0      # location we are going to start the read</w:t>
      </w:r>
    </w:p>
    <w:p w14:paraId="49B1957B"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length = 1     # length in bytes of the read</w:t>
      </w:r>
    </w:p>
    <w:p w14:paraId="3CC07211"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bit = 0        # which bit in the Q memory byte we are reading</w:t>
      </w:r>
    </w:p>
    <w:p w14:paraId="3DE4BC9C"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0B247CA0"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byte = </w:t>
      </w:r>
      <w:proofErr w:type="spellStart"/>
      <w:proofErr w:type="gramStart"/>
      <w:r w:rsidRPr="004B0FFA">
        <w:rPr>
          <w:rFonts w:ascii="Courier New" w:eastAsia="Times New Roman" w:hAnsi="Courier New" w:cs="Courier New"/>
          <w:color w:val="333333"/>
          <w:sz w:val="20"/>
          <w:szCs w:val="20"/>
        </w:rPr>
        <w:t>plc.read</w:t>
      </w:r>
      <w:proofErr w:type="gramEnd"/>
      <w:r w:rsidRPr="004B0FFA">
        <w:rPr>
          <w:rFonts w:ascii="Courier New" w:eastAsia="Times New Roman" w:hAnsi="Courier New" w:cs="Courier New"/>
          <w:color w:val="333333"/>
          <w:sz w:val="20"/>
          <w:szCs w:val="20"/>
        </w:rPr>
        <w:t>_area</w:t>
      </w:r>
      <w:proofErr w:type="spellEnd"/>
      <w:r w:rsidRPr="004B0FFA">
        <w:rPr>
          <w:rFonts w:ascii="Courier New" w:eastAsia="Times New Roman" w:hAnsi="Courier New" w:cs="Courier New"/>
          <w:color w:val="333333"/>
          <w:sz w:val="20"/>
          <w:szCs w:val="20"/>
        </w:rPr>
        <w:t>(area,0,start,length)</w:t>
      </w:r>
    </w:p>
    <w:p w14:paraId="11CDB256"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print "Q0.0:</w:t>
      </w:r>
      <w:proofErr w:type="gramStart"/>
      <w:r w:rsidRPr="004B0FFA">
        <w:rPr>
          <w:rFonts w:ascii="Courier New" w:eastAsia="Times New Roman" w:hAnsi="Courier New" w:cs="Courier New"/>
          <w:color w:val="333333"/>
          <w:sz w:val="20"/>
          <w:szCs w:val="20"/>
        </w:rPr>
        <w:t>",get</w:t>
      </w:r>
      <w:proofErr w:type="gramEnd"/>
      <w:r w:rsidRPr="004B0FFA">
        <w:rPr>
          <w:rFonts w:ascii="Courier New" w:eastAsia="Times New Roman" w:hAnsi="Courier New" w:cs="Courier New"/>
          <w:color w:val="333333"/>
          <w:sz w:val="20"/>
          <w:szCs w:val="20"/>
        </w:rPr>
        <w:t>_bool(mbyte,0,bit)</w:t>
      </w:r>
    </w:p>
    <w:p w14:paraId="1B3F472A"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4B0FFA">
        <w:rPr>
          <w:rFonts w:ascii="Courier New" w:eastAsia="Times New Roman" w:hAnsi="Courier New" w:cs="Courier New"/>
          <w:color w:val="333333"/>
          <w:sz w:val="20"/>
          <w:szCs w:val="20"/>
        </w:rPr>
        <w:t>plc.disconnect</w:t>
      </w:r>
      <w:proofErr w:type="spellEnd"/>
      <w:proofErr w:type="gramEnd"/>
      <w:r w:rsidRPr="004B0FFA">
        <w:rPr>
          <w:rFonts w:ascii="Courier New" w:eastAsia="Times New Roman" w:hAnsi="Courier New" w:cs="Courier New"/>
          <w:color w:val="333333"/>
          <w:sz w:val="20"/>
          <w:szCs w:val="20"/>
        </w:rPr>
        <w:t>()</w:t>
      </w:r>
    </w:p>
    <w:p w14:paraId="6599D964"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5A35C7F0" w14:textId="77777777" w:rsidR="004B0FFA" w:rsidRPr="004B0FFA" w:rsidRDefault="004B0FFA" w:rsidP="004B0FFA">
      <w:pPr>
        <w:shd w:val="clear" w:color="auto" w:fill="FEFDFA"/>
        <w:spacing w:after="0" w:line="240" w:lineRule="auto"/>
        <w:rPr>
          <w:rFonts w:ascii="Arial" w:eastAsia="Times New Roman" w:hAnsi="Arial" w:cs="Arial"/>
          <w:color w:val="333333"/>
          <w:sz w:val="20"/>
          <w:szCs w:val="20"/>
        </w:rPr>
      </w:pP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 xml:space="preserve">I created a helper class on my </w:t>
      </w:r>
      <w:proofErr w:type="spellStart"/>
      <w:r w:rsidRPr="004B0FFA">
        <w:rPr>
          <w:rFonts w:ascii="Arial" w:eastAsia="Times New Roman" w:hAnsi="Arial" w:cs="Arial"/>
          <w:color w:val="333333"/>
          <w:sz w:val="20"/>
          <w:szCs w:val="20"/>
        </w:rPr>
        <w:t>github</w:t>
      </w:r>
      <w:proofErr w:type="spellEnd"/>
      <w:r w:rsidRPr="004B0FFA">
        <w:rPr>
          <w:rFonts w:ascii="Arial" w:eastAsia="Times New Roman" w:hAnsi="Arial" w:cs="Arial"/>
          <w:color w:val="333333"/>
          <w:sz w:val="20"/>
          <w:szCs w:val="20"/>
        </w:rPr>
        <w:t xml:space="preserve"> here to make the syntax easier for people who are used to </w:t>
      </w:r>
      <w:proofErr w:type="spellStart"/>
      <w:r w:rsidRPr="004B0FFA">
        <w:rPr>
          <w:rFonts w:ascii="Arial" w:eastAsia="Times New Roman" w:hAnsi="Arial" w:cs="Arial"/>
          <w:color w:val="333333"/>
          <w:sz w:val="20"/>
          <w:szCs w:val="20"/>
        </w:rPr>
        <w:t>DAServer</w:t>
      </w:r>
      <w:proofErr w:type="spellEnd"/>
      <w:r w:rsidRPr="004B0FFA">
        <w:rPr>
          <w:rFonts w:ascii="Arial" w:eastAsia="Times New Roman" w:hAnsi="Arial" w:cs="Arial"/>
          <w:color w:val="333333"/>
          <w:sz w:val="20"/>
          <w:szCs w:val="20"/>
        </w:rPr>
        <w:t xml:space="preserve"> and Ladder:</w:t>
      </w:r>
      <w:r w:rsidRPr="004B0FFA">
        <w:rPr>
          <w:rFonts w:ascii="Arial" w:eastAsia="Times New Roman" w:hAnsi="Arial" w:cs="Arial"/>
          <w:color w:val="333333"/>
          <w:sz w:val="20"/>
          <w:szCs w:val="20"/>
        </w:rPr>
        <w:br/>
      </w:r>
      <w:hyperlink r:id="rId13" w:history="1">
        <w:r w:rsidRPr="004B0FFA">
          <w:rPr>
            <w:rFonts w:ascii="Arial" w:eastAsia="Times New Roman" w:hAnsi="Arial" w:cs="Arial"/>
            <w:color w:val="D52A33"/>
            <w:sz w:val="24"/>
            <w:szCs w:val="24"/>
            <w:u w:val="single"/>
          </w:rPr>
          <w:t>https://github.com/SimplyAutomationized/raspberrypi/raw/master/S7-1200pi/S71200.py</w:t>
        </w:r>
      </w:hyperlink>
      <w:r w:rsidRPr="004B0FFA">
        <w:rPr>
          <w:rFonts w:ascii="Arial" w:eastAsia="Times New Roman" w:hAnsi="Arial" w:cs="Arial"/>
          <w:color w:val="333333"/>
          <w:sz w:val="20"/>
          <w:szCs w:val="20"/>
        </w:rPr>
        <w:br/>
        <w:t>Example on how to use it:</w:t>
      </w:r>
    </w:p>
    <w:p w14:paraId="5C4430A1"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import S71200</w:t>
      </w:r>
    </w:p>
    <w:p w14:paraId="3F0A86A7"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from time import sleep</w:t>
      </w:r>
    </w:p>
    <w:p w14:paraId="11DC794E"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import snap7</w:t>
      </w:r>
    </w:p>
    <w:p w14:paraId="5226677F"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from snap7.util import *</w:t>
      </w:r>
    </w:p>
    <w:p w14:paraId="265D5BE3"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import </w:t>
      </w:r>
      <w:proofErr w:type="gramStart"/>
      <w:r w:rsidRPr="004B0FFA">
        <w:rPr>
          <w:rFonts w:ascii="Courier New" w:eastAsia="Times New Roman" w:hAnsi="Courier New" w:cs="Courier New"/>
          <w:color w:val="333333"/>
          <w:sz w:val="20"/>
          <w:szCs w:val="20"/>
        </w:rPr>
        <w:t>struct</w:t>
      </w:r>
      <w:proofErr w:type="gramEnd"/>
    </w:p>
    <w:p w14:paraId="669AEAC1"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602CDF67"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plc = S71200.S71200("192.168.21.65")</w:t>
      </w:r>
    </w:p>
    <w:p w14:paraId="348364D6"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4B0FFA">
        <w:rPr>
          <w:rFonts w:ascii="Courier New" w:eastAsia="Times New Roman" w:hAnsi="Courier New" w:cs="Courier New"/>
          <w:color w:val="333333"/>
          <w:sz w:val="20"/>
          <w:szCs w:val="20"/>
        </w:rPr>
        <w:t>plc.writeMem</w:t>
      </w:r>
      <w:proofErr w:type="spellEnd"/>
      <w:proofErr w:type="gramEnd"/>
      <w:r w:rsidRPr="004B0FFA">
        <w:rPr>
          <w:rFonts w:ascii="Courier New" w:eastAsia="Times New Roman" w:hAnsi="Courier New" w:cs="Courier New"/>
          <w:color w:val="333333"/>
          <w:sz w:val="20"/>
          <w:szCs w:val="20"/>
        </w:rPr>
        <w:t>('QX0.0',True) # write Q0.0 to be true, which will only turn on the output if it isn't connected to any rung in your ladder code</w:t>
      </w:r>
    </w:p>
    <w:p w14:paraId="2FC0273B"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lastRenderedPageBreak/>
        <w:t xml:space="preserve">print </w:t>
      </w:r>
      <w:proofErr w:type="spellStart"/>
      <w:proofErr w:type="gramStart"/>
      <w:r w:rsidRPr="004B0FFA">
        <w:rPr>
          <w:rFonts w:ascii="Courier New" w:eastAsia="Times New Roman" w:hAnsi="Courier New" w:cs="Courier New"/>
          <w:color w:val="333333"/>
          <w:sz w:val="20"/>
          <w:szCs w:val="20"/>
        </w:rPr>
        <w:t>plc.getMem</w:t>
      </w:r>
      <w:proofErr w:type="spellEnd"/>
      <w:proofErr w:type="gramEnd"/>
      <w:r w:rsidRPr="004B0FFA">
        <w:rPr>
          <w:rFonts w:ascii="Courier New" w:eastAsia="Times New Roman" w:hAnsi="Courier New" w:cs="Courier New"/>
          <w:color w:val="333333"/>
          <w:sz w:val="20"/>
          <w:szCs w:val="20"/>
        </w:rPr>
        <w:t>('MX0.1') # read memory bit M0.1</w:t>
      </w:r>
    </w:p>
    <w:p w14:paraId="79ADD2D4"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print </w:t>
      </w:r>
      <w:proofErr w:type="spellStart"/>
      <w:proofErr w:type="gramStart"/>
      <w:r w:rsidRPr="004B0FFA">
        <w:rPr>
          <w:rFonts w:ascii="Courier New" w:eastAsia="Times New Roman" w:hAnsi="Courier New" w:cs="Courier New"/>
          <w:color w:val="333333"/>
          <w:sz w:val="20"/>
          <w:szCs w:val="20"/>
        </w:rPr>
        <w:t>plc.getMem</w:t>
      </w:r>
      <w:proofErr w:type="spellEnd"/>
      <w:proofErr w:type="gramEnd"/>
      <w:r w:rsidRPr="004B0FFA">
        <w:rPr>
          <w:rFonts w:ascii="Courier New" w:eastAsia="Times New Roman" w:hAnsi="Courier New" w:cs="Courier New"/>
          <w:color w:val="333333"/>
          <w:sz w:val="20"/>
          <w:szCs w:val="20"/>
        </w:rPr>
        <w:t>('IX0.0') # read input bit I0.0</w:t>
      </w:r>
    </w:p>
    <w:p w14:paraId="1C7E0B66"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print </w:t>
      </w:r>
      <w:proofErr w:type="spellStart"/>
      <w:proofErr w:type="gramStart"/>
      <w:r w:rsidRPr="004B0FFA">
        <w:rPr>
          <w:rFonts w:ascii="Courier New" w:eastAsia="Times New Roman" w:hAnsi="Courier New" w:cs="Courier New"/>
          <w:color w:val="333333"/>
          <w:sz w:val="20"/>
          <w:szCs w:val="20"/>
        </w:rPr>
        <w:t>plc.getMem</w:t>
      </w:r>
      <w:proofErr w:type="spellEnd"/>
      <w:proofErr w:type="gramEnd"/>
      <w:r w:rsidRPr="004B0FFA">
        <w:rPr>
          <w:rFonts w:ascii="Courier New" w:eastAsia="Times New Roman" w:hAnsi="Courier New" w:cs="Courier New"/>
          <w:color w:val="333333"/>
          <w:sz w:val="20"/>
          <w:szCs w:val="20"/>
        </w:rPr>
        <w:t>("FREAL100") # read real from MD100</w:t>
      </w:r>
    </w:p>
    <w:p w14:paraId="2A880F9D"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print </w:t>
      </w:r>
      <w:proofErr w:type="spellStart"/>
      <w:proofErr w:type="gramStart"/>
      <w:r w:rsidRPr="004B0FFA">
        <w:rPr>
          <w:rFonts w:ascii="Courier New" w:eastAsia="Times New Roman" w:hAnsi="Courier New" w:cs="Courier New"/>
          <w:color w:val="333333"/>
          <w:sz w:val="20"/>
          <w:szCs w:val="20"/>
        </w:rPr>
        <w:t>plc.getMem</w:t>
      </w:r>
      <w:proofErr w:type="spellEnd"/>
      <w:proofErr w:type="gramEnd"/>
      <w:r w:rsidRPr="004B0FFA">
        <w:rPr>
          <w:rFonts w:ascii="Courier New" w:eastAsia="Times New Roman" w:hAnsi="Courier New" w:cs="Courier New"/>
          <w:color w:val="333333"/>
          <w:sz w:val="20"/>
          <w:szCs w:val="20"/>
        </w:rPr>
        <w:t>("MW20") # read int word from MW20</w:t>
      </w:r>
    </w:p>
    <w:p w14:paraId="40CBBF6B"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4B0FFA">
        <w:rPr>
          <w:rFonts w:ascii="Courier New" w:eastAsia="Times New Roman" w:hAnsi="Courier New" w:cs="Courier New"/>
          <w:color w:val="333333"/>
          <w:sz w:val="20"/>
          <w:szCs w:val="20"/>
        </w:rPr>
        <w:t xml:space="preserve">print </w:t>
      </w:r>
      <w:proofErr w:type="spellStart"/>
      <w:proofErr w:type="gramStart"/>
      <w:r w:rsidRPr="004B0FFA">
        <w:rPr>
          <w:rFonts w:ascii="Courier New" w:eastAsia="Times New Roman" w:hAnsi="Courier New" w:cs="Courier New"/>
          <w:color w:val="333333"/>
          <w:sz w:val="20"/>
          <w:szCs w:val="20"/>
        </w:rPr>
        <w:t>plc.getMem</w:t>
      </w:r>
      <w:proofErr w:type="spellEnd"/>
      <w:proofErr w:type="gramEnd"/>
      <w:r w:rsidRPr="004B0FFA">
        <w:rPr>
          <w:rFonts w:ascii="Courier New" w:eastAsia="Times New Roman" w:hAnsi="Courier New" w:cs="Courier New"/>
          <w:color w:val="333333"/>
          <w:sz w:val="20"/>
          <w:szCs w:val="20"/>
        </w:rPr>
        <w:t>("MB24",254) # write to MB24 the value 254</w:t>
      </w:r>
    </w:p>
    <w:p w14:paraId="637B4D5A" w14:textId="77777777" w:rsidR="004B0FFA" w:rsidRPr="004B0FFA" w:rsidRDefault="004B0FFA" w:rsidP="004B0FF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4B0FFA">
        <w:rPr>
          <w:rFonts w:ascii="Courier New" w:eastAsia="Times New Roman" w:hAnsi="Courier New" w:cs="Courier New"/>
          <w:color w:val="333333"/>
          <w:sz w:val="20"/>
          <w:szCs w:val="20"/>
        </w:rPr>
        <w:t>plc.plc.disconnect</w:t>
      </w:r>
      <w:proofErr w:type="spellEnd"/>
      <w:proofErr w:type="gramEnd"/>
      <w:r w:rsidRPr="004B0FFA">
        <w:rPr>
          <w:rFonts w:ascii="Courier New" w:eastAsia="Times New Roman" w:hAnsi="Courier New" w:cs="Courier New"/>
          <w:color w:val="333333"/>
          <w:sz w:val="20"/>
          <w:szCs w:val="20"/>
        </w:rPr>
        <w:t>()</w:t>
      </w:r>
    </w:p>
    <w:p w14:paraId="0C535B9A" w14:textId="77777777" w:rsidR="004B0FFA" w:rsidRPr="004B0FFA" w:rsidRDefault="004B0FFA" w:rsidP="004B0FFA">
      <w:pPr>
        <w:shd w:val="clear" w:color="auto" w:fill="FEFDFA"/>
        <w:spacing w:after="0" w:line="240" w:lineRule="auto"/>
        <w:rPr>
          <w:ins w:id="0" w:author="Unknown"/>
          <w:rFonts w:ascii="Arial" w:eastAsia="Times New Roman" w:hAnsi="Arial" w:cs="Arial"/>
          <w:color w:val="333333"/>
          <w:sz w:val="20"/>
          <w:szCs w:val="20"/>
        </w:rPr>
      </w:pP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r>
    </w:p>
    <w:p w14:paraId="74EDD79E" w14:textId="77777777" w:rsidR="004B0FFA" w:rsidRPr="004B0FFA" w:rsidRDefault="004B0FFA" w:rsidP="004B0FFA">
      <w:pPr>
        <w:shd w:val="clear" w:color="auto" w:fill="FEFDFA"/>
        <w:spacing w:after="0" w:line="240" w:lineRule="auto"/>
        <w:rPr>
          <w:rFonts w:ascii="Arial" w:eastAsia="Times New Roman" w:hAnsi="Arial" w:cs="Arial"/>
          <w:color w:val="333333"/>
          <w:sz w:val="20"/>
          <w:szCs w:val="20"/>
        </w:rPr>
      </w:pPr>
      <w:r w:rsidRPr="004B0FFA">
        <w:rPr>
          <w:rFonts w:ascii="Arial" w:eastAsia="Times New Roman" w:hAnsi="Arial" w:cs="Arial"/>
          <w:color w:val="333333"/>
          <w:sz w:val="20"/>
          <w:szCs w:val="20"/>
        </w:rPr>
        <w:br/>
        <w:t>Let me know if there are questions. Hope I can help :-)</w:t>
      </w:r>
      <w:r w:rsidRPr="004B0FFA">
        <w:rPr>
          <w:rFonts w:ascii="Arial" w:eastAsia="Times New Roman" w:hAnsi="Arial" w:cs="Arial"/>
          <w:color w:val="333333"/>
          <w:sz w:val="20"/>
          <w:szCs w:val="20"/>
        </w:rPr>
        <w:br/>
        <w:t>Also let me know if you can help me clean up my S71200.py helper class. I know it looks messy.</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r>
      <w:r w:rsidRPr="004B0FFA">
        <w:rPr>
          <w:rFonts w:ascii="Arial" w:eastAsia="Times New Roman" w:hAnsi="Arial" w:cs="Arial"/>
          <w:b/>
          <w:bCs/>
          <w:color w:val="333333"/>
          <w:sz w:val="20"/>
          <w:szCs w:val="20"/>
        </w:rPr>
        <w:t>Follow me to get updates on a Raspberry pi Sensor the DA or OPC server can get data using S7 protocol.</w:t>
      </w:r>
      <w:r w:rsidRPr="004B0FFA">
        <w:rPr>
          <w:rFonts w:ascii="Arial" w:eastAsia="Times New Roman" w:hAnsi="Arial" w:cs="Arial"/>
          <w:color w:val="333333"/>
          <w:sz w:val="20"/>
          <w:szCs w:val="20"/>
        </w:rPr>
        <w:br/>
      </w:r>
      <w:hyperlink r:id="rId14" w:tgtFrame="_blank" w:history="1">
        <w:r w:rsidRPr="004B0FFA">
          <w:rPr>
            <w:rFonts w:ascii="Arial" w:eastAsia="Times New Roman" w:hAnsi="Arial" w:cs="Arial"/>
            <w:color w:val="D52A33"/>
            <w:sz w:val="24"/>
            <w:szCs w:val="24"/>
            <w:u w:val="single"/>
          </w:rPr>
          <w:t xml:space="preserve">+Simply </w:t>
        </w:r>
        <w:proofErr w:type="spellStart"/>
        <w:r w:rsidRPr="004B0FFA">
          <w:rPr>
            <w:rFonts w:ascii="Arial" w:eastAsia="Times New Roman" w:hAnsi="Arial" w:cs="Arial"/>
            <w:color w:val="D52A33"/>
            <w:sz w:val="24"/>
            <w:szCs w:val="24"/>
            <w:u w:val="single"/>
          </w:rPr>
          <w:t>Automationized</w:t>
        </w:r>
        <w:proofErr w:type="spellEnd"/>
      </w:hyperlink>
    </w:p>
    <w:p w14:paraId="6375BCD6" w14:textId="77777777" w:rsidR="004B0FFA" w:rsidRPr="004B0FFA" w:rsidRDefault="004B0FFA" w:rsidP="004B0FFA">
      <w:pPr>
        <w:shd w:val="clear" w:color="auto" w:fill="FEFDFA"/>
        <w:spacing w:before="100" w:beforeAutospacing="1" w:after="100" w:afterAutospacing="1" w:line="240" w:lineRule="auto"/>
        <w:outlineLvl w:val="4"/>
        <w:rPr>
          <w:rFonts w:ascii="Arial" w:eastAsia="Times New Roman" w:hAnsi="Arial" w:cs="Arial"/>
          <w:b/>
          <w:bCs/>
          <w:color w:val="333333"/>
          <w:sz w:val="20"/>
          <w:szCs w:val="20"/>
        </w:rPr>
      </w:pPr>
      <w:r w:rsidRPr="004B0FFA">
        <w:rPr>
          <w:rFonts w:ascii="Arial" w:eastAsia="Times New Roman" w:hAnsi="Arial" w:cs="Arial"/>
          <w:b/>
          <w:bCs/>
          <w:color w:val="333333"/>
          <w:sz w:val="20"/>
          <w:szCs w:val="20"/>
        </w:rPr>
        <w:t>Check out my other SCADA posts</w:t>
      </w:r>
    </w:p>
    <w:p w14:paraId="36DA4212" w14:textId="77777777" w:rsidR="004B0FFA" w:rsidRPr="004B0FFA" w:rsidRDefault="004B0FFA" w:rsidP="004B0FFA">
      <w:pPr>
        <w:numPr>
          <w:ilvl w:val="0"/>
          <w:numId w:val="2"/>
        </w:numPr>
        <w:shd w:val="clear" w:color="auto" w:fill="FEFDFA"/>
        <w:spacing w:after="60" w:line="240" w:lineRule="auto"/>
        <w:ind w:firstLine="0"/>
        <w:rPr>
          <w:rFonts w:ascii="Arial" w:eastAsia="Times New Roman" w:hAnsi="Arial" w:cs="Arial"/>
          <w:color w:val="333333"/>
          <w:sz w:val="20"/>
          <w:szCs w:val="20"/>
        </w:rPr>
      </w:pPr>
      <w:hyperlink r:id="rId15" w:history="1">
        <w:r w:rsidRPr="004B0FFA">
          <w:rPr>
            <w:rFonts w:ascii="Arial" w:eastAsia="Times New Roman" w:hAnsi="Arial" w:cs="Arial"/>
            <w:color w:val="D52A33"/>
            <w:sz w:val="24"/>
            <w:szCs w:val="24"/>
            <w:u w:val="single"/>
          </w:rPr>
          <w:t>Modbus TCP and Raspberry Pi Temperature Sensor</w:t>
        </w:r>
      </w:hyperlink>
    </w:p>
    <w:p w14:paraId="6E258EB1" w14:textId="77777777" w:rsidR="004B0FFA" w:rsidRPr="004B0FFA" w:rsidRDefault="004B0FFA" w:rsidP="004B0FFA">
      <w:pPr>
        <w:numPr>
          <w:ilvl w:val="0"/>
          <w:numId w:val="2"/>
        </w:numPr>
        <w:shd w:val="clear" w:color="auto" w:fill="FEFDFA"/>
        <w:spacing w:after="60" w:line="240" w:lineRule="auto"/>
        <w:ind w:firstLine="0"/>
        <w:rPr>
          <w:rFonts w:ascii="Arial" w:eastAsia="Times New Roman" w:hAnsi="Arial" w:cs="Arial"/>
          <w:color w:val="333333"/>
          <w:sz w:val="20"/>
          <w:szCs w:val="20"/>
        </w:rPr>
      </w:pPr>
      <w:hyperlink r:id="rId16" w:history="1">
        <w:r w:rsidRPr="004B0FFA">
          <w:rPr>
            <w:rFonts w:ascii="Arial" w:eastAsia="Times New Roman" w:hAnsi="Arial" w:cs="Arial"/>
            <w:color w:val="D52A33"/>
            <w:sz w:val="24"/>
            <w:szCs w:val="24"/>
            <w:u w:val="single"/>
          </w:rPr>
          <w:t>Controlling Outputs Using Modbus TCP</w:t>
        </w:r>
      </w:hyperlink>
    </w:p>
    <w:p w14:paraId="31E01A8E" w14:textId="77777777" w:rsidR="004B0FFA" w:rsidRPr="004B0FFA" w:rsidRDefault="004B0FFA" w:rsidP="004B0FFA">
      <w:pPr>
        <w:shd w:val="clear" w:color="auto" w:fill="FEFDFA"/>
        <w:spacing w:after="0" w:line="240" w:lineRule="auto"/>
        <w:rPr>
          <w:rFonts w:ascii="Arial" w:eastAsia="Times New Roman" w:hAnsi="Arial" w:cs="Arial"/>
          <w:color w:val="333333"/>
          <w:sz w:val="20"/>
          <w:szCs w:val="20"/>
        </w:rPr>
      </w:pPr>
      <w:r w:rsidRPr="004B0FFA">
        <w:rPr>
          <w:rFonts w:ascii="Arial" w:eastAsia="Times New Roman" w:hAnsi="Arial" w:cs="Arial"/>
          <w:color w:val="333333"/>
          <w:sz w:val="20"/>
          <w:szCs w:val="20"/>
        </w:rPr>
        <w:t>at </w:t>
      </w:r>
      <w:hyperlink r:id="rId17" w:tooltip="permanent link" w:history="1">
        <w:r w:rsidRPr="004B0FFA">
          <w:rPr>
            <w:rFonts w:ascii="Arial" w:eastAsia="Times New Roman" w:hAnsi="Arial" w:cs="Arial"/>
            <w:color w:val="D52A33"/>
            <w:sz w:val="24"/>
            <w:szCs w:val="24"/>
            <w:u w:val="single"/>
          </w:rPr>
          <w:t>9:40 PM</w:t>
        </w:r>
      </w:hyperlink>
      <w:r w:rsidRPr="004B0FFA">
        <w:rPr>
          <w:rFonts w:ascii="Arial" w:eastAsia="Times New Roman" w:hAnsi="Arial" w:cs="Arial"/>
          <w:color w:val="333333"/>
          <w:sz w:val="20"/>
          <w:szCs w:val="20"/>
        </w:rPr>
        <w:t> </w:t>
      </w:r>
    </w:p>
    <w:p w14:paraId="7D6795F8" w14:textId="77777777" w:rsidR="004B0FFA" w:rsidRPr="004B0FFA" w:rsidRDefault="004B0FFA" w:rsidP="004B0FFA">
      <w:pPr>
        <w:shd w:val="clear" w:color="auto" w:fill="FEFDFA"/>
        <w:spacing w:after="0" w:line="240" w:lineRule="auto"/>
        <w:textAlignment w:val="center"/>
        <w:rPr>
          <w:rFonts w:ascii="Arial" w:eastAsia="Times New Roman" w:hAnsi="Arial" w:cs="Arial"/>
          <w:color w:val="333333"/>
          <w:sz w:val="20"/>
          <w:szCs w:val="20"/>
        </w:rPr>
      </w:pPr>
      <w:hyperlink r:id="rId18" w:tgtFrame="_blank" w:tooltip="Email This" w:history="1">
        <w:r w:rsidRPr="004B0FFA">
          <w:rPr>
            <w:rFonts w:ascii="Arial" w:eastAsia="Times New Roman" w:hAnsi="Arial" w:cs="Arial"/>
            <w:color w:val="D52A33"/>
            <w:sz w:val="20"/>
            <w:szCs w:val="20"/>
          </w:rPr>
          <w:t xml:space="preserve">Email </w:t>
        </w:r>
        <w:proofErr w:type="spellStart"/>
        <w:r w:rsidRPr="004B0FFA">
          <w:rPr>
            <w:rFonts w:ascii="Arial" w:eastAsia="Times New Roman" w:hAnsi="Arial" w:cs="Arial"/>
            <w:color w:val="D52A33"/>
            <w:sz w:val="20"/>
            <w:szCs w:val="20"/>
          </w:rPr>
          <w:t>This</w:t>
        </w:r>
      </w:hyperlink>
      <w:hyperlink r:id="rId19" w:tgtFrame="_blank" w:tooltip="BlogThis!" w:history="1">
        <w:r w:rsidRPr="004B0FFA">
          <w:rPr>
            <w:rFonts w:ascii="Arial" w:eastAsia="Times New Roman" w:hAnsi="Arial" w:cs="Arial"/>
            <w:color w:val="D52A33"/>
            <w:sz w:val="20"/>
            <w:szCs w:val="20"/>
          </w:rPr>
          <w:t>BlogThis!</w:t>
        </w:r>
      </w:hyperlink>
      <w:hyperlink r:id="rId20" w:tgtFrame="_blank" w:tooltip="Share to Twitter" w:history="1">
        <w:r w:rsidRPr="004B0FFA">
          <w:rPr>
            <w:rFonts w:ascii="Arial" w:eastAsia="Times New Roman" w:hAnsi="Arial" w:cs="Arial"/>
            <w:color w:val="D52A33"/>
            <w:sz w:val="20"/>
            <w:szCs w:val="20"/>
          </w:rPr>
          <w:t>Share</w:t>
        </w:r>
        <w:proofErr w:type="spellEnd"/>
        <w:r w:rsidRPr="004B0FFA">
          <w:rPr>
            <w:rFonts w:ascii="Arial" w:eastAsia="Times New Roman" w:hAnsi="Arial" w:cs="Arial"/>
            <w:color w:val="D52A33"/>
            <w:sz w:val="20"/>
            <w:szCs w:val="20"/>
          </w:rPr>
          <w:t xml:space="preserve"> to </w:t>
        </w:r>
        <w:proofErr w:type="spellStart"/>
        <w:r w:rsidRPr="004B0FFA">
          <w:rPr>
            <w:rFonts w:ascii="Arial" w:eastAsia="Times New Roman" w:hAnsi="Arial" w:cs="Arial"/>
            <w:color w:val="D52A33"/>
            <w:sz w:val="20"/>
            <w:szCs w:val="20"/>
          </w:rPr>
          <w:t>Twitter</w:t>
        </w:r>
      </w:hyperlink>
      <w:hyperlink r:id="rId21" w:tgtFrame="_blank" w:tooltip="Share to Facebook" w:history="1">
        <w:r w:rsidRPr="004B0FFA">
          <w:rPr>
            <w:rFonts w:ascii="Arial" w:eastAsia="Times New Roman" w:hAnsi="Arial" w:cs="Arial"/>
            <w:color w:val="D52A33"/>
            <w:sz w:val="20"/>
            <w:szCs w:val="20"/>
          </w:rPr>
          <w:t>Share</w:t>
        </w:r>
        <w:proofErr w:type="spellEnd"/>
        <w:r w:rsidRPr="004B0FFA">
          <w:rPr>
            <w:rFonts w:ascii="Arial" w:eastAsia="Times New Roman" w:hAnsi="Arial" w:cs="Arial"/>
            <w:color w:val="D52A33"/>
            <w:sz w:val="20"/>
            <w:szCs w:val="20"/>
          </w:rPr>
          <w:t xml:space="preserve"> to </w:t>
        </w:r>
        <w:proofErr w:type="spellStart"/>
        <w:r w:rsidRPr="004B0FFA">
          <w:rPr>
            <w:rFonts w:ascii="Arial" w:eastAsia="Times New Roman" w:hAnsi="Arial" w:cs="Arial"/>
            <w:color w:val="D52A33"/>
            <w:sz w:val="20"/>
            <w:szCs w:val="20"/>
          </w:rPr>
          <w:t>Facebook</w:t>
        </w:r>
      </w:hyperlink>
      <w:hyperlink r:id="rId22" w:tgtFrame="_blank" w:tooltip="Share to Pinterest" w:history="1">
        <w:r w:rsidRPr="004B0FFA">
          <w:rPr>
            <w:rFonts w:ascii="Arial" w:eastAsia="Times New Roman" w:hAnsi="Arial" w:cs="Arial"/>
            <w:color w:val="D52A33"/>
            <w:sz w:val="20"/>
            <w:szCs w:val="20"/>
          </w:rPr>
          <w:t>Share</w:t>
        </w:r>
        <w:proofErr w:type="spellEnd"/>
        <w:r w:rsidRPr="004B0FFA">
          <w:rPr>
            <w:rFonts w:ascii="Arial" w:eastAsia="Times New Roman" w:hAnsi="Arial" w:cs="Arial"/>
            <w:color w:val="D52A33"/>
            <w:sz w:val="20"/>
            <w:szCs w:val="20"/>
          </w:rPr>
          <w:t xml:space="preserve"> to Pinterest</w:t>
        </w:r>
      </w:hyperlink>
    </w:p>
    <w:p w14:paraId="09F149E0" w14:textId="77777777" w:rsidR="004B0FFA" w:rsidRPr="004B0FFA" w:rsidRDefault="004B0FFA" w:rsidP="004B0FFA">
      <w:pPr>
        <w:shd w:val="clear" w:color="auto" w:fill="FEFDFA"/>
        <w:spacing w:after="0" w:line="240" w:lineRule="auto"/>
        <w:rPr>
          <w:rFonts w:ascii="Arial" w:eastAsia="Times New Roman" w:hAnsi="Arial" w:cs="Arial"/>
          <w:color w:val="333333"/>
          <w:sz w:val="20"/>
          <w:szCs w:val="20"/>
        </w:rPr>
      </w:pPr>
      <w:r w:rsidRPr="004B0FFA">
        <w:rPr>
          <w:rFonts w:ascii="Arial" w:eastAsia="Times New Roman" w:hAnsi="Arial" w:cs="Arial"/>
          <w:color w:val="333333"/>
          <w:sz w:val="20"/>
          <w:szCs w:val="20"/>
        </w:rPr>
        <w:t>Labels: </w:t>
      </w:r>
      <w:hyperlink r:id="rId23" w:history="1">
        <w:r w:rsidRPr="004B0FFA">
          <w:rPr>
            <w:rFonts w:ascii="Arial" w:eastAsia="Times New Roman" w:hAnsi="Arial" w:cs="Arial"/>
            <w:color w:val="D52A33"/>
            <w:sz w:val="24"/>
            <w:szCs w:val="24"/>
            <w:u w:val="single"/>
          </w:rPr>
          <w:t>Pi</w:t>
        </w:r>
      </w:hyperlink>
      <w:r w:rsidRPr="004B0FFA">
        <w:rPr>
          <w:rFonts w:ascii="Arial" w:eastAsia="Times New Roman" w:hAnsi="Arial" w:cs="Arial"/>
          <w:color w:val="333333"/>
          <w:sz w:val="20"/>
          <w:szCs w:val="20"/>
        </w:rPr>
        <w:t>, </w:t>
      </w:r>
      <w:hyperlink r:id="rId24" w:history="1">
        <w:r w:rsidRPr="004B0FFA">
          <w:rPr>
            <w:rFonts w:ascii="Arial" w:eastAsia="Times New Roman" w:hAnsi="Arial" w:cs="Arial"/>
            <w:color w:val="D52A33"/>
            <w:sz w:val="24"/>
            <w:szCs w:val="24"/>
            <w:u w:val="single"/>
          </w:rPr>
          <w:t>PLC</w:t>
        </w:r>
      </w:hyperlink>
      <w:r w:rsidRPr="004B0FFA">
        <w:rPr>
          <w:rFonts w:ascii="Arial" w:eastAsia="Times New Roman" w:hAnsi="Arial" w:cs="Arial"/>
          <w:color w:val="333333"/>
          <w:sz w:val="20"/>
          <w:szCs w:val="20"/>
        </w:rPr>
        <w:t>, </w:t>
      </w:r>
      <w:hyperlink r:id="rId25" w:history="1">
        <w:r w:rsidRPr="004B0FFA">
          <w:rPr>
            <w:rFonts w:ascii="Arial" w:eastAsia="Times New Roman" w:hAnsi="Arial" w:cs="Arial"/>
            <w:color w:val="D52A33"/>
            <w:sz w:val="24"/>
            <w:szCs w:val="24"/>
            <w:u w:val="single"/>
          </w:rPr>
          <w:t>SCADA</w:t>
        </w:r>
      </w:hyperlink>
    </w:p>
    <w:p w14:paraId="08ABD6BE" w14:textId="77777777" w:rsidR="004B0FFA" w:rsidRPr="004B0FFA" w:rsidRDefault="004B0FFA" w:rsidP="004B0FFA">
      <w:pPr>
        <w:shd w:val="clear" w:color="auto" w:fill="FEFDFA"/>
        <w:spacing w:after="0" w:line="240" w:lineRule="auto"/>
        <w:outlineLvl w:val="3"/>
        <w:rPr>
          <w:rFonts w:ascii="Georgia" w:eastAsia="Times New Roman" w:hAnsi="Georgia" w:cs="Arial"/>
          <w:b/>
          <w:bCs/>
          <w:color w:val="D52A33"/>
          <w:sz w:val="33"/>
          <w:szCs w:val="33"/>
        </w:rPr>
      </w:pPr>
      <w:bookmarkStart w:id="1" w:name="comments"/>
      <w:bookmarkEnd w:id="1"/>
      <w:r w:rsidRPr="004B0FFA">
        <w:rPr>
          <w:rFonts w:ascii="Georgia" w:eastAsia="Times New Roman" w:hAnsi="Georgia" w:cs="Arial"/>
          <w:b/>
          <w:bCs/>
          <w:color w:val="D52A33"/>
          <w:sz w:val="33"/>
          <w:szCs w:val="33"/>
        </w:rPr>
        <w:t>26 comments:</w:t>
      </w:r>
    </w:p>
    <w:p w14:paraId="4359EBA0" w14:textId="3509FF7D"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4EED65E9" wp14:editId="031E1B4D">
            <wp:extent cx="335280" cy="3352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6BB1203B"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27" w:history="1">
        <w:proofErr w:type="spellStart"/>
        <w:r w:rsidRPr="004B0FFA">
          <w:rPr>
            <w:rFonts w:ascii="Arial" w:eastAsia="Times New Roman" w:hAnsi="Arial" w:cs="Arial"/>
            <w:b/>
            <w:bCs/>
            <w:color w:val="D52A33"/>
            <w:sz w:val="24"/>
            <w:szCs w:val="24"/>
            <w:u w:val="single"/>
          </w:rPr>
          <w:t>Unknown</w:t>
        </w:r>
      </w:hyperlink>
      <w:hyperlink r:id="rId28" w:anchor="c7786503230262634455" w:history="1">
        <w:r w:rsidRPr="004B0FFA">
          <w:rPr>
            <w:rFonts w:ascii="Arial" w:eastAsia="Times New Roman" w:hAnsi="Arial" w:cs="Arial"/>
            <w:color w:val="D52A33"/>
            <w:sz w:val="24"/>
            <w:szCs w:val="24"/>
            <w:u w:val="single"/>
          </w:rPr>
          <w:t>February</w:t>
        </w:r>
        <w:proofErr w:type="spellEnd"/>
        <w:r w:rsidRPr="004B0FFA">
          <w:rPr>
            <w:rFonts w:ascii="Arial" w:eastAsia="Times New Roman" w:hAnsi="Arial" w:cs="Arial"/>
            <w:color w:val="D52A33"/>
            <w:sz w:val="24"/>
            <w:szCs w:val="24"/>
            <w:u w:val="single"/>
          </w:rPr>
          <w:t xml:space="preserve"> 21, 2019 at 1:29 AM</w:t>
        </w:r>
      </w:hyperlink>
    </w:p>
    <w:p w14:paraId="052E5FBD" w14:textId="77777777" w:rsidR="004B0FFA" w:rsidRPr="004B0FFA" w:rsidRDefault="004B0FFA" w:rsidP="004B0FFA">
      <w:pPr>
        <w:shd w:val="clear" w:color="auto" w:fill="FEFDFA"/>
        <w:spacing w:after="240" w:line="240" w:lineRule="auto"/>
        <w:ind w:left="1440"/>
        <w:jc w:val="both"/>
        <w:rPr>
          <w:rFonts w:ascii="Arial" w:eastAsia="Times New Roman" w:hAnsi="Arial" w:cs="Arial"/>
          <w:color w:val="333333"/>
          <w:sz w:val="20"/>
          <w:szCs w:val="20"/>
        </w:rPr>
      </w:pPr>
      <w:proofErr w:type="spellStart"/>
      <w:r w:rsidRPr="004B0FFA">
        <w:rPr>
          <w:rFonts w:ascii="Arial" w:eastAsia="Times New Roman" w:hAnsi="Arial" w:cs="Arial"/>
          <w:color w:val="333333"/>
          <w:sz w:val="20"/>
          <w:szCs w:val="20"/>
        </w:rPr>
        <w:t>sudo</w:t>
      </w:r>
      <w:proofErr w:type="spellEnd"/>
      <w:r w:rsidRPr="004B0FFA">
        <w:rPr>
          <w:rFonts w:ascii="Arial" w:eastAsia="Times New Roman" w:hAnsi="Arial" w:cs="Arial"/>
          <w:color w:val="333333"/>
          <w:sz w:val="20"/>
          <w:szCs w:val="20"/>
        </w:rPr>
        <w:t xml:space="preserve"> make –f arm_v6_linux.mk all when I am running this line, I got the error like this</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r>
      <w:proofErr w:type="spellStart"/>
      <w:r w:rsidRPr="004B0FFA">
        <w:rPr>
          <w:rFonts w:ascii="Arial" w:eastAsia="Times New Roman" w:hAnsi="Arial" w:cs="Arial"/>
          <w:color w:val="333333"/>
          <w:sz w:val="20"/>
          <w:szCs w:val="20"/>
        </w:rPr>
        <w:t>pi@</w:t>
      </w:r>
      <w:proofErr w:type="gramStart"/>
      <w:r w:rsidRPr="004B0FFA">
        <w:rPr>
          <w:rFonts w:ascii="Arial" w:eastAsia="Times New Roman" w:hAnsi="Arial" w:cs="Arial"/>
          <w:color w:val="333333"/>
          <w:sz w:val="20"/>
          <w:szCs w:val="20"/>
        </w:rPr>
        <w:t>raspberrypi</w:t>
      </w:r>
      <w:proofErr w:type="spellEnd"/>
      <w:r w:rsidRPr="004B0FFA">
        <w:rPr>
          <w:rFonts w:ascii="Arial" w:eastAsia="Times New Roman" w:hAnsi="Arial" w:cs="Arial"/>
          <w:color w:val="333333"/>
          <w:sz w:val="20"/>
          <w:szCs w:val="20"/>
        </w:rPr>
        <w:t>:~</w:t>
      </w:r>
      <w:proofErr w:type="gramEnd"/>
      <w:r w:rsidRPr="004B0FFA">
        <w:rPr>
          <w:rFonts w:ascii="Arial" w:eastAsia="Times New Roman" w:hAnsi="Arial" w:cs="Arial"/>
          <w:color w:val="333333"/>
          <w:sz w:val="20"/>
          <w:szCs w:val="20"/>
        </w:rPr>
        <w:t>/Downloads/snap7-full-1.2.1/build/</w:t>
      </w:r>
      <w:proofErr w:type="spellStart"/>
      <w:r w:rsidRPr="004B0FFA">
        <w:rPr>
          <w:rFonts w:ascii="Arial" w:eastAsia="Times New Roman" w:hAnsi="Arial" w:cs="Arial"/>
          <w:color w:val="333333"/>
          <w:sz w:val="20"/>
          <w:szCs w:val="20"/>
        </w:rPr>
        <w:t>unix</w:t>
      </w:r>
      <w:proofErr w:type="spellEnd"/>
      <w:r w:rsidRPr="004B0FFA">
        <w:rPr>
          <w:rFonts w:ascii="Arial" w:eastAsia="Times New Roman" w:hAnsi="Arial" w:cs="Arial"/>
          <w:color w:val="333333"/>
          <w:sz w:val="20"/>
          <w:szCs w:val="20"/>
        </w:rPr>
        <w:t xml:space="preserve"> $ </w:t>
      </w:r>
      <w:proofErr w:type="spellStart"/>
      <w:r w:rsidRPr="004B0FFA">
        <w:rPr>
          <w:rFonts w:ascii="Arial" w:eastAsia="Times New Roman" w:hAnsi="Arial" w:cs="Arial"/>
          <w:color w:val="333333"/>
          <w:sz w:val="20"/>
          <w:szCs w:val="20"/>
        </w:rPr>
        <w:t>sudo</w:t>
      </w:r>
      <w:proofErr w:type="spellEnd"/>
      <w:r w:rsidRPr="004B0FFA">
        <w:rPr>
          <w:rFonts w:ascii="Arial" w:eastAsia="Times New Roman" w:hAnsi="Arial" w:cs="Arial"/>
          <w:color w:val="333333"/>
          <w:sz w:val="20"/>
          <w:szCs w:val="20"/>
        </w:rPr>
        <w:t xml:space="preserve"> make –f arm_v6_linux.mk all</w:t>
      </w:r>
      <w:r w:rsidRPr="004B0FFA">
        <w:rPr>
          <w:rFonts w:ascii="Arial" w:eastAsia="Times New Roman" w:hAnsi="Arial" w:cs="Arial"/>
          <w:color w:val="333333"/>
          <w:sz w:val="20"/>
          <w:szCs w:val="20"/>
        </w:rPr>
        <w:br/>
        <w:t>make: *** No rule to make target '–f'. Stop.</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 xml:space="preserve">Please help me to overcome that </w:t>
      </w:r>
      <w:proofErr w:type="spellStart"/>
      <w:proofErr w:type="gramStart"/>
      <w:r w:rsidRPr="004B0FFA">
        <w:rPr>
          <w:rFonts w:ascii="Arial" w:eastAsia="Times New Roman" w:hAnsi="Arial" w:cs="Arial"/>
          <w:color w:val="333333"/>
          <w:sz w:val="20"/>
          <w:szCs w:val="20"/>
        </w:rPr>
        <w:t>error.thanks</w:t>
      </w:r>
      <w:proofErr w:type="spellEnd"/>
      <w:proofErr w:type="gramEnd"/>
      <w:r w:rsidRPr="004B0FFA">
        <w:rPr>
          <w:rFonts w:ascii="Arial" w:eastAsia="Times New Roman" w:hAnsi="Arial" w:cs="Arial"/>
          <w:color w:val="333333"/>
          <w:sz w:val="20"/>
          <w:szCs w:val="20"/>
        </w:rPr>
        <w:t xml:space="preserve"> in advance.</w:t>
      </w:r>
      <w:r w:rsidRPr="004B0FFA">
        <w:rPr>
          <w:rFonts w:ascii="Arial" w:eastAsia="Times New Roman" w:hAnsi="Arial" w:cs="Arial"/>
          <w:color w:val="333333"/>
          <w:sz w:val="20"/>
          <w:szCs w:val="20"/>
        </w:rPr>
        <w:br/>
      </w:r>
    </w:p>
    <w:p w14:paraId="5F1B8324"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29" w:tgtFrame="_self" w:history="1">
        <w:r w:rsidRPr="004B0FFA">
          <w:rPr>
            <w:rFonts w:ascii="Arial" w:eastAsia="Times New Roman" w:hAnsi="Arial" w:cs="Arial"/>
            <w:color w:val="D52A33"/>
            <w:sz w:val="24"/>
            <w:szCs w:val="24"/>
            <w:u w:val="single"/>
          </w:rPr>
          <w:t>Reply</w:t>
        </w:r>
      </w:hyperlink>
    </w:p>
    <w:p w14:paraId="3D82DFBC" w14:textId="77777777" w:rsidR="004B0FFA" w:rsidRPr="004B0FFA" w:rsidRDefault="004B0FFA" w:rsidP="004B0FFA">
      <w:pPr>
        <w:shd w:val="clear" w:color="auto" w:fill="FEFDFA"/>
        <w:spacing w:after="0" w:line="240" w:lineRule="auto"/>
        <w:ind w:left="1260"/>
        <w:rPr>
          <w:rFonts w:ascii="Arial" w:eastAsia="Times New Roman" w:hAnsi="Arial" w:cs="Arial"/>
          <w:color w:val="333333"/>
          <w:sz w:val="20"/>
          <w:szCs w:val="20"/>
        </w:rPr>
      </w:pPr>
      <w:hyperlink r:id="rId30" w:tgtFrame="_self" w:history="1">
        <w:r w:rsidRPr="004B0FFA">
          <w:rPr>
            <w:rFonts w:ascii="Arial" w:eastAsia="Times New Roman" w:hAnsi="Arial" w:cs="Arial"/>
            <w:color w:val="D52A33"/>
            <w:sz w:val="24"/>
            <w:szCs w:val="24"/>
            <w:u w:val="single"/>
          </w:rPr>
          <w:t>Replies</w:t>
        </w:r>
      </w:hyperlink>
    </w:p>
    <w:p w14:paraId="60CDF919" w14:textId="572DA630" w:rsidR="004B0FFA" w:rsidRPr="004B0FFA" w:rsidRDefault="004B0FFA" w:rsidP="004B0FFA">
      <w:pPr>
        <w:numPr>
          <w:ilvl w:val="1"/>
          <w:numId w:val="3"/>
        </w:numPr>
        <w:shd w:val="clear" w:color="auto" w:fill="FEFDFA"/>
        <w:spacing w:after="240" w:line="240" w:lineRule="auto"/>
        <w:ind w:left="1980"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046B6D2C" wp14:editId="4178ED1F">
            <wp:extent cx="335280" cy="3352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58DA3110" w14:textId="77777777" w:rsidR="004B0FFA" w:rsidRPr="004B0FFA" w:rsidRDefault="004B0FFA" w:rsidP="004B0FFA">
      <w:pPr>
        <w:shd w:val="clear" w:color="auto" w:fill="FEFDFA"/>
        <w:spacing w:after="240" w:line="240" w:lineRule="auto"/>
        <w:ind w:left="2700"/>
        <w:rPr>
          <w:rFonts w:ascii="Arial" w:eastAsia="Times New Roman" w:hAnsi="Arial" w:cs="Arial"/>
          <w:color w:val="333333"/>
          <w:sz w:val="20"/>
          <w:szCs w:val="20"/>
        </w:rPr>
      </w:pPr>
      <w:hyperlink r:id="rId31" w:history="1">
        <w:r w:rsidRPr="004B0FFA">
          <w:rPr>
            <w:rFonts w:ascii="Arial" w:eastAsia="Times New Roman" w:hAnsi="Arial" w:cs="Arial"/>
            <w:b/>
            <w:bCs/>
            <w:color w:val="D52A33"/>
            <w:sz w:val="24"/>
            <w:szCs w:val="24"/>
            <w:u w:val="single"/>
          </w:rPr>
          <w:t xml:space="preserve">A </w:t>
        </w:r>
        <w:proofErr w:type="spellStart"/>
        <w:r w:rsidRPr="004B0FFA">
          <w:rPr>
            <w:rFonts w:ascii="Arial" w:eastAsia="Times New Roman" w:hAnsi="Arial" w:cs="Arial"/>
            <w:b/>
            <w:bCs/>
            <w:color w:val="D52A33"/>
            <w:sz w:val="24"/>
            <w:szCs w:val="24"/>
            <w:u w:val="single"/>
          </w:rPr>
          <w:t>Life</w:t>
        </w:r>
      </w:hyperlink>
      <w:hyperlink r:id="rId32" w:anchor="c1716976868530577743" w:history="1">
        <w:r w:rsidRPr="004B0FFA">
          <w:rPr>
            <w:rFonts w:ascii="Arial" w:eastAsia="Times New Roman" w:hAnsi="Arial" w:cs="Arial"/>
            <w:color w:val="D52A33"/>
            <w:sz w:val="24"/>
            <w:szCs w:val="24"/>
            <w:u w:val="single"/>
          </w:rPr>
          <w:t>July</w:t>
        </w:r>
        <w:proofErr w:type="spellEnd"/>
        <w:r w:rsidRPr="004B0FFA">
          <w:rPr>
            <w:rFonts w:ascii="Arial" w:eastAsia="Times New Roman" w:hAnsi="Arial" w:cs="Arial"/>
            <w:color w:val="D52A33"/>
            <w:sz w:val="24"/>
            <w:szCs w:val="24"/>
            <w:u w:val="single"/>
          </w:rPr>
          <w:t xml:space="preserve"> 3, 2019 at 12:55 PM</w:t>
        </w:r>
      </w:hyperlink>
    </w:p>
    <w:p w14:paraId="45990BC1" w14:textId="77777777" w:rsidR="004B0FFA" w:rsidRPr="004B0FFA" w:rsidRDefault="004B0FFA" w:rsidP="004B0FFA">
      <w:pPr>
        <w:shd w:val="clear" w:color="auto" w:fill="FEFDFA"/>
        <w:spacing w:after="120" w:line="240" w:lineRule="auto"/>
        <w:ind w:left="2700"/>
        <w:jc w:val="both"/>
        <w:rPr>
          <w:rFonts w:ascii="Arial" w:eastAsia="Times New Roman" w:hAnsi="Arial" w:cs="Arial"/>
          <w:color w:val="333333"/>
          <w:sz w:val="20"/>
          <w:szCs w:val="20"/>
        </w:rPr>
      </w:pPr>
      <w:r w:rsidRPr="004B0FFA">
        <w:rPr>
          <w:rFonts w:ascii="Arial" w:eastAsia="Times New Roman" w:hAnsi="Arial" w:cs="Arial"/>
          <w:color w:val="333333"/>
          <w:sz w:val="20"/>
          <w:szCs w:val="20"/>
        </w:rPr>
        <w:t xml:space="preserve">Hi, </w:t>
      </w:r>
      <w:proofErr w:type="gramStart"/>
      <w:r w:rsidRPr="004B0FFA">
        <w:rPr>
          <w:rFonts w:ascii="Arial" w:eastAsia="Times New Roman" w:hAnsi="Arial" w:cs="Arial"/>
          <w:color w:val="333333"/>
          <w:sz w:val="20"/>
          <w:szCs w:val="20"/>
        </w:rPr>
        <w:t>Please</w:t>
      </w:r>
      <w:proofErr w:type="gramEnd"/>
      <w:r w:rsidRPr="004B0FFA">
        <w:rPr>
          <w:rFonts w:ascii="Arial" w:eastAsia="Times New Roman" w:hAnsi="Arial" w:cs="Arial"/>
          <w:color w:val="333333"/>
          <w:sz w:val="20"/>
          <w:szCs w:val="20"/>
        </w:rPr>
        <w:t xml:space="preserve"> use the following instead:</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r>
      <w:proofErr w:type="spellStart"/>
      <w:r w:rsidRPr="004B0FFA">
        <w:rPr>
          <w:rFonts w:ascii="Arial" w:eastAsia="Times New Roman" w:hAnsi="Arial" w:cs="Arial"/>
          <w:color w:val="333333"/>
          <w:sz w:val="20"/>
          <w:szCs w:val="20"/>
        </w:rPr>
        <w:t>sudo</w:t>
      </w:r>
      <w:proofErr w:type="spellEnd"/>
      <w:r w:rsidRPr="004B0FFA">
        <w:rPr>
          <w:rFonts w:ascii="Arial" w:eastAsia="Times New Roman" w:hAnsi="Arial" w:cs="Arial"/>
          <w:color w:val="333333"/>
          <w:sz w:val="20"/>
          <w:szCs w:val="20"/>
        </w:rPr>
        <w:t xml:space="preserve"> make -f arm_v6_linux.mk</w:t>
      </w:r>
    </w:p>
    <w:p w14:paraId="1B64B5E5" w14:textId="4CA36952" w:rsidR="004B0FFA" w:rsidRPr="004B0FFA" w:rsidRDefault="004B0FFA" w:rsidP="004B0FFA">
      <w:pPr>
        <w:numPr>
          <w:ilvl w:val="1"/>
          <w:numId w:val="3"/>
        </w:numPr>
        <w:shd w:val="clear" w:color="auto" w:fill="FEFDFA"/>
        <w:spacing w:after="240" w:line="240" w:lineRule="auto"/>
        <w:ind w:left="1980"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2847D613" wp14:editId="4A9B8E00">
            <wp:extent cx="335280" cy="335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01A2D050" w14:textId="77777777" w:rsidR="004B0FFA" w:rsidRPr="004B0FFA" w:rsidRDefault="004B0FFA" w:rsidP="004B0FFA">
      <w:pPr>
        <w:shd w:val="clear" w:color="auto" w:fill="FEFDFA"/>
        <w:spacing w:after="240" w:line="240" w:lineRule="auto"/>
        <w:ind w:left="2700"/>
        <w:rPr>
          <w:rFonts w:ascii="Arial" w:eastAsia="Times New Roman" w:hAnsi="Arial" w:cs="Arial"/>
          <w:color w:val="333333"/>
          <w:sz w:val="20"/>
          <w:szCs w:val="20"/>
        </w:rPr>
      </w:pPr>
      <w:hyperlink r:id="rId33" w:history="1">
        <w:proofErr w:type="spellStart"/>
        <w:r w:rsidRPr="004B0FFA">
          <w:rPr>
            <w:rFonts w:ascii="Arial" w:eastAsia="Times New Roman" w:hAnsi="Arial" w:cs="Arial"/>
            <w:b/>
            <w:bCs/>
            <w:color w:val="D52A33"/>
            <w:sz w:val="24"/>
            <w:szCs w:val="24"/>
            <w:u w:val="single"/>
          </w:rPr>
          <w:t>aicomings</w:t>
        </w:r>
      </w:hyperlink>
      <w:hyperlink r:id="rId34" w:anchor="c6993149115112501646" w:history="1">
        <w:r w:rsidRPr="004B0FFA">
          <w:rPr>
            <w:rFonts w:ascii="Arial" w:eastAsia="Times New Roman" w:hAnsi="Arial" w:cs="Arial"/>
            <w:color w:val="D52A33"/>
            <w:sz w:val="24"/>
            <w:szCs w:val="24"/>
            <w:u w:val="single"/>
          </w:rPr>
          <w:t>September</w:t>
        </w:r>
        <w:proofErr w:type="spellEnd"/>
        <w:r w:rsidRPr="004B0FFA">
          <w:rPr>
            <w:rFonts w:ascii="Arial" w:eastAsia="Times New Roman" w:hAnsi="Arial" w:cs="Arial"/>
            <w:color w:val="D52A33"/>
            <w:sz w:val="24"/>
            <w:szCs w:val="24"/>
            <w:u w:val="single"/>
          </w:rPr>
          <w:t xml:space="preserve"> 23, 2021 at 5:30 AM</w:t>
        </w:r>
      </w:hyperlink>
    </w:p>
    <w:p w14:paraId="5E1E306D" w14:textId="77777777" w:rsidR="004B0FFA" w:rsidRPr="004B0FFA" w:rsidRDefault="004B0FFA" w:rsidP="004B0FFA">
      <w:pPr>
        <w:shd w:val="clear" w:color="auto" w:fill="FEFDFA"/>
        <w:spacing w:after="120" w:line="240" w:lineRule="auto"/>
        <w:ind w:left="2700"/>
        <w:jc w:val="both"/>
        <w:rPr>
          <w:rFonts w:ascii="Arial" w:eastAsia="Times New Roman" w:hAnsi="Arial" w:cs="Arial"/>
          <w:color w:val="333333"/>
          <w:sz w:val="20"/>
          <w:szCs w:val="20"/>
        </w:rPr>
      </w:pPr>
      <w:r w:rsidRPr="004B0FFA">
        <w:rPr>
          <w:rFonts w:ascii="Arial" w:eastAsia="Times New Roman" w:hAnsi="Arial" w:cs="Arial"/>
          <w:color w:val="333333"/>
          <w:sz w:val="20"/>
          <w:szCs w:val="20"/>
        </w:rPr>
        <w:t>the "-f" should be written by yourself.</w:t>
      </w:r>
    </w:p>
    <w:p w14:paraId="4734BB9C" w14:textId="77777777" w:rsidR="004B0FFA" w:rsidRPr="004B0FFA" w:rsidRDefault="004B0FFA" w:rsidP="004B0FFA">
      <w:pPr>
        <w:shd w:val="clear" w:color="auto" w:fill="FEFDFA"/>
        <w:spacing w:after="120" w:line="240" w:lineRule="auto"/>
        <w:ind w:left="1980"/>
        <w:rPr>
          <w:rFonts w:ascii="Arial" w:eastAsia="Times New Roman" w:hAnsi="Arial" w:cs="Arial"/>
          <w:color w:val="333333"/>
          <w:sz w:val="20"/>
          <w:szCs w:val="20"/>
        </w:rPr>
      </w:pPr>
      <w:hyperlink r:id="rId35" w:tgtFrame="_self" w:history="1">
        <w:r w:rsidRPr="004B0FFA">
          <w:rPr>
            <w:rFonts w:ascii="Arial" w:eastAsia="Times New Roman" w:hAnsi="Arial" w:cs="Arial"/>
            <w:b/>
            <w:bCs/>
            <w:color w:val="D52A33"/>
            <w:sz w:val="24"/>
            <w:szCs w:val="24"/>
            <w:u w:val="single"/>
          </w:rPr>
          <w:t>Reply</w:t>
        </w:r>
      </w:hyperlink>
    </w:p>
    <w:p w14:paraId="4D0E3832" w14:textId="38D4FC65"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66EC6D5E" wp14:editId="2C5E4DA2">
            <wp:extent cx="335280" cy="3352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358EBEEA"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36" w:history="1">
        <w:proofErr w:type="spellStart"/>
        <w:r w:rsidRPr="004B0FFA">
          <w:rPr>
            <w:rFonts w:ascii="Arial" w:eastAsia="Times New Roman" w:hAnsi="Arial" w:cs="Arial"/>
            <w:b/>
            <w:bCs/>
            <w:color w:val="D52A33"/>
            <w:sz w:val="24"/>
            <w:szCs w:val="24"/>
            <w:u w:val="single"/>
          </w:rPr>
          <w:t>Unknown</w:t>
        </w:r>
      </w:hyperlink>
      <w:hyperlink r:id="rId37" w:anchor="c4220034026547530432" w:history="1">
        <w:r w:rsidRPr="004B0FFA">
          <w:rPr>
            <w:rFonts w:ascii="Arial" w:eastAsia="Times New Roman" w:hAnsi="Arial" w:cs="Arial"/>
            <w:color w:val="D52A33"/>
            <w:sz w:val="24"/>
            <w:szCs w:val="24"/>
            <w:u w:val="single"/>
          </w:rPr>
          <w:t>February</w:t>
        </w:r>
        <w:proofErr w:type="spellEnd"/>
        <w:r w:rsidRPr="004B0FFA">
          <w:rPr>
            <w:rFonts w:ascii="Arial" w:eastAsia="Times New Roman" w:hAnsi="Arial" w:cs="Arial"/>
            <w:color w:val="D52A33"/>
            <w:sz w:val="24"/>
            <w:szCs w:val="24"/>
            <w:u w:val="single"/>
          </w:rPr>
          <w:t xml:space="preserve"> 27, 2019 at 7:37 AM</w:t>
        </w:r>
      </w:hyperlink>
    </w:p>
    <w:p w14:paraId="403EEE4D"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t xml:space="preserve">Don't copy the line, write yourself the line. (Sorry for my </w:t>
      </w:r>
      <w:proofErr w:type="spellStart"/>
      <w:r w:rsidRPr="004B0FFA">
        <w:rPr>
          <w:rFonts w:ascii="Arial" w:eastAsia="Times New Roman" w:hAnsi="Arial" w:cs="Arial"/>
          <w:color w:val="333333"/>
          <w:sz w:val="20"/>
          <w:szCs w:val="20"/>
        </w:rPr>
        <w:t>english</w:t>
      </w:r>
      <w:proofErr w:type="spellEnd"/>
      <w:r w:rsidRPr="004B0FFA">
        <w:rPr>
          <w:rFonts w:ascii="Arial" w:eastAsia="Times New Roman" w:hAnsi="Arial" w:cs="Arial"/>
          <w:color w:val="333333"/>
          <w:sz w:val="20"/>
          <w:szCs w:val="20"/>
        </w:rPr>
        <w:t>, is very basic.)</w:t>
      </w:r>
    </w:p>
    <w:p w14:paraId="4948CAE7"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38" w:tgtFrame="_self" w:history="1">
        <w:r w:rsidRPr="004B0FFA">
          <w:rPr>
            <w:rFonts w:ascii="Arial" w:eastAsia="Times New Roman" w:hAnsi="Arial" w:cs="Arial"/>
            <w:color w:val="D52A33"/>
            <w:sz w:val="24"/>
            <w:szCs w:val="24"/>
            <w:u w:val="single"/>
          </w:rPr>
          <w:t>Reply</w:t>
        </w:r>
      </w:hyperlink>
    </w:p>
    <w:p w14:paraId="089CCBF9" w14:textId="13F81515"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172CA085" wp14:editId="30CBC2AC">
            <wp:extent cx="335280" cy="335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0249D0F3"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39" w:history="1">
        <w:r w:rsidRPr="004B0FFA">
          <w:rPr>
            <w:rFonts w:ascii="Arial" w:eastAsia="Times New Roman" w:hAnsi="Arial" w:cs="Arial"/>
            <w:b/>
            <w:bCs/>
            <w:color w:val="D52A33"/>
            <w:sz w:val="24"/>
            <w:szCs w:val="24"/>
            <w:u w:val="single"/>
          </w:rPr>
          <w:t xml:space="preserve">Mani </w:t>
        </w:r>
        <w:proofErr w:type="spellStart"/>
        <w:r w:rsidRPr="004B0FFA">
          <w:rPr>
            <w:rFonts w:ascii="Arial" w:eastAsia="Times New Roman" w:hAnsi="Arial" w:cs="Arial"/>
            <w:b/>
            <w:bCs/>
            <w:color w:val="D52A33"/>
            <w:sz w:val="24"/>
            <w:szCs w:val="24"/>
            <w:u w:val="single"/>
          </w:rPr>
          <w:t>Ram</w:t>
        </w:r>
      </w:hyperlink>
      <w:hyperlink r:id="rId40" w:anchor="c1873283635354107357" w:history="1">
        <w:r w:rsidRPr="004B0FFA">
          <w:rPr>
            <w:rFonts w:ascii="Arial" w:eastAsia="Times New Roman" w:hAnsi="Arial" w:cs="Arial"/>
            <w:color w:val="D52A33"/>
            <w:sz w:val="24"/>
            <w:szCs w:val="24"/>
            <w:u w:val="single"/>
          </w:rPr>
          <w:t>February</w:t>
        </w:r>
        <w:proofErr w:type="spellEnd"/>
        <w:r w:rsidRPr="004B0FFA">
          <w:rPr>
            <w:rFonts w:ascii="Arial" w:eastAsia="Times New Roman" w:hAnsi="Arial" w:cs="Arial"/>
            <w:color w:val="D52A33"/>
            <w:sz w:val="24"/>
            <w:szCs w:val="24"/>
            <w:u w:val="single"/>
          </w:rPr>
          <w:t xml:space="preserve"> 27, 2019 at 12:55 PM</w:t>
        </w:r>
      </w:hyperlink>
    </w:p>
    <w:p w14:paraId="64E1A44F"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t>This comment has been removed by the author.</w:t>
      </w:r>
    </w:p>
    <w:p w14:paraId="3F696715"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41" w:tgtFrame="_self" w:history="1">
        <w:r w:rsidRPr="004B0FFA">
          <w:rPr>
            <w:rFonts w:ascii="Arial" w:eastAsia="Times New Roman" w:hAnsi="Arial" w:cs="Arial"/>
            <w:color w:val="D52A33"/>
            <w:sz w:val="24"/>
            <w:szCs w:val="24"/>
            <w:u w:val="single"/>
          </w:rPr>
          <w:t>Reply</w:t>
        </w:r>
      </w:hyperlink>
    </w:p>
    <w:p w14:paraId="49A46F30" w14:textId="546D1F79"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2616BAFA" wp14:editId="71408CF9">
            <wp:extent cx="335280" cy="335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444A671E"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42" w:history="1">
        <w:r w:rsidRPr="004B0FFA">
          <w:rPr>
            <w:rFonts w:ascii="Arial" w:eastAsia="Times New Roman" w:hAnsi="Arial" w:cs="Arial"/>
            <w:b/>
            <w:bCs/>
            <w:color w:val="D52A33"/>
            <w:sz w:val="24"/>
            <w:szCs w:val="24"/>
            <w:u w:val="single"/>
          </w:rPr>
          <w:t xml:space="preserve">Mani </w:t>
        </w:r>
        <w:proofErr w:type="spellStart"/>
        <w:r w:rsidRPr="004B0FFA">
          <w:rPr>
            <w:rFonts w:ascii="Arial" w:eastAsia="Times New Roman" w:hAnsi="Arial" w:cs="Arial"/>
            <w:b/>
            <w:bCs/>
            <w:color w:val="D52A33"/>
            <w:sz w:val="24"/>
            <w:szCs w:val="24"/>
            <w:u w:val="single"/>
          </w:rPr>
          <w:t>Ram</w:t>
        </w:r>
      </w:hyperlink>
      <w:hyperlink r:id="rId43" w:anchor="c6318066253681404900" w:history="1">
        <w:r w:rsidRPr="004B0FFA">
          <w:rPr>
            <w:rFonts w:ascii="Arial" w:eastAsia="Times New Roman" w:hAnsi="Arial" w:cs="Arial"/>
            <w:color w:val="D52A33"/>
            <w:sz w:val="24"/>
            <w:szCs w:val="24"/>
            <w:u w:val="single"/>
          </w:rPr>
          <w:t>February</w:t>
        </w:r>
        <w:proofErr w:type="spellEnd"/>
        <w:r w:rsidRPr="004B0FFA">
          <w:rPr>
            <w:rFonts w:ascii="Arial" w:eastAsia="Times New Roman" w:hAnsi="Arial" w:cs="Arial"/>
            <w:color w:val="D52A33"/>
            <w:sz w:val="24"/>
            <w:szCs w:val="24"/>
            <w:u w:val="single"/>
          </w:rPr>
          <w:t xml:space="preserve"> 27, 2019 at 12:56 PM</w:t>
        </w:r>
      </w:hyperlink>
    </w:p>
    <w:p w14:paraId="7562CC34"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t>I too have the same error for the line "</w:t>
      </w:r>
      <w:proofErr w:type="spellStart"/>
      <w:r w:rsidRPr="004B0FFA">
        <w:rPr>
          <w:rFonts w:ascii="Arial" w:eastAsia="Times New Roman" w:hAnsi="Arial" w:cs="Arial"/>
          <w:color w:val="333333"/>
          <w:sz w:val="20"/>
          <w:szCs w:val="20"/>
        </w:rPr>
        <w:t>sudo</w:t>
      </w:r>
      <w:proofErr w:type="spellEnd"/>
      <w:r w:rsidRPr="004B0FFA">
        <w:rPr>
          <w:rFonts w:ascii="Arial" w:eastAsia="Times New Roman" w:hAnsi="Arial" w:cs="Arial"/>
          <w:color w:val="333333"/>
          <w:sz w:val="20"/>
          <w:szCs w:val="20"/>
        </w:rPr>
        <w:t xml:space="preserve"> make –f arm_v6_linux.mk all"</w:t>
      </w:r>
      <w:r w:rsidRPr="004B0FFA">
        <w:rPr>
          <w:rFonts w:ascii="Arial" w:eastAsia="Times New Roman" w:hAnsi="Arial" w:cs="Arial"/>
          <w:color w:val="333333"/>
          <w:sz w:val="20"/>
          <w:szCs w:val="20"/>
        </w:rPr>
        <w:br/>
        <w:t>Help me to overcome this problem.</w:t>
      </w:r>
    </w:p>
    <w:p w14:paraId="6A40CCB7"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44" w:tgtFrame="_self" w:history="1">
        <w:r w:rsidRPr="004B0FFA">
          <w:rPr>
            <w:rFonts w:ascii="Arial" w:eastAsia="Times New Roman" w:hAnsi="Arial" w:cs="Arial"/>
            <w:color w:val="D52A33"/>
            <w:sz w:val="24"/>
            <w:szCs w:val="24"/>
            <w:u w:val="single"/>
          </w:rPr>
          <w:t>Reply</w:t>
        </w:r>
      </w:hyperlink>
    </w:p>
    <w:p w14:paraId="52FA82FD" w14:textId="77777777" w:rsidR="004B0FFA" w:rsidRPr="004B0FFA" w:rsidRDefault="004B0FFA" w:rsidP="004B0FFA">
      <w:pPr>
        <w:shd w:val="clear" w:color="auto" w:fill="FEFDFA"/>
        <w:spacing w:after="0" w:line="240" w:lineRule="auto"/>
        <w:ind w:left="1260"/>
        <w:rPr>
          <w:rFonts w:ascii="Arial" w:eastAsia="Times New Roman" w:hAnsi="Arial" w:cs="Arial"/>
          <w:color w:val="333333"/>
          <w:sz w:val="20"/>
          <w:szCs w:val="20"/>
        </w:rPr>
      </w:pPr>
      <w:hyperlink r:id="rId45" w:tgtFrame="_self" w:history="1">
        <w:r w:rsidRPr="004B0FFA">
          <w:rPr>
            <w:rFonts w:ascii="Arial" w:eastAsia="Times New Roman" w:hAnsi="Arial" w:cs="Arial"/>
            <w:color w:val="D52A33"/>
            <w:sz w:val="24"/>
            <w:szCs w:val="24"/>
            <w:u w:val="single"/>
          </w:rPr>
          <w:t>Replies</w:t>
        </w:r>
      </w:hyperlink>
    </w:p>
    <w:p w14:paraId="6F7FFD12" w14:textId="3644EE33" w:rsidR="004B0FFA" w:rsidRPr="004B0FFA" w:rsidRDefault="004B0FFA" w:rsidP="004B0FFA">
      <w:pPr>
        <w:numPr>
          <w:ilvl w:val="1"/>
          <w:numId w:val="3"/>
        </w:numPr>
        <w:shd w:val="clear" w:color="auto" w:fill="FEFDFA"/>
        <w:spacing w:after="240" w:line="240" w:lineRule="auto"/>
        <w:ind w:left="1980"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510FC630" wp14:editId="225BC944">
            <wp:extent cx="335280" cy="335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1C1CA197" w14:textId="77777777" w:rsidR="004B0FFA" w:rsidRPr="004B0FFA" w:rsidRDefault="004B0FFA" w:rsidP="004B0FFA">
      <w:pPr>
        <w:shd w:val="clear" w:color="auto" w:fill="FEFDFA"/>
        <w:spacing w:after="120" w:line="240" w:lineRule="auto"/>
        <w:ind w:left="2700"/>
        <w:rPr>
          <w:rFonts w:ascii="Arial" w:eastAsia="Times New Roman" w:hAnsi="Arial" w:cs="Arial"/>
          <w:color w:val="333333"/>
          <w:sz w:val="20"/>
          <w:szCs w:val="20"/>
        </w:rPr>
      </w:pPr>
      <w:hyperlink r:id="rId46" w:history="1">
        <w:proofErr w:type="spellStart"/>
        <w:r w:rsidRPr="004B0FFA">
          <w:rPr>
            <w:rFonts w:ascii="Arial" w:eastAsia="Times New Roman" w:hAnsi="Arial" w:cs="Arial"/>
            <w:b/>
            <w:bCs/>
            <w:color w:val="D52A33"/>
            <w:sz w:val="24"/>
            <w:szCs w:val="24"/>
            <w:u w:val="single"/>
          </w:rPr>
          <w:t>Nate</w:t>
        </w:r>
      </w:hyperlink>
      <w:hyperlink r:id="rId47" w:anchor="c9185105824258742063" w:history="1">
        <w:r w:rsidRPr="004B0FFA">
          <w:rPr>
            <w:rFonts w:ascii="Arial" w:eastAsia="Times New Roman" w:hAnsi="Arial" w:cs="Arial"/>
            <w:color w:val="D52A33"/>
            <w:sz w:val="24"/>
            <w:szCs w:val="24"/>
            <w:u w:val="single"/>
          </w:rPr>
          <w:t>February</w:t>
        </w:r>
        <w:proofErr w:type="spellEnd"/>
        <w:r w:rsidRPr="004B0FFA">
          <w:rPr>
            <w:rFonts w:ascii="Arial" w:eastAsia="Times New Roman" w:hAnsi="Arial" w:cs="Arial"/>
            <w:color w:val="D52A33"/>
            <w:sz w:val="24"/>
            <w:szCs w:val="24"/>
            <w:u w:val="single"/>
          </w:rPr>
          <w:t xml:space="preserve"> 27, 2019 at 1:07 PM</w:t>
        </w:r>
      </w:hyperlink>
    </w:p>
    <w:p w14:paraId="116FCFB0" w14:textId="77777777" w:rsidR="004B0FFA" w:rsidRPr="004B0FFA" w:rsidRDefault="004B0FFA" w:rsidP="004B0FFA">
      <w:pPr>
        <w:shd w:val="clear" w:color="auto" w:fill="FEFDFA"/>
        <w:spacing w:after="120" w:line="240" w:lineRule="auto"/>
        <w:ind w:left="2700"/>
        <w:jc w:val="both"/>
        <w:rPr>
          <w:rFonts w:ascii="Arial" w:eastAsia="Times New Roman" w:hAnsi="Arial" w:cs="Arial"/>
          <w:color w:val="333333"/>
          <w:sz w:val="20"/>
          <w:szCs w:val="20"/>
        </w:rPr>
      </w:pPr>
      <w:r w:rsidRPr="004B0FFA">
        <w:rPr>
          <w:rFonts w:ascii="Arial" w:eastAsia="Times New Roman" w:hAnsi="Arial" w:cs="Arial"/>
          <w:color w:val="333333"/>
          <w:sz w:val="20"/>
          <w:szCs w:val="20"/>
        </w:rPr>
        <w:t xml:space="preserve">you probably are using a Raspberry Pi </w:t>
      </w:r>
      <w:proofErr w:type="gramStart"/>
      <w:r w:rsidRPr="004B0FFA">
        <w:rPr>
          <w:rFonts w:ascii="Arial" w:eastAsia="Times New Roman" w:hAnsi="Arial" w:cs="Arial"/>
          <w:color w:val="333333"/>
          <w:sz w:val="20"/>
          <w:szCs w:val="20"/>
        </w:rPr>
        <w:t>3..</w:t>
      </w:r>
      <w:proofErr w:type="gramEnd"/>
      <w:r w:rsidRPr="004B0FFA">
        <w:rPr>
          <w:rFonts w:ascii="Arial" w:eastAsia="Times New Roman" w:hAnsi="Arial" w:cs="Arial"/>
          <w:color w:val="333333"/>
          <w:sz w:val="20"/>
          <w:szCs w:val="20"/>
        </w:rPr>
        <w:t xml:space="preserve"> which would be</w:t>
      </w:r>
      <w:r w:rsidRPr="004B0FFA">
        <w:rPr>
          <w:rFonts w:ascii="Arial" w:eastAsia="Times New Roman" w:hAnsi="Arial" w:cs="Arial"/>
          <w:color w:val="333333"/>
          <w:sz w:val="20"/>
          <w:szCs w:val="20"/>
        </w:rPr>
        <w:br/>
        <w:t>"</w:t>
      </w:r>
      <w:proofErr w:type="spellStart"/>
      <w:r w:rsidRPr="004B0FFA">
        <w:rPr>
          <w:rFonts w:ascii="Arial" w:eastAsia="Times New Roman" w:hAnsi="Arial" w:cs="Arial"/>
          <w:color w:val="333333"/>
          <w:sz w:val="20"/>
          <w:szCs w:val="20"/>
        </w:rPr>
        <w:t>sudo</w:t>
      </w:r>
      <w:proofErr w:type="spellEnd"/>
      <w:r w:rsidRPr="004B0FFA">
        <w:rPr>
          <w:rFonts w:ascii="Arial" w:eastAsia="Times New Roman" w:hAnsi="Arial" w:cs="Arial"/>
          <w:color w:val="333333"/>
          <w:sz w:val="20"/>
          <w:szCs w:val="20"/>
        </w:rPr>
        <w:t xml:space="preserve"> make -f arm_v7_linux.mk all"</w:t>
      </w:r>
    </w:p>
    <w:p w14:paraId="097F3E66" w14:textId="77777777" w:rsidR="004B0FFA" w:rsidRPr="004B0FFA" w:rsidRDefault="004B0FFA" w:rsidP="004B0FFA">
      <w:pPr>
        <w:shd w:val="clear" w:color="auto" w:fill="FEFDFA"/>
        <w:spacing w:after="120" w:line="240" w:lineRule="auto"/>
        <w:ind w:left="1980"/>
        <w:rPr>
          <w:rFonts w:ascii="Arial" w:eastAsia="Times New Roman" w:hAnsi="Arial" w:cs="Arial"/>
          <w:color w:val="333333"/>
          <w:sz w:val="20"/>
          <w:szCs w:val="20"/>
        </w:rPr>
      </w:pPr>
      <w:hyperlink r:id="rId48" w:tgtFrame="_self" w:history="1">
        <w:r w:rsidRPr="004B0FFA">
          <w:rPr>
            <w:rFonts w:ascii="Arial" w:eastAsia="Times New Roman" w:hAnsi="Arial" w:cs="Arial"/>
            <w:b/>
            <w:bCs/>
            <w:color w:val="D52A33"/>
            <w:sz w:val="24"/>
            <w:szCs w:val="24"/>
            <w:u w:val="single"/>
          </w:rPr>
          <w:t>Reply</w:t>
        </w:r>
      </w:hyperlink>
    </w:p>
    <w:p w14:paraId="71899004" w14:textId="369829C3"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6532F035" wp14:editId="199CFCBA">
            <wp:extent cx="335280" cy="3352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4566D5CD"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49" w:history="1">
        <w:r w:rsidRPr="004B0FFA">
          <w:rPr>
            <w:rFonts w:ascii="Arial" w:eastAsia="Times New Roman" w:hAnsi="Arial" w:cs="Arial"/>
            <w:b/>
            <w:bCs/>
            <w:color w:val="D52A33"/>
            <w:sz w:val="24"/>
            <w:szCs w:val="24"/>
            <w:u w:val="single"/>
          </w:rPr>
          <w:t xml:space="preserve">Mani </w:t>
        </w:r>
        <w:proofErr w:type="spellStart"/>
        <w:r w:rsidRPr="004B0FFA">
          <w:rPr>
            <w:rFonts w:ascii="Arial" w:eastAsia="Times New Roman" w:hAnsi="Arial" w:cs="Arial"/>
            <w:b/>
            <w:bCs/>
            <w:color w:val="D52A33"/>
            <w:sz w:val="24"/>
            <w:szCs w:val="24"/>
            <w:u w:val="single"/>
          </w:rPr>
          <w:t>Ram</w:t>
        </w:r>
      </w:hyperlink>
      <w:hyperlink r:id="rId50" w:anchor="c8626930656646423906" w:history="1">
        <w:r w:rsidRPr="004B0FFA">
          <w:rPr>
            <w:rFonts w:ascii="Arial" w:eastAsia="Times New Roman" w:hAnsi="Arial" w:cs="Arial"/>
            <w:color w:val="D52A33"/>
            <w:sz w:val="24"/>
            <w:szCs w:val="24"/>
            <w:u w:val="single"/>
          </w:rPr>
          <w:t>February</w:t>
        </w:r>
        <w:proofErr w:type="spellEnd"/>
        <w:r w:rsidRPr="004B0FFA">
          <w:rPr>
            <w:rFonts w:ascii="Arial" w:eastAsia="Times New Roman" w:hAnsi="Arial" w:cs="Arial"/>
            <w:color w:val="D52A33"/>
            <w:sz w:val="24"/>
            <w:szCs w:val="24"/>
            <w:u w:val="single"/>
          </w:rPr>
          <w:t xml:space="preserve"> 27, 2019 at 1:08 PM</w:t>
        </w:r>
      </w:hyperlink>
    </w:p>
    <w:p w14:paraId="1524E621"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got it work, thanks :)</w:t>
      </w:r>
    </w:p>
    <w:p w14:paraId="439D2C7F"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51" w:tgtFrame="_self" w:history="1">
        <w:r w:rsidRPr="004B0FFA">
          <w:rPr>
            <w:rFonts w:ascii="Arial" w:eastAsia="Times New Roman" w:hAnsi="Arial" w:cs="Arial"/>
            <w:color w:val="D52A33"/>
            <w:sz w:val="24"/>
            <w:szCs w:val="24"/>
            <w:u w:val="single"/>
          </w:rPr>
          <w:t>Reply</w:t>
        </w:r>
      </w:hyperlink>
    </w:p>
    <w:p w14:paraId="7FC0D9ED" w14:textId="4AB15529"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6E361A1C" wp14:editId="08B60A2F">
            <wp:extent cx="335280" cy="335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2475587A"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52" w:history="1">
        <w:proofErr w:type="spellStart"/>
        <w:r w:rsidRPr="004B0FFA">
          <w:rPr>
            <w:rFonts w:ascii="Arial" w:eastAsia="Times New Roman" w:hAnsi="Arial" w:cs="Arial"/>
            <w:b/>
            <w:bCs/>
            <w:color w:val="D52A33"/>
            <w:sz w:val="24"/>
            <w:szCs w:val="24"/>
            <w:u w:val="single"/>
          </w:rPr>
          <w:t>Sade</w:t>
        </w:r>
      </w:hyperlink>
      <w:hyperlink r:id="rId53" w:anchor="c5336595965207512139" w:history="1">
        <w:r w:rsidRPr="004B0FFA">
          <w:rPr>
            <w:rFonts w:ascii="Arial" w:eastAsia="Times New Roman" w:hAnsi="Arial" w:cs="Arial"/>
            <w:color w:val="D52A33"/>
            <w:sz w:val="24"/>
            <w:szCs w:val="24"/>
            <w:u w:val="single"/>
          </w:rPr>
          <w:t>March</w:t>
        </w:r>
        <w:proofErr w:type="spellEnd"/>
        <w:r w:rsidRPr="004B0FFA">
          <w:rPr>
            <w:rFonts w:ascii="Arial" w:eastAsia="Times New Roman" w:hAnsi="Arial" w:cs="Arial"/>
            <w:color w:val="D52A33"/>
            <w:sz w:val="24"/>
            <w:szCs w:val="24"/>
            <w:u w:val="single"/>
          </w:rPr>
          <w:t xml:space="preserve"> 7, 2019 at 9:51 AM</w:t>
        </w:r>
      </w:hyperlink>
    </w:p>
    <w:p w14:paraId="44D01211"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lastRenderedPageBreak/>
        <w:t>This comment has been removed by the author.</w:t>
      </w:r>
    </w:p>
    <w:p w14:paraId="7D51F688"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54" w:tgtFrame="_self" w:history="1">
        <w:r w:rsidRPr="004B0FFA">
          <w:rPr>
            <w:rFonts w:ascii="Arial" w:eastAsia="Times New Roman" w:hAnsi="Arial" w:cs="Arial"/>
            <w:color w:val="D52A33"/>
            <w:sz w:val="24"/>
            <w:szCs w:val="24"/>
            <w:u w:val="single"/>
          </w:rPr>
          <w:t>Reply</w:t>
        </w:r>
      </w:hyperlink>
    </w:p>
    <w:p w14:paraId="4C6BAFE0" w14:textId="11088447"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2C94A3DA" wp14:editId="786D37F4">
            <wp:extent cx="335280" cy="3352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5A46F093"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55" w:history="1">
        <w:proofErr w:type="spellStart"/>
        <w:r w:rsidRPr="004B0FFA">
          <w:rPr>
            <w:rFonts w:ascii="Arial" w:eastAsia="Times New Roman" w:hAnsi="Arial" w:cs="Arial"/>
            <w:b/>
            <w:bCs/>
            <w:color w:val="D52A33"/>
            <w:sz w:val="24"/>
            <w:szCs w:val="24"/>
            <w:u w:val="single"/>
          </w:rPr>
          <w:t>Unknown</w:t>
        </w:r>
      </w:hyperlink>
      <w:hyperlink r:id="rId56" w:anchor="c5373014806087268982" w:history="1">
        <w:r w:rsidRPr="004B0FFA">
          <w:rPr>
            <w:rFonts w:ascii="Arial" w:eastAsia="Times New Roman" w:hAnsi="Arial" w:cs="Arial"/>
            <w:color w:val="D52A33"/>
            <w:sz w:val="24"/>
            <w:szCs w:val="24"/>
            <w:u w:val="single"/>
          </w:rPr>
          <w:t>March</w:t>
        </w:r>
        <w:proofErr w:type="spellEnd"/>
        <w:r w:rsidRPr="004B0FFA">
          <w:rPr>
            <w:rFonts w:ascii="Arial" w:eastAsia="Times New Roman" w:hAnsi="Arial" w:cs="Arial"/>
            <w:color w:val="D52A33"/>
            <w:sz w:val="24"/>
            <w:szCs w:val="24"/>
            <w:u w:val="single"/>
          </w:rPr>
          <w:t xml:space="preserve"> 19, 2019 at 3:20 AM</w:t>
        </w:r>
      </w:hyperlink>
    </w:p>
    <w:p w14:paraId="6E882D30"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t xml:space="preserve">Hello. I try fix allow above. But </w:t>
      </w:r>
      <w:proofErr w:type="spellStart"/>
      <w:r w:rsidRPr="004B0FFA">
        <w:rPr>
          <w:rFonts w:ascii="Arial" w:eastAsia="Times New Roman" w:hAnsi="Arial" w:cs="Arial"/>
          <w:color w:val="333333"/>
          <w:sz w:val="20"/>
          <w:szCs w:val="20"/>
        </w:rPr>
        <w:t>dont</w:t>
      </w:r>
      <w:proofErr w:type="spellEnd"/>
      <w:r w:rsidRPr="004B0FFA">
        <w:rPr>
          <w:rFonts w:ascii="Arial" w:eastAsia="Times New Roman" w:hAnsi="Arial" w:cs="Arial"/>
          <w:color w:val="333333"/>
          <w:sz w:val="20"/>
          <w:szCs w:val="20"/>
        </w:rPr>
        <w:t xml:space="preserve"> success. Can you help me!</w:t>
      </w:r>
      <w:r w:rsidRPr="004B0FFA">
        <w:rPr>
          <w:rFonts w:ascii="Arial" w:eastAsia="Times New Roman" w:hAnsi="Arial" w:cs="Arial"/>
          <w:color w:val="333333"/>
          <w:sz w:val="20"/>
          <w:szCs w:val="20"/>
        </w:rPr>
        <w:br/>
        <w:t xml:space="preserve">snap7.snap7exceptions.Snap7Exception: can't find snap7 library. If installed, try running </w:t>
      </w:r>
      <w:proofErr w:type="spellStart"/>
      <w:r w:rsidRPr="004B0FFA">
        <w:rPr>
          <w:rFonts w:ascii="Arial" w:eastAsia="Times New Roman" w:hAnsi="Arial" w:cs="Arial"/>
          <w:color w:val="333333"/>
          <w:sz w:val="20"/>
          <w:szCs w:val="20"/>
        </w:rPr>
        <w:t>ldconfig</w:t>
      </w:r>
      <w:proofErr w:type="spellEnd"/>
    </w:p>
    <w:p w14:paraId="793A78F4"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57" w:tgtFrame="_self" w:history="1">
        <w:r w:rsidRPr="004B0FFA">
          <w:rPr>
            <w:rFonts w:ascii="Arial" w:eastAsia="Times New Roman" w:hAnsi="Arial" w:cs="Arial"/>
            <w:color w:val="D52A33"/>
            <w:sz w:val="24"/>
            <w:szCs w:val="24"/>
            <w:u w:val="single"/>
          </w:rPr>
          <w:t>Reply</w:t>
        </w:r>
      </w:hyperlink>
    </w:p>
    <w:p w14:paraId="533F25D8" w14:textId="4ADC4A30"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5D5EA973" wp14:editId="57DCC0C6">
            <wp:extent cx="335280" cy="3352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389BBD64"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58" w:history="1">
        <w:proofErr w:type="spellStart"/>
        <w:r w:rsidRPr="004B0FFA">
          <w:rPr>
            <w:rFonts w:ascii="Arial" w:eastAsia="Times New Roman" w:hAnsi="Arial" w:cs="Arial"/>
            <w:b/>
            <w:bCs/>
            <w:color w:val="D52A33"/>
            <w:sz w:val="24"/>
            <w:szCs w:val="24"/>
            <w:u w:val="single"/>
          </w:rPr>
          <w:t>Nilanj</w:t>
        </w:r>
        <w:proofErr w:type="spellEnd"/>
        <w:r w:rsidRPr="004B0FFA">
          <w:rPr>
            <w:rFonts w:ascii="Arial" w:eastAsia="Times New Roman" w:hAnsi="Arial" w:cs="Arial"/>
            <w:b/>
            <w:bCs/>
            <w:color w:val="D52A33"/>
            <w:sz w:val="24"/>
            <w:szCs w:val="24"/>
            <w:u w:val="single"/>
          </w:rPr>
          <w:t xml:space="preserve"> </w:t>
        </w:r>
        <w:proofErr w:type="spellStart"/>
        <w:r w:rsidRPr="004B0FFA">
          <w:rPr>
            <w:rFonts w:ascii="Arial" w:eastAsia="Times New Roman" w:hAnsi="Arial" w:cs="Arial"/>
            <w:b/>
            <w:bCs/>
            <w:color w:val="D52A33"/>
            <w:sz w:val="24"/>
            <w:szCs w:val="24"/>
            <w:u w:val="single"/>
          </w:rPr>
          <w:t>Patel</w:t>
        </w:r>
      </w:hyperlink>
      <w:hyperlink r:id="rId59" w:anchor="c4316592222716577641" w:history="1">
        <w:r w:rsidRPr="004B0FFA">
          <w:rPr>
            <w:rFonts w:ascii="Arial" w:eastAsia="Times New Roman" w:hAnsi="Arial" w:cs="Arial"/>
            <w:color w:val="D52A33"/>
            <w:sz w:val="24"/>
            <w:szCs w:val="24"/>
            <w:u w:val="single"/>
          </w:rPr>
          <w:t>March</w:t>
        </w:r>
        <w:proofErr w:type="spellEnd"/>
        <w:r w:rsidRPr="004B0FFA">
          <w:rPr>
            <w:rFonts w:ascii="Arial" w:eastAsia="Times New Roman" w:hAnsi="Arial" w:cs="Arial"/>
            <w:color w:val="D52A33"/>
            <w:sz w:val="24"/>
            <w:szCs w:val="24"/>
            <w:u w:val="single"/>
          </w:rPr>
          <w:t xml:space="preserve"> 25, 2019 at 2:09 AM</w:t>
        </w:r>
      </w:hyperlink>
    </w:p>
    <w:p w14:paraId="49BD6AB6"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am not able to read address starting from "MW" of S71200 plc, but can read address starting from "MD" why is that so please help me.</w:t>
      </w:r>
    </w:p>
    <w:p w14:paraId="02B3A99A"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60" w:tgtFrame="_self" w:history="1">
        <w:r w:rsidRPr="004B0FFA">
          <w:rPr>
            <w:rFonts w:ascii="Arial" w:eastAsia="Times New Roman" w:hAnsi="Arial" w:cs="Arial"/>
            <w:color w:val="D52A33"/>
            <w:sz w:val="24"/>
            <w:szCs w:val="24"/>
            <w:u w:val="single"/>
          </w:rPr>
          <w:t>Reply</w:t>
        </w:r>
      </w:hyperlink>
    </w:p>
    <w:p w14:paraId="417E387C" w14:textId="20EA6D55"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13979704" wp14:editId="46BB77A9">
            <wp:extent cx="335280" cy="3352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2249C817"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61" w:history="1">
        <w:proofErr w:type="spellStart"/>
        <w:r w:rsidRPr="004B0FFA">
          <w:rPr>
            <w:rFonts w:ascii="Arial" w:eastAsia="Times New Roman" w:hAnsi="Arial" w:cs="Arial"/>
            <w:b/>
            <w:bCs/>
            <w:color w:val="D52A33"/>
            <w:sz w:val="24"/>
            <w:szCs w:val="24"/>
            <w:u w:val="single"/>
          </w:rPr>
          <w:t>houssem</w:t>
        </w:r>
        <w:proofErr w:type="spellEnd"/>
        <w:r w:rsidRPr="004B0FFA">
          <w:rPr>
            <w:rFonts w:ascii="Arial" w:eastAsia="Times New Roman" w:hAnsi="Arial" w:cs="Arial"/>
            <w:b/>
            <w:bCs/>
            <w:color w:val="D52A33"/>
            <w:sz w:val="24"/>
            <w:szCs w:val="24"/>
            <w:u w:val="single"/>
          </w:rPr>
          <w:t xml:space="preserve"> </w:t>
        </w:r>
        <w:proofErr w:type="spellStart"/>
        <w:r w:rsidRPr="004B0FFA">
          <w:rPr>
            <w:rFonts w:ascii="Arial" w:eastAsia="Times New Roman" w:hAnsi="Arial" w:cs="Arial"/>
            <w:b/>
            <w:bCs/>
            <w:color w:val="D52A33"/>
            <w:sz w:val="24"/>
            <w:szCs w:val="24"/>
            <w:u w:val="single"/>
          </w:rPr>
          <w:t>bahri</w:t>
        </w:r>
      </w:hyperlink>
      <w:hyperlink r:id="rId62" w:anchor="c6501870285916651176" w:history="1">
        <w:r w:rsidRPr="004B0FFA">
          <w:rPr>
            <w:rFonts w:ascii="Arial" w:eastAsia="Times New Roman" w:hAnsi="Arial" w:cs="Arial"/>
            <w:color w:val="D52A33"/>
            <w:sz w:val="24"/>
            <w:szCs w:val="24"/>
            <w:u w:val="single"/>
          </w:rPr>
          <w:t>April</w:t>
        </w:r>
        <w:proofErr w:type="spellEnd"/>
        <w:r w:rsidRPr="004B0FFA">
          <w:rPr>
            <w:rFonts w:ascii="Arial" w:eastAsia="Times New Roman" w:hAnsi="Arial" w:cs="Arial"/>
            <w:color w:val="D52A33"/>
            <w:sz w:val="24"/>
            <w:szCs w:val="24"/>
            <w:u w:val="single"/>
          </w:rPr>
          <w:t xml:space="preserve"> 5, 2019 at 7:48 AM</w:t>
        </w:r>
      </w:hyperlink>
    </w:p>
    <w:p w14:paraId="038DD913"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 xml:space="preserve">How can </w:t>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solve this problem</w:t>
      </w:r>
      <w:r w:rsidRPr="004B0FFA">
        <w:rPr>
          <w:rFonts w:ascii="Arial" w:eastAsia="Times New Roman" w:hAnsi="Arial" w:cs="Arial"/>
          <w:color w:val="333333"/>
          <w:sz w:val="20"/>
          <w:szCs w:val="20"/>
        </w:rPr>
        <w:br/>
        <w:t xml:space="preserve">In [19]: </w:t>
      </w:r>
      <w:proofErr w:type="spellStart"/>
      <w:r w:rsidRPr="004B0FFA">
        <w:rPr>
          <w:rFonts w:ascii="Arial" w:eastAsia="Times New Roman" w:hAnsi="Arial" w:cs="Arial"/>
          <w:color w:val="333333"/>
          <w:sz w:val="20"/>
          <w:szCs w:val="20"/>
        </w:rPr>
        <w:t>plc.connect</w:t>
      </w:r>
      <w:proofErr w:type="spellEnd"/>
      <w:r w:rsidRPr="004B0FFA">
        <w:rPr>
          <w:rFonts w:ascii="Arial" w:eastAsia="Times New Roman" w:hAnsi="Arial" w:cs="Arial"/>
          <w:color w:val="333333"/>
          <w:sz w:val="20"/>
          <w:szCs w:val="20"/>
        </w:rPr>
        <w:t>("192.168.0.1",0,1)</w:t>
      </w:r>
      <w:r w:rsidRPr="004B0FFA">
        <w:rPr>
          <w:rFonts w:ascii="Arial" w:eastAsia="Times New Roman" w:hAnsi="Arial" w:cs="Arial"/>
          <w:color w:val="333333"/>
          <w:sz w:val="20"/>
          <w:szCs w:val="20"/>
        </w:rPr>
        <w:br/>
        <w:t>---------------------------------------------------------------------------</w:t>
      </w:r>
      <w:r w:rsidRPr="004B0FFA">
        <w:rPr>
          <w:rFonts w:ascii="Arial" w:eastAsia="Times New Roman" w:hAnsi="Arial" w:cs="Arial"/>
          <w:color w:val="333333"/>
          <w:sz w:val="20"/>
          <w:szCs w:val="20"/>
        </w:rPr>
        <w:br/>
        <w:t>Snap7Exception Traceback (most recent call last)</w:t>
      </w:r>
      <w:r w:rsidRPr="004B0FFA">
        <w:rPr>
          <w:rFonts w:ascii="Arial" w:eastAsia="Times New Roman" w:hAnsi="Arial" w:cs="Arial"/>
          <w:color w:val="333333"/>
          <w:sz w:val="20"/>
          <w:szCs w:val="20"/>
        </w:rPr>
        <w:br/>
        <w:t>in ()</w:t>
      </w:r>
      <w:r w:rsidRPr="004B0FFA">
        <w:rPr>
          <w:rFonts w:ascii="Arial" w:eastAsia="Times New Roman" w:hAnsi="Arial" w:cs="Arial"/>
          <w:color w:val="333333"/>
          <w:sz w:val="20"/>
          <w:szCs w:val="20"/>
        </w:rPr>
        <w:br/>
        <w:t xml:space="preserve">----&gt; 1 </w:t>
      </w:r>
      <w:proofErr w:type="spellStart"/>
      <w:r w:rsidRPr="004B0FFA">
        <w:rPr>
          <w:rFonts w:ascii="Arial" w:eastAsia="Times New Roman" w:hAnsi="Arial" w:cs="Arial"/>
          <w:color w:val="333333"/>
          <w:sz w:val="20"/>
          <w:szCs w:val="20"/>
        </w:rPr>
        <w:t>plc.connect</w:t>
      </w:r>
      <w:proofErr w:type="spellEnd"/>
      <w:r w:rsidRPr="004B0FFA">
        <w:rPr>
          <w:rFonts w:ascii="Arial" w:eastAsia="Times New Roman" w:hAnsi="Arial" w:cs="Arial"/>
          <w:color w:val="333333"/>
          <w:sz w:val="20"/>
          <w:szCs w:val="20"/>
        </w:rPr>
        <w:t>("192.168.0.1",0,1)</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/home/pi/.local/lib/python2.7/site-packages/snap7/</w:t>
      </w:r>
      <w:proofErr w:type="spellStart"/>
      <w:r w:rsidRPr="004B0FFA">
        <w:rPr>
          <w:rFonts w:ascii="Arial" w:eastAsia="Times New Roman" w:hAnsi="Arial" w:cs="Arial"/>
          <w:color w:val="333333"/>
          <w:sz w:val="20"/>
          <w:szCs w:val="20"/>
        </w:rPr>
        <w:t>client.pyc</w:t>
      </w:r>
      <w:proofErr w:type="spellEnd"/>
      <w:r w:rsidRPr="004B0FFA">
        <w:rPr>
          <w:rFonts w:ascii="Arial" w:eastAsia="Times New Roman" w:hAnsi="Arial" w:cs="Arial"/>
          <w:color w:val="333333"/>
          <w:sz w:val="20"/>
          <w:szCs w:val="20"/>
        </w:rPr>
        <w:t xml:space="preserve"> in f(*</w:t>
      </w:r>
      <w:proofErr w:type="spellStart"/>
      <w:r w:rsidRPr="004B0FFA">
        <w:rPr>
          <w:rFonts w:ascii="Arial" w:eastAsia="Times New Roman" w:hAnsi="Arial" w:cs="Arial"/>
          <w:color w:val="333333"/>
          <w:sz w:val="20"/>
          <w:szCs w:val="20"/>
        </w:rPr>
        <w:t>args</w:t>
      </w:r>
      <w:proofErr w:type="spellEnd"/>
      <w:r w:rsidRPr="004B0FFA">
        <w:rPr>
          <w:rFonts w:ascii="Arial" w:eastAsia="Times New Roman" w:hAnsi="Arial" w:cs="Arial"/>
          <w:color w:val="333333"/>
          <w:sz w:val="20"/>
          <w:szCs w:val="20"/>
        </w:rPr>
        <w:t>, **kw)</w:t>
      </w:r>
      <w:r w:rsidRPr="004B0FFA">
        <w:rPr>
          <w:rFonts w:ascii="Arial" w:eastAsia="Times New Roman" w:hAnsi="Arial" w:cs="Arial"/>
          <w:color w:val="333333"/>
          <w:sz w:val="20"/>
          <w:szCs w:val="20"/>
        </w:rPr>
        <w:br/>
        <w:t>23 def f(*</w:t>
      </w:r>
      <w:proofErr w:type="spellStart"/>
      <w:r w:rsidRPr="004B0FFA">
        <w:rPr>
          <w:rFonts w:ascii="Arial" w:eastAsia="Times New Roman" w:hAnsi="Arial" w:cs="Arial"/>
          <w:color w:val="333333"/>
          <w:sz w:val="20"/>
          <w:szCs w:val="20"/>
        </w:rPr>
        <w:t>args</w:t>
      </w:r>
      <w:proofErr w:type="spellEnd"/>
      <w:r w:rsidRPr="004B0FFA">
        <w:rPr>
          <w:rFonts w:ascii="Arial" w:eastAsia="Times New Roman" w:hAnsi="Arial" w:cs="Arial"/>
          <w:color w:val="333333"/>
          <w:sz w:val="20"/>
          <w:szCs w:val="20"/>
        </w:rPr>
        <w:t>, **kw):</w:t>
      </w:r>
      <w:r w:rsidRPr="004B0FFA">
        <w:rPr>
          <w:rFonts w:ascii="Arial" w:eastAsia="Times New Roman" w:hAnsi="Arial" w:cs="Arial"/>
          <w:color w:val="333333"/>
          <w:sz w:val="20"/>
          <w:szCs w:val="20"/>
        </w:rPr>
        <w:br/>
        <w:t xml:space="preserve">24 code = </w:t>
      </w:r>
      <w:proofErr w:type="spellStart"/>
      <w:r w:rsidRPr="004B0FFA">
        <w:rPr>
          <w:rFonts w:ascii="Arial" w:eastAsia="Times New Roman" w:hAnsi="Arial" w:cs="Arial"/>
          <w:color w:val="333333"/>
          <w:sz w:val="20"/>
          <w:szCs w:val="20"/>
        </w:rPr>
        <w:t>func</w:t>
      </w:r>
      <w:proofErr w:type="spellEnd"/>
      <w:r w:rsidRPr="004B0FFA">
        <w:rPr>
          <w:rFonts w:ascii="Arial" w:eastAsia="Times New Roman" w:hAnsi="Arial" w:cs="Arial"/>
          <w:color w:val="333333"/>
          <w:sz w:val="20"/>
          <w:szCs w:val="20"/>
        </w:rPr>
        <w:t>(*</w:t>
      </w:r>
      <w:proofErr w:type="spellStart"/>
      <w:r w:rsidRPr="004B0FFA">
        <w:rPr>
          <w:rFonts w:ascii="Arial" w:eastAsia="Times New Roman" w:hAnsi="Arial" w:cs="Arial"/>
          <w:color w:val="333333"/>
          <w:sz w:val="20"/>
          <w:szCs w:val="20"/>
        </w:rPr>
        <w:t>args</w:t>
      </w:r>
      <w:proofErr w:type="spellEnd"/>
      <w:r w:rsidRPr="004B0FFA">
        <w:rPr>
          <w:rFonts w:ascii="Arial" w:eastAsia="Times New Roman" w:hAnsi="Arial" w:cs="Arial"/>
          <w:color w:val="333333"/>
          <w:sz w:val="20"/>
          <w:szCs w:val="20"/>
        </w:rPr>
        <w:t>, **kw)</w:t>
      </w:r>
      <w:r w:rsidRPr="004B0FFA">
        <w:rPr>
          <w:rFonts w:ascii="Arial" w:eastAsia="Times New Roman" w:hAnsi="Arial" w:cs="Arial"/>
          <w:color w:val="333333"/>
          <w:sz w:val="20"/>
          <w:szCs w:val="20"/>
        </w:rPr>
        <w:br/>
        <w:t xml:space="preserve">---&gt; 25 </w:t>
      </w:r>
      <w:proofErr w:type="spellStart"/>
      <w:r w:rsidRPr="004B0FFA">
        <w:rPr>
          <w:rFonts w:ascii="Arial" w:eastAsia="Times New Roman" w:hAnsi="Arial" w:cs="Arial"/>
          <w:color w:val="333333"/>
          <w:sz w:val="20"/>
          <w:szCs w:val="20"/>
        </w:rPr>
        <w:t>check_error</w:t>
      </w:r>
      <w:proofErr w:type="spellEnd"/>
      <w:r w:rsidRPr="004B0FFA">
        <w:rPr>
          <w:rFonts w:ascii="Arial" w:eastAsia="Times New Roman" w:hAnsi="Arial" w:cs="Arial"/>
          <w:color w:val="333333"/>
          <w:sz w:val="20"/>
          <w:szCs w:val="20"/>
        </w:rPr>
        <w:t>(code, context="client")</w:t>
      </w:r>
      <w:r w:rsidRPr="004B0FFA">
        <w:rPr>
          <w:rFonts w:ascii="Arial" w:eastAsia="Times New Roman" w:hAnsi="Arial" w:cs="Arial"/>
          <w:color w:val="333333"/>
          <w:sz w:val="20"/>
          <w:szCs w:val="20"/>
        </w:rPr>
        <w:br/>
        <w:t>26 return f</w:t>
      </w:r>
      <w:r w:rsidRPr="004B0FFA">
        <w:rPr>
          <w:rFonts w:ascii="Arial" w:eastAsia="Times New Roman" w:hAnsi="Arial" w:cs="Arial"/>
          <w:color w:val="333333"/>
          <w:sz w:val="20"/>
          <w:szCs w:val="20"/>
        </w:rPr>
        <w:br/>
        <w:t>27</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/home/pi/.local/lib/python2.7/site-packages/snap7/</w:t>
      </w:r>
      <w:proofErr w:type="spellStart"/>
      <w:r w:rsidRPr="004B0FFA">
        <w:rPr>
          <w:rFonts w:ascii="Arial" w:eastAsia="Times New Roman" w:hAnsi="Arial" w:cs="Arial"/>
          <w:color w:val="333333"/>
          <w:sz w:val="20"/>
          <w:szCs w:val="20"/>
        </w:rPr>
        <w:t>common.pyc</w:t>
      </w:r>
      <w:proofErr w:type="spellEnd"/>
      <w:r w:rsidRPr="004B0FFA">
        <w:rPr>
          <w:rFonts w:ascii="Arial" w:eastAsia="Times New Roman" w:hAnsi="Arial" w:cs="Arial"/>
          <w:color w:val="333333"/>
          <w:sz w:val="20"/>
          <w:szCs w:val="20"/>
        </w:rPr>
        <w:t xml:space="preserve"> in </w:t>
      </w:r>
      <w:proofErr w:type="spellStart"/>
      <w:r w:rsidRPr="004B0FFA">
        <w:rPr>
          <w:rFonts w:ascii="Arial" w:eastAsia="Times New Roman" w:hAnsi="Arial" w:cs="Arial"/>
          <w:color w:val="333333"/>
          <w:sz w:val="20"/>
          <w:szCs w:val="20"/>
        </w:rPr>
        <w:t>check_error</w:t>
      </w:r>
      <w:proofErr w:type="spellEnd"/>
      <w:r w:rsidRPr="004B0FFA">
        <w:rPr>
          <w:rFonts w:ascii="Arial" w:eastAsia="Times New Roman" w:hAnsi="Arial" w:cs="Arial"/>
          <w:color w:val="333333"/>
          <w:sz w:val="20"/>
          <w:szCs w:val="20"/>
        </w:rPr>
        <w:t>(code, context)</w:t>
      </w:r>
      <w:r w:rsidRPr="004B0FFA">
        <w:rPr>
          <w:rFonts w:ascii="Arial" w:eastAsia="Times New Roman" w:hAnsi="Arial" w:cs="Arial"/>
          <w:color w:val="333333"/>
          <w:sz w:val="20"/>
          <w:szCs w:val="20"/>
        </w:rPr>
        <w:br/>
        <w:t xml:space="preserve">63 error = </w:t>
      </w:r>
      <w:proofErr w:type="spellStart"/>
      <w:r w:rsidRPr="004B0FFA">
        <w:rPr>
          <w:rFonts w:ascii="Arial" w:eastAsia="Times New Roman" w:hAnsi="Arial" w:cs="Arial"/>
          <w:color w:val="333333"/>
          <w:sz w:val="20"/>
          <w:szCs w:val="20"/>
        </w:rPr>
        <w:t>error_text</w:t>
      </w:r>
      <w:proofErr w:type="spellEnd"/>
      <w:r w:rsidRPr="004B0FFA">
        <w:rPr>
          <w:rFonts w:ascii="Arial" w:eastAsia="Times New Roman" w:hAnsi="Arial" w:cs="Arial"/>
          <w:color w:val="333333"/>
          <w:sz w:val="20"/>
          <w:szCs w:val="20"/>
        </w:rPr>
        <w:t>(code, context)</w:t>
      </w:r>
      <w:r w:rsidRPr="004B0FFA">
        <w:rPr>
          <w:rFonts w:ascii="Arial" w:eastAsia="Times New Roman" w:hAnsi="Arial" w:cs="Arial"/>
          <w:color w:val="333333"/>
          <w:sz w:val="20"/>
          <w:szCs w:val="20"/>
        </w:rPr>
        <w:br/>
        <w:t xml:space="preserve">64 </w:t>
      </w:r>
      <w:proofErr w:type="spellStart"/>
      <w:r w:rsidRPr="004B0FFA">
        <w:rPr>
          <w:rFonts w:ascii="Arial" w:eastAsia="Times New Roman" w:hAnsi="Arial" w:cs="Arial"/>
          <w:color w:val="333333"/>
          <w:sz w:val="20"/>
          <w:szCs w:val="20"/>
        </w:rPr>
        <w:t>logger.error</w:t>
      </w:r>
      <w:proofErr w:type="spellEnd"/>
      <w:r w:rsidRPr="004B0FFA">
        <w:rPr>
          <w:rFonts w:ascii="Arial" w:eastAsia="Times New Roman" w:hAnsi="Arial" w:cs="Arial"/>
          <w:color w:val="333333"/>
          <w:sz w:val="20"/>
          <w:szCs w:val="20"/>
        </w:rPr>
        <w:t>(error)</w:t>
      </w:r>
      <w:r w:rsidRPr="004B0FFA">
        <w:rPr>
          <w:rFonts w:ascii="Arial" w:eastAsia="Times New Roman" w:hAnsi="Arial" w:cs="Arial"/>
          <w:color w:val="333333"/>
          <w:sz w:val="20"/>
          <w:szCs w:val="20"/>
        </w:rPr>
        <w:br/>
        <w:t>---&gt; 65 raise Snap7Exception(error)</w:t>
      </w:r>
      <w:r w:rsidRPr="004B0FFA">
        <w:rPr>
          <w:rFonts w:ascii="Arial" w:eastAsia="Times New Roman" w:hAnsi="Arial" w:cs="Arial"/>
          <w:color w:val="333333"/>
          <w:sz w:val="20"/>
          <w:szCs w:val="20"/>
        </w:rPr>
        <w:br/>
        <w:t>66</w:t>
      </w:r>
      <w:r w:rsidRPr="004B0FFA">
        <w:rPr>
          <w:rFonts w:ascii="Arial" w:eastAsia="Times New Roman" w:hAnsi="Arial" w:cs="Arial"/>
          <w:color w:val="333333"/>
          <w:sz w:val="20"/>
          <w:szCs w:val="20"/>
        </w:rPr>
        <w:br/>
        <w:t>67</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lastRenderedPageBreak/>
        <w:br/>
        <w:t>Snap7Exception: TCP : Connection timed out</w:t>
      </w:r>
    </w:p>
    <w:p w14:paraId="73CD62A6"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63" w:tgtFrame="_self" w:history="1">
        <w:r w:rsidRPr="004B0FFA">
          <w:rPr>
            <w:rFonts w:ascii="Arial" w:eastAsia="Times New Roman" w:hAnsi="Arial" w:cs="Arial"/>
            <w:color w:val="D52A33"/>
            <w:sz w:val="24"/>
            <w:szCs w:val="24"/>
            <w:u w:val="single"/>
          </w:rPr>
          <w:t>Reply</w:t>
        </w:r>
      </w:hyperlink>
    </w:p>
    <w:p w14:paraId="294E75B7" w14:textId="77777777" w:rsidR="004B0FFA" w:rsidRPr="004B0FFA" w:rsidRDefault="004B0FFA" w:rsidP="004B0FFA">
      <w:pPr>
        <w:shd w:val="clear" w:color="auto" w:fill="FEFDFA"/>
        <w:spacing w:after="0" w:line="240" w:lineRule="auto"/>
        <w:ind w:left="1260"/>
        <w:rPr>
          <w:rFonts w:ascii="Arial" w:eastAsia="Times New Roman" w:hAnsi="Arial" w:cs="Arial"/>
          <w:color w:val="333333"/>
          <w:sz w:val="20"/>
          <w:szCs w:val="20"/>
        </w:rPr>
      </w:pPr>
      <w:hyperlink r:id="rId64" w:tgtFrame="_self" w:history="1">
        <w:r w:rsidRPr="004B0FFA">
          <w:rPr>
            <w:rFonts w:ascii="Arial" w:eastAsia="Times New Roman" w:hAnsi="Arial" w:cs="Arial"/>
            <w:color w:val="D52A33"/>
            <w:sz w:val="24"/>
            <w:szCs w:val="24"/>
            <w:u w:val="single"/>
          </w:rPr>
          <w:t>Replies</w:t>
        </w:r>
      </w:hyperlink>
    </w:p>
    <w:p w14:paraId="4206A740" w14:textId="2996D0B5" w:rsidR="004B0FFA" w:rsidRPr="004B0FFA" w:rsidRDefault="004B0FFA" w:rsidP="004B0FFA">
      <w:pPr>
        <w:numPr>
          <w:ilvl w:val="1"/>
          <w:numId w:val="3"/>
        </w:numPr>
        <w:shd w:val="clear" w:color="auto" w:fill="FEFDFA"/>
        <w:spacing w:after="240" w:line="240" w:lineRule="auto"/>
        <w:ind w:left="1980"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3989400E" wp14:editId="7FDBAD5D">
            <wp:extent cx="335280" cy="335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144B1DD1" w14:textId="77777777" w:rsidR="004B0FFA" w:rsidRPr="004B0FFA" w:rsidRDefault="004B0FFA" w:rsidP="004B0FFA">
      <w:pPr>
        <w:shd w:val="clear" w:color="auto" w:fill="FEFDFA"/>
        <w:spacing w:after="240" w:line="240" w:lineRule="auto"/>
        <w:ind w:left="2700"/>
        <w:rPr>
          <w:rFonts w:ascii="Arial" w:eastAsia="Times New Roman" w:hAnsi="Arial" w:cs="Arial"/>
          <w:color w:val="333333"/>
          <w:sz w:val="20"/>
          <w:szCs w:val="20"/>
        </w:rPr>
      </w:pPr>
      <w:hyperlink r:id="rId65" w:history="1">
        <w:r w:rsidRPr="004B0FFA">
          <w:rPr>
            <w:rFonts w:ascii="Arial" w:eastAsia="Times New Roman" w:hAnsi="Arial" w:cs="Arial"/>
            <w:b/>
            <w:bCs/>
            <w:color w:val="D52A33"/>
            <w:sz w:val="24"/>
            <w:szCs w:val="24"/>
            <w:u w:val="single"/>
          </w:rPr>
          <w:t>kdres1989</w:t>
        </w:r>
      </w:hyperlink>
      <w:hyperlink r:id="rId66" w:anchor="c1834724484685825002" w:history="1">
        <w:r w:rsidRPr="004B0FFA">
          <w:rPr>
            <w:rFonts w:ascii="Arial" w:eastAsia="Times New Roman" w:hAnsi="Arial" w:cs="Arial"/>
            <w:color w:val="D52A33"/>
            <w:sz w:val="24"/>
            <w:szCs w:val="24"/>
            <w:u w:val="single"/>
          </w:rPr>
          <w:t>June 12, 2020 at 10:59 PM</w:t>
        </w:r>
      </w:hyperlink>
    </w:p>
    <w:p w14:paraId="20C38D0E" w14:textId="77777777" w:rsidR="004B0FFA" w:rsidRPr="004B0FFA" w:rsidRDefault="004B0FFA" w:rsidP="004B0FFA">
      <w:pPr>
        <w:shd w:val="clear" w:color="auto" w:fill="FEFDFA"/>
        <w:spacing w:after="120" w:line="240" w:lineRule="auto"/>
        <w:ind w:left="2700"/>
        <w:jc w:val="both"/>
        <w:rPr>
          <w:rFonts w:ascii="Arial" w:eastAsia="Times New Roman" w:hAnsi="Arial" w:cs="Arial"/>
          <w:color w:val="333333"/>
          <w:sz w:val="20"/>
          <w:szCs w:val="20"/>
        </w:rPr>
      </w:pPr>
      <w:proofErr w:type="spellStart"/>
      <w:r w:rsidRPr="004B0FFA">
        <w:rPr>
          <w:rFonts w:ascii="Arial" w:eastAsia="Times New Roman" w:hAnsi="Arial" w:cs="Arial"/>
          <w:color w:val="333333"/>
          <w:sz w:val="20"/>
          <w:szCs w:val="20"/>
        </w:rPr>
        <w:t>si</w:t>
      </w:r>
      <w:proofErr w:type="spellEnd"/>
      <w:r w:rsidRPr="004B0FFA">
        <w:rPr>
          <w:rFonts w:ascii="Arial" w:eastAsia="Times New Roman" w:hAnsi="Arial" w:cs="Arial"/>
          <w:color w:val="333333"/>
          <w:sz w:val="20"/>
          <w:szCs w:val="20"/>
        </w:rPr>
        <w:t xml:space="preserve"> lo </w:t>
      </w:r>
      <w:proofErr w:type="spellStart"/>
      <w:r w:rsidRPr="004B0FFA">
        <w:rPr>
          <w:rFonts w:ascii="Arial" w:eastAsia="Times New Roman" w:hAnsi="Arial" w:cs="Arial"/>
          <w:color w:val="333333"/>
          <w:sz w:val="20"/>
          <w:szCs w:val="20"/>
        </w:rPr>
        <w:t>lograste</w:t>
      </w:r>
      <w:proofErr w:type="spellEnd"/>
      <w:r w:rsidRPr="004B0FFA">
        <w:rPr>
          <w:rFonts w:ascii="Arial" w:eastAsia="Times New Roman" w:hAnsi="Arial" w:cs="Arial"/>
          <w:color w:val="333333"/>
          <w:sz w:val="20"/>
          <w:szCs w:val="20"/>
        </w:rPr>
        <w:t xml:space="preserve"> </w:t>
      </w:r>
      <w:proofErr w:type="spellStart"/>
      <w:r w:rsidRPr="004B0FFA">
        <w:rPr>
          <w:rFonts w:ascii="Arial" w:eastAsia="Times New Roman" w:hAnsi="Arial" w:cs="Arial"/>
          <w:color w:val="333333"/>
          <w:sz w:val="20"/>
          <w:szCs w:val="20"/>
        </w:rPr>
        <w:t>solucionar</w:t>
      </w:r>
      <w:proofErr w:type="spellEnd"/>
      <w:r w:rsidRPr="004B0FFA">
        <w:rPr>
          <w:rFonts w:ascii="Arial" w:eastAsia="Times New Roman" w:hAnsi="Arial" w:cs="Arial"/>
          <w:color w:val="333333"/>
          <w:sz w:val="20"/>
          <w:szCs w:val="20"/>
        </w:rPr>
        <w:t xml:space="preserve"> y </w:t>
      </w:r>
      <w:proofErr w:type="spellStart"/>
      <w:r w:rsidRPr="004B0FFA">
        <w:rPr>
          <w:rFonts w:ascii="Arial" w:eastAsia="Times New Roman" w:hAnsi="Arial" w:cs="Arial"/>
          <w:color w:val="333333"/>
          <w:sz w:val="20"/>
          <w:szCs w:val="20"/>
        </w:rPr>
        <w:t>como</w:t>
      </w:r>
      <w:proofErr w:type="spellEnd"/>
      <w:r w:rsidRPr="004B0FFA">
        <w:rPr>
          <w:rFonts w:ascii="Arial" w:eastAsia="Times New Roman" w:hAnsi="Arial" w:cs="Arial"/>
          <w:color w:val="333333"/>
          <w:sz w:val="20"/>
          <w:szCs w:val="20"/>
        </w:rPr>
        <w:t xml:space="preserve"> </w:t>
      </w:r>
      <w:proofErr w:type="spellStart"/>
      <w:r w:rsidRPr="004B0FFA">
        <w:rPr>
          <w:rFonts w:ascii="Arial" w:eastAsia="Times New Roman" w:hAnsi="Arial" w:cs="Arial"/>
          <w:color w:val="333333"/>
          <w:sz w:val="20"/>
          <w:szCs w:val="20"/>
        </w:rPr>
        <w:t>gRACIAS</w:t>
      </w:r>
      <w:proofErr w:type="spellEnd"/>
    </w:p>
    <w:p w14:paraId="0907196C" w14:textId="77777777" w:rsidR="004B0FFA" w:rsidRPr="004B0FFA" w:rsidRDefault="004B0FFA" w:rsidP="004B0FFA">
      <w:pPr>
        <w:shd w:val="clear" w:color="auto" w:fill="FEFDFA"/>
        <w:spacing w:after="120" w:line="240" w:lineRule="auto"/>
        <w:ind w:left="1980"/>
        <w:rPr>
          <w:rFonts w:ascii="Arial" w:eastAsia="Times New Roman" w:hAnsi="Arial" w:cs="Arial"/>
          <w:color w:val="333333"/>
          <w:sz w:val="20"/>
          <w:szCs w:val="20"/>
        </w:rPr>
      </w:pPr>
      <w:hyperlink r:id="rId67" w:tgtFrame="_self" w:history="1">
        <w:r w:rsidRPr="004B0FFA">
          <w:rPr>
            <w:rFonts w:ascii="Arial" w:eastAsia="Times New Roman" w:hAnsi="Arial" w:cs="Arial"/>
            <w:b/>
            <w:bCs/>
            <w:color w:val="D52A33"/>
            <w:sz w:val="24"/>
            <w:szCs w:val="24"/>
            <w:u w:val="single"/>
          </w:rPr>
          <w:t>Reply</w:t>
        </w:r>
      </w:hyperlink>
    </w:p>
    <w:p w14:paraId="7066F4B6" w14:textId="7993D5A1"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616B3D7D" wp14:editId="5AFB6663">
            <wp:extent cx="335280" cy="335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38C6D7F6"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68" w:history="1">
        <w:proofErr w:type="spellStart"/>
        <w:r w:rsidRPr="004B0FFA">
          <w:rPr>
            <w:rFonts w:ascii="Arial" w:eastAsia="Times New Roman" w:hAnsi="Arial" w:cs="Arial"/>
            <w:b/>
            <w:bCs/>
            <w:color w:val="D52A33"/>
            <w:sz w:val="24"/>
            <w:szCs w:val="24"/>
            <w:u w:val="single"/>
          </w:rPr>
          <w:t>Unknown</w:t>
        </w:r>
      </w:hyperlink>
      <w:hyperlink r:id="rId69" w:anchor="c6098807230844977749" w:history="1">
        <w:r w:rsidRPr="004B0FFA">
          <w:rPr>
            <w:rFonts w:ascii="Arial" w:eastAsia="Times New Roman" w:hAnsi="Arial" w:cs="Arial"/>
            <w:color w:val="D52A33"/>
            <w:sz w:val="24"/>
            <w:szCs w:val="24"/>
            <w:u w:val="single"/>
          </w:rPr>
          <w:t>May</w:t>
        </w:r>
        <w:proofErr w:type="spellEnd"/>
        <w:r w:rsidRPr="004B0FFA">
          <w:rPr>
            <w:rFonts w:ascii="Arial" w:eastAsia="Times New Roman" w:hAnsi="Arial" w:cs="Arial"/>
            <w:color w:val="D52A33"/>
            <w:sz w:val="24"/>
            <w:szCs w:val="24"/>
            <w:u w:val="single"/>
          </w:rPr>
          <w:t xml:space="preserve"> 3, 2019 at 12:43 AM</w:t>
        </w:r>
      </w:hyperlink>
    </w:p>
    <w:p w14:paraId="3F57DD4C"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t xml:space="preserve">when </w:t>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try to install the snap7 lib </w:t>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get this error </w:t>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this line $ tar -</w:t>
      </w:r>
      <w:proofErr w:type="spellStart"/>
      <w:r w:rsidRPr="004B0FFA">
        <w:rPr>
          <w:rFonts w:ascii="Arial" w:eastAsia="Times New Roman" w:hAnsi="Arial" w:cs="Arial"/>
          <w:color w:val="333333"/>
          <w:sz w:val="20"/>
          <w:szCs w:val="20"/>
        </w:rPr>
        <w:t>zxvf</w:t>
      </w:r>
      <w:proofErr w:type="spellEnd"/>
      <w:r w:rsidRPr="004B0FFA">
        <w:rPr>
          <w:rFonts w:ascii="Arial" w:eastAsia="Times New Roman" w:hAnsi="Arial" w:cs="Arial"/>
          <w:color w:val="333333"/>
          <w:sz w:val="20"/>
          <w:szCs w:val="20"/>
        </w:rPr>
        <w:t xml:space="preserve"> snap7-full-1.2.1.tar.gz</w:t>
      </w:r>
      <w:r w:rsidRPr="004B0FFA">
        <w:rPr>
          <w:rFonts w:ascii="Arial" w:eastAsia="Times New Roman" w:hAnsi="Arial" w:cs="Arial"/>
          <w:color w:val="333333"/>
          <w:sz w:val="20"/>
          <w:szCs w:val="20"/>
        </w:rPr>
        <w:br/>
        <w:t xml:space="preserve">tar (child): </w:t>
      </w:r>
      <w:proofErr w:type="gramStart"/>
      <w:r w:rsidRPr="004B0FFA">
        <w:rPr>
          <w:rFonts w:ascii="Arial" w:eastAsia="Times New Roman" w:hAnsi="Arial" w:cs="Arial"/>
          <w:color w:val="333333"/>
          <w:sz w:val="20"/>
          <w:szCs w:val="20"/>
        </w:rPr>
        <w:t>snap7-full-1.2.1.tar.gz :</w:t>
      </w:r>
      <w:proofErr w:type="gramEnd"/>
      <w:r w:rsidRPr="004B0FFA">
        <w:rPr>
          <w:rFonts w:ascii="Arial" w:eastAsia="Times New Roman" w:hAnsi="Arial" w:cs="Arial"/>
          <w:color w:val="333333"/>
          <w:sz w:val="20"/>
          <w:szCs w:val="20"/>
        </w:rPr>
        <w:t xml:space="preserve"> open impossible: </w:t>
      </w:r>
      <w:proofErr w:type="spellStart"/>
      <w:r w:rsidRPr="004B0FFA">
        <w:rPr>
          <w:rFonts w:ascii="Arial" w:eastAsia="Times New Roman" w:hAnsi="Arial" w:cs="Arial"/>
          <w:color w:val="333333"/>
          <w:sz w:val="20"/>
          <w:szCs w:val="20"/>
        </w:rPr>
        <w:t>Aucun</w:t>
      </w:r>
      <w:proofErr w:type="spellEnd"/>
      <w:r w:rsidRPr="004B0FFA">
        <w:rPr>
          <w:rFonts w:ascii="Arial" w:eastAsia="Times New Roman" w:hAnsi="Arial" w:cs="Arial"/>
          <w:color w:val="333333"/>
          <w:sz w:val="20"/>
          <w:szCs w:val="20"/>
        </w:rPr>
        <w:t xml:space="preserve"> </w:t>
      </w:r>
      <w:proofErr w:type="spellStart"/>
      <w:r w:rsidRPr="004B0FFA">
        <w:rPr>
          <w:rFonts w:ascii="Arial" w:eastAsia="Times New Roman" w:hAnsi="Arial" w:cs="Arial"/>
          <w:color w:val="333333"/>
          <w:sz w:val="20"/>
          <w:szCs w:val="20"/>
        </w:rPr>
        <w:t>fichier</w:t>
      </w:r>
      <w:proofErr w:type="spellEnd"/>
      <w:r w:rsidRPr="004B0FFA">
        <w:rPr>
          <w:rFonts w:ascii="Arial" w:eastAsia="Times New Roman" w:hAnsi="Arial" w:cs="Arial"/>
          <w:color w:val="333333"/>
          <w:sz w:val="20"/>
          <w:szCs w:val="20"/>
        </w:rPr>
        <w:t xml:space="preserve"> </w:t>
      </w:r>
      <w:proofErr w:type="spellStart"/>
      <w:r w:rsidRPr="004B0FFA">
        <w:rPr>
          <w:rFonts w:ascii="Arial" w:eastAsia="Times New Roman" w:hAnsi="Arial" w:cs="Arial"/>
          <w:color w:val="333333"/>
          <w:sz w:val="20"/>
          <w:szCs w:val="20"/>
        </w:rPr>
        <w:t>ou</w:t>
      </w:r>
      <w:proofErr w:type="spellEnd"/>
      <w:r w:rsidRPr="004B0FFA">
        <w:rPr>
          <w:rFonts w:ascii="Arial" w:eastAsia="Times New Roman" w:hAnsi="Arial" w:cs="Arial"/>
          <w:color w:val="333333"/>
          <w:sz w:val="20"/>
          <w:szCs w:val="20"/>
        </w:rPr>
        <w:t xml:space="preserve"> dossier de </w:t>
      </w:r>
      <w:proofErr w:type="spellStart"/>
      <w:r w:rsidRPr="004B0FFA">
        <w:rPr>
          <w:rFonts w:ascii="Arial" w:eastAsia="Times New Roman" w:hAnsi="Arial" w:cs="Arial"/>
          <w:color w:val="333333"/>
          <w:sz w:val="20"/>
          <w:szCs w:val="20"/>
        </w:rPr>
        <w:t>ce</w:t>
      </w:r>
      <w:proofErr w:type="spellEnd"/>
      <w:r w:rsidRPr="004B0FFA">
        <w:rPr>
          <w:rFonts w:ascii="Arial" w:eastAsia="Times New Roman" w:hAnsi="Arial" w:cs="Arial"/>
          <w:color w:val="333333"/>
          <w:sz w:val="20"/>
          <w:szCs w:val="20"/>
        </w:rPr>
        <w:t xml:space="preserve"> type</w:t>
      </w:r>
      <w:r w:rsidRPr="004B0FFA">
        <w:rPr>
          <w:rFonts w:ascii="Arial" w:eastAsia="Times New Roman" w:hAnsi="Arial" w:cs="Arial"/>
          <w:color w:val="333333"/>
          <w:sz w:val="20"/>
          <w:szCs w:val="20"/>
        </w:rPr>
        <w:br/>
        <w:t>tar (child): Error is not recoverable: exiting now</w:t>
      </w:r>
      <w:r w:rsidRPr="004B0FFA">
        <w:rPr>
          <w:rFonts w:ascii="Arial" w:eastAsia="Times New Roman" w:hAnsi="Arial" w:cs="Arial"/>
          <w:color w:val="333333"/>
          <w:sz w:val="20"/>
          <w:szCs w:val="20"/>
        </w:rPr>
        <w:br/>
        <w:t>tar: Child returned status 2</w:t>
      </w:r>
      <w:r w:rsidRPr="004B0FFA">
        <w:rPr>
          <w:rFonts w:ascii="Arial" w:eastAsia="Times New Roman" w:hAnsi="Arial" w:cs="Arial"/>
          <w:color w:val="333333"/>
          <w:sz w:val="20"/>
          <w:szCs w:val="20"/>
        </w:rPr>
        <w:br/>
        <w:t>tar: Error is not recoverable: exiting now</w:t>
      </w:r>
      <w:r w:rsidRPr="004B0FFA">
        <w:rPr>
          <w:rFonts w:ascii="Arial" w:eastAsia="Times New Roman" w:hAnsi="Arial" w:cs="Arial"/>
          <w:color w:val="333333"/>
          <w:sz w:val="20"/>
          <w:szCs w:val="20"/>
        </w:rPr>
        <w:br/>
        <w:t>what does it mean ?</w:t>
      </w:r>
    </w:p>
    <w:p w14:paraId="28D179CA"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70" w:tgtFrame="_self" w:history="1">
        <w:r w:rsidRPr="004B0FFA">
          <w:rPr>
            <w:rFonts w:ascii="Arial" w:eastAsia="Times New Roman" w:hAnsi="Arial" w:cs="Arial"/>
            <w:color w:val="D52A33"/>
            <w:sz w:val="24"/>
            <w:szCs w:val="24"/>
            <w:u w:val="single"/>
          </w:rPr>
          <w:t>Reply</w:t>
        </w:r>
      </w:hyperlink>
    </w:p>
    <w:p w14:paraId="0739F14F" w14:textId="0F41E008"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6A22CD88" wp14:editId="2A335B4A">
            <wp:extent cx="335280" cy="3352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54EB1CA5"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71" w:history="1">
        <w:proofErr w:type="spellStart"/>
        <w:r w:rsidRPr="004B0FFA">
          <w:rPr>
            <w:rFonts w:ascii="Arial" w:eastAsia="Times New Roman" w:hAnsi="Arial" w:cs="Arial"/>
            <w:b/>
            <w:bCs/>
            <w:color w:val="D52A33"/>
            <w:sz w:val="24"/>
            <w:szCs w:val="24"/>
            <w:u w:val="single"/>
          </w:rPr>
          <w:t>Unknown</w:t>
        </w:r>
      </w:hyperlink>
      <w:hyperlink r:id="rId72" w:anchor="c8161660663391753346" w:history="1">
        <w:r w:rsidRPr="004B0FFA">
          <w:rPr>
            <w:rFonts w:ascii="Arial" w:eastAsia="Times New Roman" w:hAnsi="Arial" w:cs="Arial"/>
            <w:color w:val="D52A33"/>
            <w:sz w:val="24"/>
            <w:szCs w:val="24"/>
            <w:u w:val="single"/>
          </w:rPr>
          <w:t>May</w:t>
        </w:r>
        <w:proofErr w:type="spellEnd"/>
        <w:r w:rsidRPr="004B0FFA">
          <w:rPr>
            <w:rFonts w:ascii="Arial" w:eastAsia="Times New Roman" w:hAnsi="Arial" w:cs="Arial"/>
            <w:color w:val="D52A33"/>
            <w:sz w:val="24"/>
            <w:szCs w:val="24"/>
            <w:u w:val="single"/>
          </w:rPr>
          <w:t xml:space="preserve"> 3, 2019 at 2:14 AM</w:t>
        </w:r>
      </w:hyperlink>
    </w:p>
    <w:p w14:paraId="5AB6C194"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proofErr w:type="gramStart"/>
      <w:r w:rsidRPr="004B0FFA">
        <w:rPr>
          <w:rFonts w:ascii="Arial" w:eastAsia="Times New Roman" w:hAnsi="Arial" w:cs="Arial"/>
          <w:color w:val="333333"/>
          <w:sz w:val="20"/>
          <w:szCs w:val="20"/>
        </w:rPr>
        <w:t>hey ,</w:t>
      </w:r>
      <w:proofErr w:type="gramEnd"/>
      <w:r w:rsidRPr="004B0FFA">
        <w:rPr>
          <w:rFonts w:ascii="Arial" w:eastAsia="Times New Roman" w:hAnsi="Arial" w:cs="Arial"/>
          <w:color w:val="333333"/>
          <w:sz w:val="20"/>
          <w:szCs w:val="20"/>
        </w:rPr>
        <w:t xml:space="preserve"> </w:t>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installed the lib and when </w:t>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tried to </w:t>
      </w:r>
      <w:proofErr w:type="spellStart"/>
      <w:r w:rsidRPr="004B0FFA">
        <w:rPr>
          <w:rFonts w:ascii="Arial" w:eastAsia="Times New Roman" w:hAnsi="Arial" w:cs="Arial"/>
          <w:color w:val="333333"/>
          <w:sz w:val="20"/>
          <w:szCs w:val="20"/>
        </w:rPr>
        <w:t>excute</w:t>
      </w:r>
      <w:proofErr w:type="spellEnd"/>
      <w:r w:rsidRPr="004B0FFA">
        <w:rPr>
          <w:rFonts w:ascii="Arial" w:eastAsia="Times New Roman" w:hAnsi="Arial" w:cs="Arial"/>
          <w:color w:val="333333"/>
          <w:sz w:val="20"/>
          <w:szCs w:val="20"/>
        </w:rPr>
        <w:t xml:space="preserve"> the code </w:t>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got an error : no module named snap7 .</w:t>
      </w:r>
      <w:r w:rsidRPr="004B0FFA">
        <w:rPr>
          <w:rFonts w:ascii="Arial" w:eastAsia="Times New Roman" w:hAnsi="Arial" w:cs="Arial"/>
          <w:color w:val="333333"/>
          <w:sz w:val="20"/>
          <w:szCs w:val="20"/>
        </w:rPr>
        <w:br/>
        <w:t xml:space="preserve">how can </w:t>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fix this ?</w:t>
      </w:r>
    </w:p>
    <w:p w14:paraId="302D2A3A"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73" w:tgtFrame="_self" w:history="1">
        <w:r w:rsidRPr="004B0FFA">
          <w:rPr>
            <w:rFonts w:ascii="Arial" w:eastAsia="Times New Roman" w:hAnsi="Arial" w:cs="Arial"/>
            <w:color w:val="D52A33"/>
            <w:sz w:val="24"/>
            <w:szCs w:val="24"/>
            <w:u w:val="single"/>
          </w:rPr>
          <w:t>Reply</w:t>
        </w:r>
      </w:hyperlink>
    </w:p>
    <w:p w14:paraId="4FB9B648" w14:textId="560B8446"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5433D48A" wp14:editId="6B63283C">
            <wp:extent cx="335280" cy="335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2292BF60"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74" w:history="1">
        <w:r w:rsidRPr="004B0FFA">
          <w:rPr>
            <w:rFonts w:ascii="Arial" w:eastAsia="Times New Roman" w:hAnsi="Arial" w:cs="Arial"/>
            <w:b/>
            <w:bCs/>
            <w:color w:val="D52A33"/>
            <w:sz w:val="24"/>
            <w:szCs w:val="24"/>
            <w:u w:val="single"/>
          </w:rPr>
          <w:t>jml69</w:t>
        </w:r>
      </w:hyperlink>
      <w:hyperlink r:id="rId75" w:anchor="c7502318212368196966" w:history="1">
        <w:r w:rsidRPr="004B0FFA">
          <w:rPr>
            <w:rFonts w:ascii="Arial" w:eastAsia="Times New Roman" w:hAnsi="Arial" w:cs="Arial"/>
            <w:color w:val="D52A33"/>
            <w:sz w:val="24"/>
            <w:szCs w:val="24"/>
            <w:u w:val="single"/>
          </w:rPr>
          <w:t>May 14, 2019 at 11:35 PM</w:t>
        </w:r>
      </w:hyperlink>
    </w:p>
    <w:p w14:paraId="72C489D5"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t>in case of [tar -</w:t>
      </w:r>
      <w:proofErr w:type="spellStart"/>
      <w:r w:rsidRPr="004B0FFA">
        <w:rPr>
          <w:rFonts w:ascii="Arial" w:eastAsia="Times New Roman" w:hAnsi="Arial" w:cs="Arial"/>
          <w:color w:val="333333"/>
          <w:sz w:val="20"/>
          <w:szCs w:val="20"/>
        </w:rPr>
        <w:t>zxvf</w:t>
      </w:r>
      <w:proofErr w:type="spellEnd"/>
      <w:r w:rsidRPr="004B0FFA">
        <w:rPr>
          <w:rFonts w:ascii="Arial" w:eastAsia="Times New Roman" w:hAnsi="Arial" w:cs="Arial"/>
          <w:color w:val="333333"/>
          <w:sz w:val="20"/>
          <w:szCs w:val="20"/>
        </w:rPr>
        <w:t xml:space="preserve"> snap7-full-1.2.1.tar.gz] it was not working for me. Then found out the downloaded filename was [download.tar.gz], </w:t>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needed to use [tar -</w:t>
      </w:r>
      <w:proofErr w:type="spellStart"/>
      <w:r w:rsidRPr="004B0FFA">
        <w:rPr>
          <w:rFonts w:ascii="Arial" w:eastAsia="Times New Roman" w:hAnsi="Arial" w:cs="Arial"/>
          <w:color w:val="333333"/>
          <w:sz w:val="20"/>
          <w:szCs w:val="20"/>
        </w:rPr>
        <w:t>zxvf</w:t>
      </w:r>
      <w:proofErr w:type="spellEnd"/>
      <w:r w:rsidRPr="004B0FFA">
        <w:rPr>
          <w:rFonts w:ascii="Arial" w:eastAsia="Times New Roman" w:hAnsi="Arial" w:cs="Arial"/>
          <w:color w:val="333333"/>
          <w:sz w:val="20"/>
          <w:szCs w:val="20"/>
        </w:rPr>
        <w:t xml:space="preserve"> download.tar.gz], by using [cd] / [</w:t>
      </w:r>
      <w:proofErr w:type="spellStart"/>
      <w:r w:rsidRPr="004B0FFA">
        <w:rPr>
          <w:rFonts w:ascii="Arial" w:eastAsia="Times New Roman" w:hAnsi="Arial" w:cs="Arial"/>
          <w:color w:val="333333"/>
          <w:sz w:val="20"/>
          <w:szCs w:val="20"/>
        </w:rPr>
        <w:t>dir</w:t>
      </w:r>
      <w:proofErr w:type="spellEnd"/>
      <w:r w:rsidRPr="004B0FFA">
        <w:rPr>
          <w:rFonts w:ascii="Arial" w:eastAsia="Times New Roman" w:hAnsi="Arial" w:cs="Arial"/>
          <w:color w:val="333333"/>
          <w:sz w:val="20"/>
          <w:szCs w:val="20"/>
        </w:rPr>
        <w:t>] command first check the name of downloaded file, then execute the [tar -</w:t>
      </w:r>
      <w:proofErr w:type="spellStart"/>
      <w:r w:rsidRPr="004B0FFA">
        <w:rPr>
          <w:rFonts w:ascii="Arial" w:eastAsia="Times New Roman" w:hAnsi="Arial" w:cs="Arial"/>
          <w:color w:val="333333"/>
          <w:sz w:val="20"/>
          <w:szCs w:val="20"/>
        </w:rPr>
        <w:t>zxvf</w:t>
      </w:r>
      <w:proofErr w:type="spellEnd"/>
      <w:r w:rsidRPr="004B0FFA">
        <w:rPr>
          <w:rFonts w:ascii="Arial" w:eastAsia="Times New Roman" w:hAnsi="Arial" w:cs="Arial"/>
          <w:color w:val="333333"/>
          <w:sz w:val="20"/>
          <w:szCs w:val="20"/>
        </w:rPr>
        <w:t>] command.</w:t>
      </w:r>
    </w:p>
    <w:p w14:paraId="78E8A6EA"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76" w:tgtFrame="_self" w:history="1">
        <w:r w:rsidRPr="004B0FFA">
          <w:rPr>
            <w:rFonts w:ascii="Arial" w:eastAsia="Times New Roman" w:hAnsi="Arial" w:cs="Arial"/>
            <w:color w:val="D52A33"/>
            <w:sz w:val="24"/>
            <w:szCs w:val="24"/>
            <w:u w:val="single"/>
          </w:rPr>
          <w:t>Reply</w:t>
        </w:r>
      </w:hyperlink>
    </w:p>
    <w:p w14:paraId="105846A3" w14:textId="509C5A1A"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636D8ED1" wp14:editId="083767F8">
            <wp:extent cx="335280" cy="3352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259A96C9"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77" w:history="1">
        <w:proofErr w:type="spellStart"/>
        <w:r w:rsidRPr="004B0FFA">
          <w:rPr>
            <w:rFonts w:ascii="Arial" w:eastAsia="Times New Roman" w:hAnsi="Arial" w:cs="Arial"/>
            <w:b/>
            <w:bCs/>
            <w:color w:val="D52A33"/>
            <w:sz w:val="24"/>
            <w:szCs w:val="24"/>
            <w:u w:val="single"/>
          </w:rPr>
          <w:t>Souheil</w:t>
        </w:r>
        <w:proofErr w:type="spellEnd"/>
        <w:r w:rsidRPr="004B0FFA">
          <w:rPr>
            <w:rFonts w:ascii="Arial" w:eastAsia="Times New Roman" w:hAnsi="Arial" w:cs="Arial"/>
            <w:b/>
            <w:bCs/>
            <w:color w:val="D52A33"/>
            <w:sz w:val="24"/>
            <w:szCs w:val="24"/>
            <w:u w:val="single"/>
          </w:rPr>
          <w:t xml:space="preserve"> </w:t>
        </w:r>
        <w:proofErr w:type="spellStart"/>
        <w:r w:rsidRPr="004B0FFA">
          <w:rPr>
            <w:rFonts w:ascii="Arial" w:eastAsia="Times New Roman" w:hAnsi="Arial" w:cs="Arial"/>
            <w:b/>
            <w:bCs/>
            <w:color w:val="D52A33"/>
            <w:sz w:val="24"/>
            <w:szCs w:val="24"/>
            <w:u w:val="single"/>
          </w:rPr>
          <w:t>Ghribi</w:t>
        </w:r>
      </w:hyperlink>
      <w:hyperlink r:id="rId78" w:anchor="c7877906385627851906" w:history="1">
        <w:r w:rsidRPr="004B0FFA">
          <w:rPr>
            <w:rFonts w:ascii="Arial" w:eastAsia="Times New Roman" w:hAnsi="Arial" w:cs="Arial"/>
            <w:color w:val="D52A33"/>
            <w:sz w:val="24"/>
            <w:szCs w:val="24"/>
            <w:u w:val="single"/>
          </w:rPr>
          <w:t>July</w:t>
        </w:r>
        <w:proofErr w:type="spellEnd"/>
        <w:r w:rsidRPr="004B0FFA">
          <w:rPr>
            <w:rFonts w:ascii="Arial" w:eastAsia="Times New Roman" w:hAnsi="Arial" w:cs="Arial"/>
            <w:color w:val="D52A33"/>
            <w:sz w:val="24"/>
            <w:szCs w:val="24"/>
            <w:u w:val="single"/>
          </w:rPr>
          <w:t xml:space="preserve"> 6, 2019 at 4:20 AM</w:t>
        </w:r>
      </w:hyperlink>
    </w:p>
    <w:p w14:paraId="36976002"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lastRenderedPageBreak/>
        <w:t xml:space="preserve">How can </w:t>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fix tis</w:t>
      </w:r>
      <w:r w:rsidRPr="004B0FFA">
        <w:rPr>
          <w:rFonts w:ascii="Arial" w:eastAsia="Times New Roman" w:hAnsi="Arial" w:cs="Arial"/>
          <w:color w:val="333333"/>
          <w:sz w:val="20"/>
          <w:szCs w:val="20"/>
        </w:rPr>
        <w:br/>
        <w:t>File "plc2.py", line 1, in</w:t>
      </w:r>
      <w:r w:rsidRPr="004B0FFA">
        <w:rPr>
          <w:rFonts w:ascii="Arial" w:eastAsia="Times New Roman" w:hAnsi="Arial" w:cs="Arial"/>
          <w:color w:val="333333"/>
          <w:sz w:val="20"/>
          <w:szCs w:val="20"/>
        </w:rPr>
        <w:br/>
        <w:t>import S71200</w:t>
      </w:r>
      <w:r w:rsidRPr="004B0FFA">
        <w:rPr>
          <w:rFonts w:ascii="Arial" w:eastAsia="Times New Roman" w:hAnsi="Arial" w:cs="Arial"/>
          <w:color w:val="333333"/>
          <w:sz w:val="20"/>
          <w:szCs w:val="20"/>
        </w:rPr>
        <w:br/>
        <w:t>File "/home/pi/s7/S71200.py", line 110, in</w:t>
      </w:r>
      <w:r w:rsidRPr="004B0FFA">
        <w:rPr>
          <w:rFonts w:ascii="Arial" w:eastAsia="Times New Roman" w:hAnsi="Arial" w:cs="Arial"/>
          <w:color w:val="333333"/>
          <w:sz w:val="20"/>
          <w:szCs w:val="20"/>
        </w:rPr>
        <w:br/>
        <w:t>plc = S71200('192.168.1.10') #,debug=True)</w:t>
      </w:r>
      <w:r w:rsidRPr="004B0FFA">
        <w:rPr>
          <w:rFonts w:ascii="Arial" w:eastAsia="Times New Roman" w:hAnsi="Arial" w:cs="Arial"/>
          <w:color w:val="333333"/>
          <w:sz w:val="20"/>
          <w:szCs w:val="20"/>
        </w:rPr>
        <w:br/>
        <w:t>File "/home/pi/s7/S71200.py", line 16, in __</w:t>
      </w:r>
      <w:proofErr w:type="spellStart"/>
      <w:r w:rsidRPr="004B0FFA">
        <w:rPr>
          <w:rFonts w:ascii="Arial" w:eastAsia="Times New Roman" w:hAnsi="Arial" w:cs="Arial"/>
          <w:color w:val="333333"/>
          <w:sz w:val="20"/>
          <w:szCs w:val="20"/>
        </w:rPr>
        <w:t>init</w:t>
      </w:r>
      <w:proofErr w:type="spellEnd"/>
      <w:r w:rsidRPr="004B0FFA">
        <w:rPr>
          <w:rFonts w:ascii="Arial" w:eastAsia="Times New Roman" w:hAnsi="Arial" w:cs="Arial"/>
          <w:color w:val="333333"/>
          <w:sz w:val="20"/>
          <w:szCs w:val="20"/>
        </w:rPr>
        <w:t>__</w:t>
      </w:r>
      <w:r w:rsidRPr="004B0FFA">
        <w:rPr>
          <w:rFonts w:ascii="Arial" w:eastAsia="Times New Roman" w:hAnsi="Arial" w:cs="Arial"/>
          <w:color w:val="333333"/>
          <w:sz w:val="20"/>
          <w:szCs w:val="20"/>
        </w:rPr>
        <w:br/>
      </w:r>
      <w:proofErr w:type="spellStart"/>
      <w:r w:rsidRPr="004B0FFA">
        <w:rPr>
          <w:rFonts w:ascii="Arial" w:eastAsia="Times New Roman" w:hAnsi="Arial" w:cs="Arial"/>
          <w:color w:val="333333"/>
          <w:sz w:val="20"/>
          <w:szCs w:val="20"/>
        </w:rPr>
        <w:t>self.plc.connect</w:t>
      </w:r>
      <w:proofErr w:type="spellEnd"/>
      <w:r w:rsidRPr="004B0FFA">
        <w:rPr>
          <w:rFonts w:ascii="Arial" w:eastAsia="Times New Roman" w:hAnsi="Arial" w:cs="Arial"/>
          <w:color w:val="333333"/>
          <w:sz w:val="20"/>
          <w:szCs w:val="20"/>
        </w:rPr>
        <w:t>(ip,0,1)</w:t>
      </w:r>
      <w:r w:rsidRPr="004B0FFA">
        <w:rPr>
          <w:rFonts w:ascii="Arial" w:eastAsia="Times New Roman" w:hAnsi="Arial" w:cs="Arial"/>
          <w:color w:val="333333"/>
          <w:sz w:val="20"/>
          <w:szCs w:val="20"/>
        </w:rPr>
        <w:br/>
        <w:t>File "/</w:t>
      </w:r>
      <w:proofErr w:type="spellStart"/>
      <w:r w:rsidRPr="004B0FFA">
        <w:rPr>
          <w:rFonts w:ascii="Arial" w:eastAsia="Times New Roman" w:hAnsi="Arial" w:cs="Arial"/>
          <w:color w:val="333333"/>
          <w:sz w:val="20"/>
          <w:szCs w:val="20"/>
        </w:rPr>
        <w:t>usr</w:t>
      </w:r>
      <w:proofErr w:type="spellEnd"/>
      <w:r w:rsidRPr="004B0FFA">
        <w:rPr>
          <w:rFonts w:ascii="Arial" w:eastAsia="Times New Roman" w:hAnsi="Arial" w:cs="Arial"/>
          <w:color w:val="333333"/>
          <w:sz w:val="20"/>
          <w:szCs w:val="20"/>
        </w:rPr>
        <w:t>/local/lib/python2.7/</w:t>
      </w:r>
      <w:proofErr w:type="spellStart"/>
      <w:r w:rsidRPr="004B0FFA">
        <w:rPr>
          <w:rFonts w:ascii="Arial" w:eastAsia="Times New Roman" w:hAnsi="Arial" w:cs="Arial"/>
          <w:color w:val="333333"/>
          <w:sz w:val="20"/>
          <w:szCs w:val="20"/>
        </w:rPr>
        <w:t>dist</w:t>
      </w:r>
      <w:proofErr w:type="spellEnd"/>
      <w:r w:rsidRPr="004B0FFA">
        <w:rPr>
          <w:rFonts w:ascii="Arial" w:eastAsia="Times New Roman" w:hAnsi="Arial" w:cs="Arial"/>
          <w:color w:val="333333"/>
          <w:sz w:val="20"/>
          <w:szCs w:val="20"/>
        </w:rPr>
        <w:t>-packages/snap7/client.py", line 25, in f</w:t>
      </w:r>
      <w:r w:rsidRPr="004B0FFA">
        <w:rPr>
          <w:rFonts w:ascii="Arial" w:eastAsia="Times New Roman" w:hAnsi="Arial" w:cs="Arial"/>
          <w:color w:val="333333"/>
          <w:sz w:val="20"/>
          <w:szCs w:val="20"/>
        </w:rPr>
        <w:br/>
      </w:r>
      <w:proofErr w:type="spellStart"/>
      <w:r w:rsidRPr="004B0FFA">
        <w:rPr>
          <w:rFonts w:ascii="Arial" w:eastAsia="Times New Roman" w:hAnsi="Arial" w:cs="Arial"/>
          <w:color w:val="333333"/>
          <w:sz w:val="20"/>
          <w:szCs w:val="20"/>
        </w:rPr>
        <w:t>check_error</w:t>
      </w:r>
      <w:proofErr w:type="spellEnd"/>
      <w:r w:rsidRPr="004B0FFA">
        <w:rPr>
          <w:rFonts w:ascii="Arial" w:eastAsia="Times New Roman" w:hAnsi="Arial" w:cs="Arial"/>
          <w:color w:val="333333"/>
          <w:sz w:val="20"/>
          <w:szCs w:val="20"/>
        </w:rPr>
        <w:t>(code, context="client")</w:t>
      </w:r>
      <w:r w:rsidRPr="004B0FFA">
        <w:rPr>
          <w:rFonts w:ascii="Arial" w:eastAsia="Times New Roman" w:hAnsi="Arial" w:cs="Arial"/>
          <w:color w:val="333333"/>
          <w:sz w:val="20"/>
          <w:szCs w:val="20"/>
        </w:rPr>
        <w:br/>
        <w:t>File "/</w:t>
      </w:r>
      <w:proofErr w:type="spellStart"/>
      <w:r w:rsidRPr="004B0FFA">
        <w:rPr>
          <w:rFonts w:ascii="Arial" w:eastAsia="Times New Roman" w:hAnsi="Arial" w:cs="Arial"/>
          <w:color w:val="333333"/>
          <w:sz w:val="20"/>
          <w:szCs w:val="20"/>
        </w:rPr>
        <w:t>usr</w:t>
      </w:r>
      <w:proofErr w:type="spellEnd"/>
      <w:r w:rsidRPr="004B0FFA">
        <w:rPr>
          <w:rFonts w:ascii="Arial" w:eastAsia="Times New Roman" w:hAnsi="Arial" w:cs="Arial"/>
          <w:color w:val="333333"/>
          <w:sz w:val="20"/>
          <w:szCs w:val="20"/>
        </w:rPr>
        <w:t>/local/lib/python2.7/</w:t>
      </w:r>
      <w:proofErr w:type="spellStart"/>
      <w:r w:rsidRPr="004B0FFA">
        <w:rPr>
          <w:rFonts w:ascii="Arial" w:eastAsia="Times New Roman" w:hAnsi="Arial" w:cs="Arial"/>
          <w:color w:val="333333"/>
          <w:sz w:val="20"/>
          <w:szCs w:val="20"/>
        </w:rPr>
        <w:t>dist</w:t>
      </w:r>
      <w:proofErr w:type="spellEnd"/>
      <w:r w:rsidRPr="004B0FFA">
        <w:rPr>
          <w:rFonts w:ascii="Arial" w:eastAsia="Times New Roman" w:hAnsi="Arial" w:cs="Arial"/>
          <w:color w:val="333333"/>
          <w:sz w:val="20"/>
          <w:szCs w:val="20"/>
        </w:rPr>
        <w:t xml:space="preserve">-packages/snap7/common.py", line 66, in </w:t>
      </w:r>
      <w:proofErr w:type="spellStart"/>
      <w:r w:rsidRPr="004B0FFA">
        <w:rPr>
          <w:rFonts w:ascii="Arial" w:eastAsia="Times New Roman" w:hAnsi="Arial" w:cs="Arial"/>
          <w:color w:val="333333"/>
          <w:sz w:val="20"/>
          <w:szCs w:val="20"/>
        </w:rPr>
        <w:t>check_error</w:t>
      </w:r>
      <w:proofErr w:type="spellEnd"/>
      <w:r w:rsidRPr="004B0FFA">
        <w:rPr>
          <w:rFonts w:ascii="Arial" w:eastAsia="Times New Roman" w:hAnsi="Arial" w:cs="Arial"/>
          <w:color w:val="333333"/>
          <w:sz w:val="20"/>
          <w:szCs w:val="20"/>
        </w:rPr>
        <w:br/>
        <w:t>raise Snap7Exception(error)</w:t>
      </w:r>
      <w:r w:rsidRPr="004B0FFA">
        <w:rPr>
          <w:rFonts w:ascii="Arial" w:eastAsia="Times New Roman" w:hAnsi="Arial" w:cs="Arial"/>
          <w:color w:val="333333"/>
          <w:sz w:val="20"/>
          <w:szCs w:val="20"/>
        </w:rPr>
        <w:br/>
        <w:t>snap7.snap7exceptions.Snap7Exception: TCP : Unreachable peer</w:t>
      </w:r>
    </w:p>
    <w:p w14:paraId="684AEF09"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79" w:tgtFrame="_self" w:history="1">
        <w:r w:rsidRPr="004B0FFA">
          <w:rPr>
            <w:rFonts w:ascii="Arial" w:eastAsia="Times New Roman" w:hAnsi="Arial" w:cs="Arial"/>
            <w:color w:val="D52A33"/>
            <w:sz w:val="24"/>
            <w:szCs w:val="24"/>
            <w:u w:val="single"/>
          </w:rPr>
          <w:t>Reply</w:t>
        </w:r>
      </w:hyperlink>
    </w:p>
    <w:p w14:paraId="1DC122F5" w14:textId="4B33037F"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7D0CDC36" wp14:editId="279CF36A">
            <wp:extent cx="335280" cy="335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1566E00E"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80" w:history="1">
        <w:proofErr w:type="spellStart"/>
        <w:r w:rsidRPr="004B0FFA">
          <w:rPr>
            <w:rFonts w:ascii="Arial" w:eastAsia="Times New Roman" w:hAnsi="Arial" w:cs="Arial"/>
            <w:b/>
            <w:bCs/>
            <w:color w:val="D52A33"/>
            <w:sz w:val="24"/>
            <w:szCs w:val="24"/>
            <w:u w:val="single"/>
          </w:rPr>
          <w:t>Unknown</w:t>
        </w:r>
      </w:hyperlink>
      <w:hyperlink r:id="rId81" w:anchor="c3083368603536817479" w:history="1">
        <w:r w:rsidRPr="004B0FFA">
          <w:rPr>
            <w:rFonts w:ascii="Arial" w:eastAsia="Times New Roman" w:hAnsi="Arial" w:cs="Arial"/>
            <w:color w:val="D52A33"/>
            <w:sz w:val="24"/>
            <w:szCs w:val="24"/>
            <w:u w:val="single"/>
          </w:rPr>
          <w:t>August</w:t>
        </w:r>
        <w:proofErr w:type="spellEnd"/>
        <w:r w:rsidRPr="004B0FFA">
          <w:rPr>
            <w:rFonts w:ascii="Arial" w:eastAsia="Times New Roman" w:hAnsi="Arial" w:cs="Arial"/>
            <w:color w:val="D52A33"/>
            <w:sz w:val="24"/>
            <w:szCs w:val="24"/>
            <w:u w:val="single"/>
          </w:rPr>
          <w:t xml:space="preserve"> 14, 2019 at 3:07 AM</w:t>
        </w:r>
      </w:hyperlink>
    </w:p>
    <w:p w14:paraId="26AE44C4"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have 2 </w:t>
      </w:r>
      <w:proofErr w:type="gramStart"/>
      <w:r w:rsidRPr="004B0FFA">
        <w:rPr>
          <w:rFonts w:ascii="Arial" w:eastAsia="Times New Roman" w:hAnsi="Arial" w:cs="Arial"/>
          <w:color w:val="333333"/>
          <w:sz w:val="20"/>
          <w:szCs w:val="20"/>
        </w:rPr>
        <w:t>questions :</w:t>
      </w:r>
      <w:proofErr w:type="gramEnd"/>
      <w:r w:rsidRPr="004B0FFA">
        <w:rPr>
          <w:rFonts w:ascii="Arial" w:eastAsia="Times New Roman" w:hAnsi="Arial" w:cs="Arial"/>
          <w:color w:val="333333"/>
          <w:sz w:val="20"/>
          <w:szCs w:val="20"/>
        </w:rPr>
        <w:br/>
        <w:t>first one : how can we find the IP address that you wrote in your code [</w:t>
      </w:r>
      <w:proofErr w:type="spellStart"/>
      <w:r w:rsidRPr="004B0FFA">
        <w:rPr>
          <w:rFonts w:ascii="Arial" w:eastAsia="Times New Roman" w:hAnsi="Arial" w:cs="Arial"/>
          <w:color w:val="333333"/>
          <w:sz w:val="20"/>
          <w:szCs w:val="20"/>
        </w:rPr>
        <w:t>plc.connect</w:t>
      </w:r>
      <w:proofErr w:type="spellEnd"/>
      <w:r w:rsidRPr="004B0FFA">
        <w:rPr>
          <w:rFonts w:ascii="Arial" w:eastAsia="Times New Roman" w:hAnsi="Arial" w:cs="Arial"/>
          <w:color w:val="333333"/>
          <w:sz w:val="20"/>
          <w:szCs w:val="20"/>
        </w:rPr>
        <w:t>("192.168...")] ?</w:t>
      </w:r>
      <w:r w:rsidRPr="004B0FFA">
        <w:rPr>
          <w:rFonts w:ascii="Arial" w:eastAsia="Times New Roman" w:hAnsi="Arial" w:cs="Arial"/>
          <w:color w:val="333333"/>
          <w:sz w:val="20"/>
          <w:szCs w:val="20"/>
        </w:rPr>
        <w:br/>
        <w:t>and what is that IP address exactly ?</w:t>
      </w:r>
      <w:r w:rsidRPr="004B0FFA">
        <w:rPr>
          <w:rFonts w:ascii="Arial" w:eastAsia="Times New Roman" w:hAnsi="Arial" w:cs="Arial"/>
          <w:color w:val="333333"/>
          <w:sz w:val="20"/>
          <w:szCs w:val="20"/>
        </w:rPr>
        <w:br/>
        <w:t xml:space="preserve">second one : do we </w:t>
      </w:r>
      <w:proofErr w:type="spellStart"/>
      <w:r w:rsidRPr="004B0FFA">
        <w:rPr>
          <w:rFonts w:ascii="Arial" w:eastAsia="Times New Roman" w:hAnsi="Arial" w:cs="Arial"/>
          <w:color w:val="333333"/>
          <w:sz w:val="20"/>
          <w:szCs w:val="20"/>
        </w:rPr>
        <w:t>connent</w:t>
      </w:r>
      <w:proofErr w:type="spellEnd"/>
      <w:r w:rsidRPr="004B0FFA">
        <w:rPr>
          <w:rFonts w:ascii="Arial" w:eastAsia="Times New Roman" w:hAnsi="Arial" w:cs="Arial"/>
          <w:color w:val="333333"/>
          <w:sz w:val="20"/>
          <w:szCs w:val="20"/>
        </w:rPr>
        <w:t xml:space="preserve"> raspberry to plc via Ethernet ?</w:t>
      </w:r>
      <w:r w:rsidRPr="004B0FFA">
        <w:rPr>
          <w:rFonts w:ascii="Arial" w:eastAsia="Times New Roman" w:hAnsi="Arial" w:cs="Arial"/>
          <w:color w:val="333333"/>
          <w:sz w:val="20"/>
          <w:szCs w:val="20"/>
        </w:rPr>
        <w:br/>
        <w:t>Thanks</w:t>
      </w:r>
    </w:p>
    <w:p w14:paraId="0690D837"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82" w:tgtFrame="_self" w:history="1">
        <w:r w:rsidRPr="004B0FFA">
          <w:rPr>
            <w:rFonts w:ascii="Arial" w:eastAsia="Times New Roman" w:hAnsi="Arial" w:cs="Arial"/>
            <w:color w:val="D52A33"/>
            <w:sz w:val="24"/>
            <w:szCs w:val="24"/>
            <w:u w:val="single"/>
          </w:rPr>
          <w:t>Reply</w:t>
        </w:r>
      </w:hyperlink>
    </w:p>
    <w:p w14:paraId="7DC3749E" w14:textId="77777777" w:rsidR="004B0FFA" w:rsidRPr="004B0FFA" w:rsidRDefault="004B0FFA" w:rsidP="004B0FFA">
      <w:pPr>
        <w:shd w:val="clear" w:color="auto" w:fill="FEFDFA"/>
        <w:spacing w:after="0" w:line="240" w:lineRule="auto"/>
        <w:ind w:left="1260"/>
        <w:rPr>
          <w:rFonts w:ascii="Arial" w:eastAsia="Times New Roman" w:hAnsi="Arial" w:cs="Arial"/>
          <w:color w:val="333333"/>
          <w:sz w:val="20"/>
          <w:szCs w:val="20"/>
        </w:rPr>
      </w:pPr>
      <w:hyperlink r:id="rId83" w:tgtFrame="_self" w:history="1">
        <w:r w:rsidRPr="004B0FFA">
          <w:rPr>
            <w:rFonts w:ascii="Arial" w:eastAsia="Times New Roman" w:hAnsi="Arial" w:cs="Arial"/>
            <w:color w:val="D52A33"/>
            <w:sz w:val="24"/>
            <w:szCs w:val="24"/>
            <w:u w:val="single"/>
          </w:rPr>
          <w:t>Replies</w:t>
        </w:r>
      </w:hyperlink>
    </w:p>
    <w:p w14:paraId="4E5DCBE8" w14:textId="2FA596B8" w:rsidR="004B0FFA" w:rsidRPr="004B0FFA" w:rsidRDefault="004B0FFA" w:rsidP="004B0FFA">
      <w:pPr>
        <w:numPr>
          <w:ilvl w:val="1"/>
          <w:numId w:val="3"/>
        </w:numPr>
        <w:shd w:val="clear" w:color="auto" w:fill="FEFDFA"/>
        <w:spacing w:after="240" w:line="240" w:lineRule="auto"/>
        <w:ind w:left="1980"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71690038" wp14:editId="1E1F3E4B">
            <wp:extent cx="335280" cy="3352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7F645C84" w14:textId="77777777" w:rsidR="004B0FFA" w:rsidRPr="004B0FFA" w:rsidRDefault="004B0FFA" w:rsidP="004B0FFA">
      <w:pPr>
        <w:shd w:val="clear" w:color="auto" w:fill="FEFDFA"/>
        <w:spacing w:after="240" w:line="240" w:lineRule="auto"/>
        <w:ind w:left="2700"/>
        <w:rPr>
          <w:rFonts w:ascii="Arial" w:eastAsia="Times New Roman" w:hAnsi="Arial" w:cs="Arial"/>
          <w:color w:val="333333"/>
          <w:sz w:val="20"/>
          <w:szCs w:val="20"/>
        </w:rPr>
      </w:pPr>
      <w:hyperlink r:id="rId84" w:history="1">
        <w:proofErr w:type="spellStart"/>
        <w:r w:rsidRPr="004B0FFA">
          <w:rPr>
            <w:rFonts w:ascii="Arial" w:eastAsia="Times New Roman" w:hAnsi="Arial" w:cs="Arial"/>
            <w:b/>
            <w:bCs/>
            <w:color w:val="D52A33"/>
            <w:sz w:val="24"/>
            <w:szCs w:val="24"/>
            <w:u w:val="single"/>
          </w:rPr>
          <w:t>Unknown</w:t>
        </w:r>
      </w:hyperlink>
      <w:hyperlink r:id="rId85" w:anchor="c6434941582775846839" w:history="1">
        <w:r w:rsidRPr="004B0FFA">
          <w:rPr>
            <w:rFonts w:ascii="Arial" w:eastAsia="Times New Roman" w:hAnsi="Arial" w:cs="Arial"/>
            <w:color w:val="D52A33"/>
            <w:sz w:val="24"/>
            <w:szCs w:val="24"/>
            <w:u w:val="single"/>
          </w:rPr>
          <w:t>May</w:t>
        </w:r>
        <w:proofErr w:type="spellEnd"/>
        <w:r w:rsidRPr="004B0FFA">
          <w:rPr>
            <w:rFonts w:ascii="Arial" w:eastAsia="Times New Roman" w:hAnsi="Arial" w:cs="Arial"/>
            <w:color w:val="D52A33"/>
            <w:sz w:val="24"/>
            <w:szCs w:val="24"/>
            <w:u w:val="single"/>
          </w:rPr>
          <w:t xml:space="preserve"> 30, 2021 at 1:35 AM</w:t>
        </w:r>
      </w:hyperlink>
    </w:p>
    <w:p w14:paraId="483E40F8" w14:textId="77777777" w:rsidR="004B0FFA" w:rsidRPr="004B0FFA" w:rsidRDefault="004B0FFA" w:rsidP="004B0FFA">
      <w:pPr>
        <w:shd w:val="clear" w:color="auto" w:fill="FEFDFA"/>
        <w:spacing w:after="120" w:line="240" w:lineRule="auto"/>
        <w:ind w:left="2700"/>
        <w:jc w:val="both"/>
        <w:rPr>
          <w:rFonts w:ascii="Arial" w:eastAsia="Times New Roman" w:hAnsi="Arial" w:cs="Arial"/>
          <w:color w:val="333333"/>
          <w:sz w:val="20"/>
          <w:szCs w:val="20"/>
        </w:rPr>
      </w:pPr>
      <w:r w:rsidRPr="004B0FFA">
        <w:rPr>
          <w:rFonts w:ascii="Arial" w:eastAsia="Times New Roman" w:hAnsi="Arial" w:cs="Arial"/>
          <w:color w:val="333333"/>
          <w:sz w:val="20"/>
          <w:szCs w:val="20"/>
        </w:rPr>
        <w:t xml:space="preserve">The </w:t>
      </w:r>
      <w:proofErr w:type="spellStart"/>
      <w:r w:rsidRPr="004B0FFA">
        <w:rPr>
          <w:rFonts w:ascii="Arial" w:eastAsia="Times New Roman" w:hAnsi="Arial" w:cs="Arial"/>
          <w:color w:val="333333"/>
          <w:sz w:val="20"/>
          <w:szCs w:val="20"/>
        </w:rPr>
        <w:t>ip</w:t>
      </w:r>
      <w:proofErr w:type="spellEnd"/>
      <w:r w:rsidRPr="004B0FFA">
        <w:rPr>
          <w:rFonts w:ascii="Arial" w:eastAsia="Times New Roman" w:hAnsi="Arial" w:cs="Arial"/>
          <w:color w:val="333333"/>
          <w:sz w:val="20"/>
          <w:szCs w:val="20"/>
        </w:rPr>
        <w:t xml:space="preserve"> address is the </w:t>
      </w:r>
      <w:proofErr w:type="spellStart"/>
      <w:r w:rsidRPr="004B0FFA">
        <w:rPr>
          <w:rFonts w:ascii="Arial" w:eastAsia="Times New Roman" w:hAnsi="Arial" w:cs="Arial"/>
          <w:color w:val="333333"/>
          <w:sz w:val="20"/>
          <w:szCs w:val="20"/>
        </w:rPr>
        <w:t>ip</w:t>
      </w:r>
      <w:proofErr w:type="spellEnd"/>
      <w:r w:rsidRPr="004B0FFA">
        <w:rPr>
          <w:rFonts w:ascii="Arial" w:eastAsia="Times New Roman" w:hAnsi="Arial" w:cs="Arial"/>
          <w:color w:val="333333"/>
          <w:sz w:val="20"/>
          <w:szCs w:val="20"/>
        </w:rPr>
        <w:t xml:space="preserve"> address of plc... You can set it up with </w:t>
      </w:r>
      <w:proofErr w:type="spellStart"/>
      <w:r w:rsidRPr="004B0FFA">
        <w:rPr>
          <w:rFonts w:ascii="Arial" w:eastAsia="Times New Roman" w:hAnsi="Arial" w:cs="Arial"/>
          <w:color w:val="333333"/>
          <w:sz w:val="20"/>
          <w:szCs w:val="20"/>
        </w:rPr>
        <w:t>tia</w:t>
      </w:r>
      <w:proofErr w:type="spellEnd"/>
      <w:r w:rsidRPr="004B0FFA">
        <w:rPr>
          <w:rFonts w:ascii="Arial" w:eastAsia="Times New Roman" w:hAnsi="Arial" w:cs="Arial"/>
          <w:color w:val="333333"/>
          <w:sz w:val="20"/>
          <w:szCs w:val="20"/>
        </w:rPr>
        <w:t xml:space="preserve"> portal (siemens automation </w:t>
      </w:r>
      <w:proofErr w:type="gramStart"/>
      <w:r w:rsidRPr="004B0FFA">
        <w:rPr>
          <w:rFonts w:ascii="Arial" w:eastAsia="Times New Roman" w:hAnsi="Arial" w:cs="Arial"/>
          <w:color w:val="333333"/>
          <w:sz w:val="20"/>
          <w:szCs w:val="20"/>
        </w:rPr>
        <w:t>software)...</w:t>
      </w:r>
      <w:proofErr w:type="gramEnd"/>
      <w:r w:rsidRPr="004B0FFA">
        <w:rPr>
          <w:rFonts w:ascii="Arial" w:eastAsia="Times New Roman" w:hAnsi="Arial" w:cs="Arial"/>
          <w:color w:val="333333"/>
          <w:sz w:val="20"/>
          <w:szCs w:val="20"/>
        </w:rPr>
        <w:t xml:space="preserve">. 2. </w:t>
      </w:r>
      <w:proofErr w:type="gramStart"/>
      <w:r w:rsidRPr="004B0FFA">
        <w:rPr>
          <w:rFonts w:ascii="Arial" w:eastAsia="Times New Roman" w:hAnsi="Arial" w:cs="Arial"/>
          <w:color w:val="333333"/>
          <w:sz w:val="20"/>
          <w:szCs w:val="20"/>
        </w:rPr>
        <w:t>Yes</w:t>
      </w:r>
      <w:proofErr w:type="gramEnd"/>
      <w:r w:rsidRPr="004B0FFA">
        <w:rPr>
          <w:rFonts w:ascii="Arial" w:eastAsia="Times New Roman" w:hAnsi="Arial" w:cs="Arial"/>
          <w:color w:val="333333"/>
          <w:sz w:val="20"/>
          <w:szCs w:val="20"/>
        </w:rPr>
        <w:t xml:space="preserve"> the snap7 uses ethernet to </w:t>
      </w:r>
      <w:proofErr w:type="spellStart"/>
      <w:r w:rsidRPr="004B0FFA">
        <w:rPr>
          <w:rFonts w:ascii="Arial" w:eastAsia="Times New Roman" w:hAnsi="Arial" w:cs="Arial"/>
          <w:color w:val="333333"/>
          <w:sz w:val="20"/>
          <w:szCs w:val="20"/>
        </w:rPr>
        <w:t>comunicate</w:t>
      </w:r>
      <w:proofErr w:type="spellEnd"/>
      <w:r w:rsidRPr="004B0FFA">
        <w:rPr>
          <w:rFonts w:ascii="Arial" w:eastAsia="Times New Roman" w:hAnsi="Arial" w:cs="Arial"/>
          <w:color w:val="333333"/>
          <w:sz w:val="20"/>
          <w:szCs w:val="20"/>
        </w:rPr>
        <w:t xml:space="preserve"> with the plc. It connects via "</w:t>
      </w:r>
      <w:proofErr w:type="spellStart"/>
      <w:r w:rsidRPr="004B0FFA">
        <w:rPr>
          <w:rFonts w:ascii="Arial" w:eastAsia="Times New Roman" w:hAnsi="Arial" w:cs="Arial"/>
          <w:color w:val="333333"/>
          <w:sz w:val="20"/>
          <w:szCs w:val="20"/>
        </w:rPr>
        <w:t>pg</w:t>
      </w:r>
      <w:proofErr w:type="spellEnd"/>
      <w:r w:rsidRPr="004B0FFA">
        <w:rPr>
          <w:rFonts w:ascii="Arial" w:eastAsia="Times New Roman" w:hAnsi="Arial" w:cs="Arial"/>
          <w:color w:val="333333"/>
          <w:sz w:val="20"/>
          <w:szCs w:val="20"/>
        </w:rPr>
        <w:t xml:space="preserve"> interface" (siemens administration </w:t>
      </w:r>
      <w:proofErr w:type="gramStart"/>
      <w:r w:rsidRPr="004B0FFA">
        <w:rPr>
          <w:rFonts w:ascii="Arial" w:eastAsia="Times New Roman" w:hAnsi="Arial" w:cs="Arial"/>
          <w:color w:val="333333"/>
          <w:sz w:val="20"/>
          <w:szCs w:val="20"/>
        </w:rPr>
        <w:t>protocol)...</w:t>
      </w:r>
      <w:proofErr w:type="gramEnd"/>
      <w:r w:rsidRPr="004B0FFA">
        <w:rPr>
          <w:rFonts w:ascii="Arial" w:eastAsia="Times New Roman" w:hAnsi="Arial" w:cs="Arial"/>
          <w:color w:val="333333"/>
          <w:sz w:val="20"/>
          <w:szCs w:val="20"/>
        </w:rPr>
        <w:t xml:space="preserve"> </w:t>
      </w:r>
      <w:proofErr w:type="gramStart"/>
      <w:r w:rsidRPr="004B0FFA">
        <w:rPr>
          <w:rFonts w:ascii="Arial" w:eastAsia="Times New Roman" w:hAnsi="Arial" w:cs="Arial"/>
          <w:color w:val="333333"/>
          <w:sz w:val="20"/>
          <w:szCs w:val="20"/>
        </w:rPr>
        <w:t>Of course</w:t>
      </w:r>
      <w:proofErr w:type="gramEnd"/>
      <w:r w:rsidRPr="004B0FFA">
        <w:rPr>
          <w:rFonts w:ascii="Arial" w:eastAsia="Times New Roman" w:hAnsi="Arial" w:cs="Arial"/>
          <w:color w:val="333333"/>
          <w:sz w:val="20"/>
          <w:szCs w:val="20"/>
        </w:rPr>
        <w:t xml:space="preserve"> you can setup an access point and access the plc via </w:t>
      </w:r>
      <w:proofErr w:type="spellStart"/>
      <w:r w:rsidRPr="004B0FFA">
        <w:rPr>
          <w:rFonts w:ascii="Arial" w:eastAsia="Times New Roman" w:hAnsi="Arial" w:cs="Arial"/>
          <w:color w:val="333333"/>
          <w:sz w:val="20"/>
          <w:szCs w:val="20"/>
        </w:rPr>
        <w:t>WiFi</w:t>
      </w:r>
      <w:proofErr w:type="spellEnd"/>
      <w:r w:rsidRPr="004B0FFA">
        <w:rPr>
          <w:rFonts w:ascii="Arial" w:eastAsia="Times New Roman" w:hAnsi="Arial" w:cs="Arial"/>
          <w:color w:val="333333"/>
          <w:sz w:val="20"/>
          <w:szCs w:val="20"/>
        </w:rPr>
        <w:t>...</w:t>
      </w:r>
    </w:p>
    <w:p w14:paraId="174F3E3E" w14:textId="77777777" w:rsidR="004B0FFA" w:rsidRPr="004B0FFA" w:rsidRDefault="004B0FFA" w:rsidP="004B0FFA">
      <w:pPr>
        <w:shd w:val="clear" w:color="auto" w:fill="FEFDFA"/>
        <w:spacing w:after="120" w:line="240" w:lineRule="auto"/>
        <w:ind w:left="1980"/>
        <w:rPr>
          <w:rFonts w:ascii="Arial" w:eastAsia="Times New Roman" w:hAnsi="Arial" w:cs="Arial"/>
          <w:color w:val="333333"/>
          <w:sz w:val="20"/>
          <w:szCs w:val="20"/>
        </w:rPr>
      </w:pPr>
      <w:hyperlink r:id="rId86" w:tgtFrame="_self" w:history="1">
        <w:r w:rsidRPr="004B0FFA">
          <w:rPr>
            <w:rFonts w:ascii="Arial" w:eastAsia="Times New Roman" w:hAnsi="Arial" w:cs="Arial"/>
            <w:b/>
            <w:bCs/>
            <w:color w:val="D52A33"/>
            <w:sz w:val="24"/>
            <w:szCs w:val="24"/>
            <w:u w:val="single"/>
          </w:rPr>
          <w:t>Reply</w:t>
        </w:r>
      </w:hyperlink>
    </w:p>
    <w:p w14:paraId="56138353" w14:textId="6F77A904"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643A673E" wp14:editId="4B4349EB">
            <wp:extent cx="335280" cy="3352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45A1E6D6"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87" w:history="1">
        <w:proofErr w:type="spellStart"/>
        <w:r w:rsidRPr="004B0FFA">
          <w:rPr>
            <w:rFonts w:ascii="Arial" w:eastAsia="Times New Roman" w:hAnsi="Arial" w:cs="Arial"/>
            <w:b/>
            <w:bCs/>
            <w:color w:val="D52A33"/>
            <w:sz w:val="24"/>
            <w:szCs w:val="24"/>
            <w:u w:val="single"/>
          </w:rPr>
          <w:t>Unknown</w:t>
        </w:r>
      </w:hyperlink>
      <w:hyperlink r:id="rId88" w:anchor="c6156263381580625984" w:history="1">
        <w:r w:rsidRPr="004B0FFA">
          <w:rPr>
            <w:rFonts w:ascii="Arial" w:eastAsia="Times New Roman" w:hAnsi="Arial" w:cs="Arial"/>
            <w:color w:val="D52A33"/>
            <w:sz w:val="24"/>
            <w:szCs w:val="24"/>
            <w:u w:val="single"/>
          </w:rPr>
          <w:t>September</w:t>
        </w:r>
        <w:proofErr w:type="spellEnd"/>
        <w:r w:rsidRPr="004B0FFA">
          <w:rPr>
            <w:rFonts w:ascii="Arial" w:eastAsia="Times New Roman" w:hAnsi="Arial" w:cs="Arial"/>
            <w:color w:val="D52A33"/>
            <w:sz w:val="24"/>
            <w:szCs w:val="24"/>
            <w:u w:val="single"/>
          </w:rPr>
          <w:t xml:space="preserve"> 11, 2019 at 1:49 AM</w:t>
        </w:r>
      </w:hyperlink>
    </w:p>
    <w:p w14:paraId="6F2177DB"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proofErr w:type="spellStart"/>
      <w:r w:rsidRPr="004B0FFA">
        <w:rPr>
          <w:rFonts w:ascii="Arial" w:eastAsia="Times New Roman" w:hAnsi="Arial" w:cs="Arial"/>
          <w:color w:val="333333"/>
          <w:sz w:val="20"/>
          <w:szCs w:val="20"/>
        </w:rPr>
        <w:t>superr</w:t>
      </w:r>
      <w:proofErr w:type="spellEnd"/>
      <w:r w:rsidRPr="004B0FFA">
        <w:rPr>
          <w:rFonts w:ascii="Arial" w:eastAsia="Times New Roman" w:hAnsi="Arial" w:cs="Arial"/>
          <w:color w:val="333333"/>
          <w:sz w:val="20"/>
          <w:szCs w:val="20"/>
        </w:rPr>
        <w:t xml:space="preserve">!! thank you for </w:t>
      </w:r>
      <w:proofErr w:type="gramStart"/>
      <w:r w:rsidRPr="004B0FFA">
        <w:rPr>
          <w:rFonts w:ascii="Arial" w:eastAsia="Times New Roman" w:hAnsi="Arial" w:cs="Arial"/>
          <w:color w:val="333333"/>
          <w:sz w:val="20"/>
          <w:szCs w:val="20"/>
        </w:rPr>
        <w:t>this .</w:t>
      </w:r>
      <w:proofErr w:type="gramEnd"/>
    </w:p>
    <w:p w14:paraId="71FFFDC6"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89" w:tgtFrame="_self" w:history="1">
        <w:r w:rsidRPr="004B0FFA">
          <w:rPr>
            <w:rFonts w:ascii="Arial" w:eastAsia="Times New Roman" w:hAnsi="Arial" w:cs="Arial"/>
            <w:color w:val="D52A33"/>
            <w:sz w:val="24"/>
            <w:szCs w:val="24"/>
            <w:u w:val="single"/>
          </w:rPr>
          <w:t>Reply</w:t>
        </w:r>
      </w:hyperlink>
    </w:p>
    <w:p w14:paraId="04B78075" w14:textId="49BFA0DB"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2F979BF4" wp14:editId="565D0618">
            <wp:extent cx="335280" cy="335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0EC7AECC"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90" w:history="1">
        <w:proofErr w:type="spellStart"/>
        <w:r w:rsidRPr="004B0FFA">
          <w:rPr>
            <w:rFonts w:ascii="Arial" w:eastAsia="Times New Roman" w:hAnsi="Arial" w:cs="Arial"/>
            <w:b/>
            <w:bCs/>
            <w:color w:val="D52A33"/>
            <w:sz w:val="24"/>
            <w:szCs w:val="24"/>
            <w:u w:val="single"/>
          </w:rPr>
          <w:t>Unknown</w:t>
        </w:r>
      </w:hyperlink>
      <w:hyperlink r:id="rId91" w:anchor="c7593033693633574838" w:history="1">
        <w:r w:rsidRPr="004B0FFA">
          <w:rPr>
            <w:rFonts w:ascii="Arial" w:eastAsia="Times New Roman" w:hAnsi="Arial" w:cs="Arial"/>
            <w:color w:val="D52A33"/>
            <w:sz w:val="24"/>
            <w:szCs w:val="24"/>
            <w:u w:val="single"/>
          </w:rPr>
          <w:t>September</w:t>
        </w:r>
        <w:proofErr w:type="spellEnd"/>
        <w:r w:rsidRPr="004B0FFA">
          <w:rPr>
            <w:rFonts w:ascii="Arial" w:eastAsia="Times New Roman" w:hAnsi="Arial" w:cs="Arial"/>
            <w:color w:val="D52A33"/>
            <w:sz w:val="24"/>
            <w:szCs w:val="24"/>
            <w:u w:val="single"/>
          </w:rPr>
          <w:t xml:space="preserve"> 13, 2019 at 12:24 AM</w:t>
        </w:r>
      </w:hyperlink>
    </w:p>
    <w:p w14:paraId="1D89749F"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proofErr w:type="spellStart"/>
      <w:r w:rsidRPr="004B0FFA">
        <w:rPr>
          <w:rFonts w:ascii="Arial" w:eastAsia="Times New Roman" w:hAnsi="Arial" w:cs="Arial"/>
          <w:color w:val="333333"/>
          <w:sz w:val="20"/>
          <w:szCs w:val="20"/>
        </w:rPr>
        <w:t>It'able</w:t>
      </w:r>
      <w:proofErr w:type="spellEnd"/>
      <w:r w:rsidRPr="004B0FFA">
        <w:rPr>
          <w:rFonts w:ascii="Arial" w:eastAsia="Times New Roman" w:hAnsi="Arial" w:cs="Arial"/>
          <w:color w:val="333333"/>
          <w:sz w:val="20"/>
          <w:szCs w:val="20"/>
        </w:rPr>
        <w:t xml:space="preserve"> to get a </w:t>
      </w:r>
      <w:proofErr w:type="spellStart"/>
      <w:r w:rsidRPr="004B0FFA">
        <w:rPr>
          <w:rFonts w:ascii="Arial" w:eastAsia="Times New Roman" w:hAnsi="Arial" w:cs="Arial"/>
          <w:color w:val="333333"/>
          <w:sz w:val="20"/>
          <w:szCs w:val="20"/>
        </w:rPr>
        <w:t>howto</w:t>
      </w:r>
      <w:proofErr w:type="spellEnd"/>
      <w:r w:rsidRPr="004B0FFA">
        <w:rPr>
          <w:rFonts w:ascii="Arial" w:eastAsia="Times New Roman" w:hAnsi="Arial" w:cs="Arial"/>
          <w:color w:val="333333"/>
          <w:sz w:val="20"/>
          <w:szCs w:val="20"/>
        </w:rPr>
        <w:t xml:space="preserve"> with </w:t>
      </w:r>
      <w:proofErr w:type="spellStart"/>
      <w:r w:rsidRPr="004B0FFA">
        <w:rPr>
          <w:rFonts w:ascii="Arial" w:eastAsia="Times New Roman" w:hAnsi="Arial" w:cs="Arial"/>
          <w:color w:val="333333"/>
          <w:sz w:val="20"/>
          <w:szCs w:val="20"/>
        </w:rPr>
        <w:t>c++</w:t>
      </w:r>
      <w:proofErr w:type="spellEnd"/>
    </w:p>
    <w:p w14:paraId="3D4BA731"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92" w:tgtFrame="_self" w:history="1">
        <w:r w:rsidRPr="004B0FFA">
          <w:rPr>
            <w:rFonts w:ascii="Arial" w:eastAsia="Times New Roman" w:hAnsi="Arial" w:cs="Arial"/>
            <w:color w:val="D52A33"/>
            <w:sz w:val="24"/>
            <w:szCs w:val="24"/>
            <w:u w:val="single"/>
          </w:rPr>
          <w:t>Reply</w:t>
        </w:r>
      </w:hyperlink>
    </w:p>
    <w:p w14:paraId="1A59DBD1" w14:textId="3FC0C8CD"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66469EBA" wp14:editId="1604586B">
            <wp:extent cx="335280" cy="3352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0452B2AD"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93" w:history="1">
        <w:proofErr w:type="spellStart"/>
        <w:r w:rsidRPr="004B0FFA">
          <w:rPr>
            <w:rFonts w:ascii="Arial" w:eastAsia="Times New Roman" w:hAnsi="Arial" w:cs="Arial"/>
            <w:b/>
            <w:bCs/>
            <w:color w:val="D52A33"/>
            <w:sz w:val="24"/>
            <w:szCs w:val="24"/>
            <w:u w:val="single"/>
          </w:rPr>
          <w:t>Unknown</w:t>
        </w:r>
      </w:hyperlink>
      <w:hyperlink r:id="rId94" w:anchor="c3464228950368056921" w:history="1">
        <w:r w:rsidRPr="004B0FFA">
          <w:rPr>
            <w:rFonts w:ascii="Arial" w:eastAsia="Times New Roman" w:hAnsi="Arial" w:cs="Arial"/>
            <w:color w:val="D52A33"/>
            <w:sz w:val="24"/>
            <w:szCs w:val="24"/>
            <w:u w:val="single"/>
          </w:rPr>
          <w:t>October</w:t>
        </w:r>
        <w:proofErr w:type="spellEnd"/>
        <w:r w:rsidRPr="004B0FFA">
          <w:rPr>
            <w:rFonts w:ascii="Arial" w:eastAsia="Times New Roman" w:hAnsi="Arial" w:cs="Arial"/>
            <w:color w:val="D52A33"/>
            <w:sz w:val="24"/>
            <w:szCs w:val="24"/>
            <w:u w:val="single"/>
          </w:rPr>
          <w:t xml:space="preserve"> 7, 2020 at 12:42 AM</w:t>
        </w:r>
      </w:hyperlink>
    </w:p>
    <w:p w14:paraId="739D50D7"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t>h</w:t>
      </w:r>
    </w:p>
    <w:p w14:paraId="75333892"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95" w:tgtFrame="_self" w:history="1">
        <w:r w:rsidRPr="004B0FFA">
          <w:rPr>
            <w:rFonts w:ascii="Arial" w:eastAsia="Times New Roman" w:hAnsi="Arial" w:cs="Arial"/>
            <w:color w:val="D52A33"/>
            <w:sz w:val="24"/>
            <w:szCs w:val="24"/>
            <w:u w:val="single"/>
          </w:rPr>
          <w:t>Reply</w:t>
        </w:r>
      </w:hyperlink>
    </w:p>
    <w:p w14:paraId="490E2B9B" w14:textId="72561B5F"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3E444386" wp14:editId="0A4774BD">
            <wp:extent cx="335280" cy="335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3FABA8CF"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96" w:history="1">
        <w:proofErr w:type="spellStart"/>
        <w:r w:rsidRPr="004B0FFA">
          <w:rPr>
            <w:rFonts w:ascii="Arial" w:eastAsia="Times New Roman" w:hAnsi="Arial" w:cs="Arial"/>
            <w:b/>
            <w:bCs/>
            <w:color w:val="D52A33"/>
            <w:sz w:val="24"/>
            <w:szCs w:val="24"/>
            <w:u w:val="single"/>
          </w:rPr>
          <w:t>Unknown</w:t>
        </w:r>
      </w:hyperlink>
      <w:hyperlink r:id="rId97" w:anchor="c1481303232162300959" w:history="1">
        <w:r w:rsidRPr="004B0FFA">
          <w:rPr>
            <w:rFonts w:ascii="Arial" w:eastAsia="Times New Roman" w:hAnsi="Arial" w:cs="Arial"/>
            <w:color w:val="D52A33"/>
            <w:sz w:val="24"/>
            <w:szCs w:val="24"/>
            <w:u w:val="single"/>
          </w:rPr>
          <w:t>October</w:t>
        </w:r>
        <w:proofErr w:type="spellEnd"/>
        <w:r w:rsidRPr="004B0FFA">
          <w:rPr>
            <w:rFonts w:ascii="Arial" w:eastAsia="Times New Roman" w:hAnsi="Arial" w:cs="Arial"/>
            <w:color w:val="D52A33"/>
            <w:sz w:val="24"/>
            <w:szCs w:val="24"/>
            <w:u w:val="single"/>
          </w:rPr>
          <w:t xml:space="preserve"> 7, 2020 at 12:43 AM</w:t>
        </w:r>
      </w:hyperlink>
    </w:p>
    <w:p w14:paraId="3777DC53"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t xml:space="preserve">how to get response ...on </w:t>
      </w:r>
      <w:proofErr w:type="spellStart"/>
      <w:r w:rsidRPr="004B0FFA">
        <w:rPr>
          <w:rFonts w:ascii="Arial" w:eastAsia="Times New Roman" w:hAnsi="Arial" w:cs="Arial"/>
          <w:color w:val="333333"/>
          <w:sz w:val="20"/>
          <w:szCs w:val="20"/>
        </w:rPr>
        <w:t>db_write</w:t>
      </w:r>
      <w:proofErr w:type="spellEnd"/>
      <w:r w:rsidRPr="004B0FFA">
        <w:rPr>
          <w:rFonts w:ascii="Arial" w:eastAsia="Times New Roman" w:hAnsi="Arial" w:cs="Arial"/>
          <w:color w:val="333333"/>
          <w:sz w:val="20"/>
          <w:szCs w:val="20"/>
        </w:rPr>
        <w:t xml:space="preserve"> or any write </w:t>
      </w:r>
      <w:proofErr w:type="spellStart"/>
      <w:r w:rsidRPr="004B0FFA">
        <w:rPr>
          <w:rFonts w:ascii="Arial" w:eastAsia="Times New Roman" w:hAnsi="Arial" w:cs="Arial"/>
          <w:color w:val="333333"/>
          <w:sz w:val="20"/>
          <w:szCs w:val="20"/>
        </w:rPr>
        <w:t>funtion</w:t>
      </w:r>
      <w:proofErr w:type="spellEnd"/>
      <w:r w:rsidRPr="004B0FFA">
        <w:rPr>
          <w:rFonts w:ascii="Arial" w:eastAsia="Times New Roman" w:hAnsi="Arial" w:cs="Arial"/>
          <w:color w:val="333333"/>
          <w:sz w:val="20"/>
          <w:szCs w:val="20"/>
        </w:rPr>
        <w:t xml:space="preserve">.... that we know value write successfully in </w:t>
      </w:r>
      <w:proofErr w:type="spellStart"/>
      <w:r w:rsidRPr="004B0FFA">
        <w:rPr>
          <w:rFonts w:ascii="Arial" w:eastAsia="Times New Roman" w:hAnsi="Arial" w:cs="Arial"/>
          <w:color w:val="333333"/>
          <w:sz w:val="20"/>
          <w:szCs w:val="20"/>
        </w:rPr>
        <w:t>DBaddress</w:t>
      </w:r>
      <w:proofErr w:type="spellEnd"/>
      <w:r w:rsidRPr="004B0FFA">
        <w:rPr>
          <w:rFonts w:ascii="Arial" w:eastAsia="Times New Roman" w:hAnsi="Arial" w:cs="Arial"/>
          <w:color w:val="333333"/>
          <w:sz w:val="20"/>
          <w:szCs w:val="20"/>
        </w:rPr>
        <w:t>????</w:t>
      </w:r>
    </w:p>
    <w:p w14:paraId="0C4C2ECD"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98" w:tgtFrame="_self" w:history="1">
        <w:r w:rsidRPr="004B0FFA">
          <w:rPr>
            <w:rFonts w:ascii="Arial" w:eastAsia="Times New Roman" w:hAnsi="Arial" w:cs="Arial"/>
            <w:color w:val="D52A33"/>
            <w:sz w:val="24"/>
            <w:szCs w:val="24"/>
            <w:u w:val="single"/>
          </w:rPr>
          <w:t>Reply</w:t>
        </w:r>
      </w:hyperlink>
    </w:p>
    <w:p w14:paraId="61AC2F5C" w14:textId="1BA80CD2"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5BDF527B" wp14:editId="4EB1F244">
            <wp:extent cx="335280" cy="335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25A1C1CD"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99" w:history="1">
        <w:proofErr w:type="spellStart"/>
        <w:r w:rsidRPr="004B0FFA">
          <w:rPr>
            <w:rFonts w:ascii="Arial" w:eastAsia="Times New Roman" w:hAnsi="Arial" w:cs="Arial"/>
            <w:b/>
            <w:bCs/>
            <w:color w:val="D52A33"/>
            <w:sz w:val="24"/>
            <w:szCs w:val="24"/>
            <w:u w:val="single"/>
          </w:rPr>
          <w:t>Reachrao</w:t>
        </w:r>
      </w:hyperlink>
      <w:hyperlink r:id="rId100" w:anchor="c4168253574234440304" w:history="1">
        <w:r w:rsidRPr="004B0FFA">
          <w:rPr>
            <w:rFonts w:ascii="Arial" w:eastAsia="Times New Roman" w:hAnsi="Arial" w:cs="Arial"/>
            <w:color w:val="D52A33"/>
            <w:sz w:val="24"/>
            <w:szCs w:val="24"/>
            <w:u w:val="single"/>
          </w:rPr>
          <w:t>November</w:t>
        </w:r>
        <w:proofErr w:type="spellEnd"/>
        <w:r w:rsidRPr="004B0FFA">
          <w:rPr>
            <w:rFonts w:ascii="Arial" w:eastAsia="Times New Roman" w:hAnsi="Arial" w:cs="Arial"/>
            <w:color w:val="D52A33"/>
            <w:sz w:val="24"/>
            <w:szCs w:val="24"/>
            <w:u w:val="single"/>
          </w:rPr>
          <w:t xml:space="preserve"> 30, 2020 at 5:00 AM</w:t>
        </w:r>
      </w:hyperlink>
    </w:p>
    <w:p w14:paraId="4994A618"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t>Dear All,</w:t>
      </w:r>
      <w:r w:rsidRPr="004B0FFA">
        <w:rPr>
          <w:rFonts w:ascii="Arial" w:eastAsia="Times New Roman" w:hAnsi="Arial" w:cs="Arial"/>
          <w:color w:val="333333"/>
          <w:sz w:val="20"/>
          <w:szCs w:val="20"/>
        </w:rPr>
        <w:br/>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am trying to communicate S71200 PLC with </w:t>
      </w:r>
      <w:proofErr w:type="spellStart"/>
      <w:r w:rsidRPr="004B0FFA">
        <w:rPr>
          <w:rFonts w:ascii="Arial" w:eastAsia="Times New Roman" w:hAnsi="Arial" w:cs="Arial"/>
          <w:color w:val="333333"/>
          <w:sz w:val="20"/>
          <w:szCs w:val="20"/>
        </w:rPr>
        <w:t>RaspberryPI</w:t>
      </w:r>
      <w:proofErr w:type="spellEnd"/>
      <w:r w:rsidRPr="004B0FFA">
        <w:rPr>
          <w:rFonts w:ascii="Arial" w:eastAsia="Times New Roman" w:hAnsi="Arial" w:cs="Arial"/>
          <w:color w:val="333333"/>
          <w:sz w:val="20"/>
          <w:szCs w:val="20"/>
        </w:rPr>
        <w:t xml:space="preserve"> using Python program.</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 xml:space="preserve">Following are the </w:t>
      </w:r>
      <w:proofErr w:type="spellStart"/>
      <w:r w:rsidRPr="004B0FFA">
        <w:rPr>
          <w:rFonts w:ascii="Arial" w:eastAsia="Times New Roman" w:hAnsi="Arial" w:cs="Arial"/>
          <w:color w:val="333333"/>
          <w:sz w:val="20"/>
          <w:szCs w:val="20"/>
        </w:rPr>
        <w:t>Pthon</w:t>
      </w:r>
      <w:proofErr w:type="spellEnd"/>
      <w:r w:rsidRPr="004B0FFA">
        <w:rPr>
          <w:rFonts w:ascii="Arial" w:eastAsia="Times New Roman" w:hAnsi="Arial" w:cs="Arial"/>
          <w:color w:val="333333"/>
          <w:sz w:val="20"/>
          <w:szCs w:val="20"/>
        </w:rPr>
        <w:t xml:space="preserve"> program and Error:</w:t>
      </w:r>
      <w:r w:rsidRPr="004B0FFA">
        <w:rPr>
          <w:rFonts w:ascii="Arial" w:eastAsia="Times New Roman" w:hAnsi="Arial" w:cs="Arial"/>
          <w:color w:val="333333"/>
          <w:sz w:val="20"/>
          <w:szCs w:val="20"/>
        </w:rPr>
        <w:br/>
        <w:t>import S71200</w:t>
      </w:r>
      <w:r w:rsidRPr="004B0FFA">
        <w:rPr>
          <w:rFonts w:ascii="Arial" w:eastAsia="Times New Roman" w:hAnsi="Arial" w:cs="Arial"/>
          <w:color w:val="333333"/>
          <w:sz w:val="20"/>
          <w:szCs w:val="20"/>
        </w:rPr>
        <w:br/>
        <w:t>from time import sleep</w:t>
      </w:r>
      <w:r w:rsidRPr="004B0FFA">
        <w:rPr>
          <w:rFonts w:ascii="Arial" w:eastAsia="Times New Roman" w:hAnsi="Arial" w:cs="Arial"/>
          <w:color w:val="333333"/>
          <w:sz w:val="20"/>
          <w:szCs w:val="20"/>
        </w:rPr>
        <w:br/>
        <w:t>import snap7</w:t>
      </w:r>
      <w:r w:rsidRPr="004B0FFA">
        <w:rPr>
          <w:rFonts w:ascii="Arial" w:eastAsia="Times New Roman" w:hAnsi="Arial" w:cs="Arial"/>
          <w:color w:val="333333"/>
          <w:sz w:val="20"/>
          <w:szCs w:val="20"/>
        </w:rPr>
        <w:br/>
        <w:t>from snap7.util import *</w:t>
      </w:r>
      <w:r w:rsidRPr="004B0FFA">
        <w:rPr>
          <w:rFonts w:ascii="Arial" w:eastAsia="Times New Roman" w:hAnsi="Arial" w:cs="Arial"/>
          <w:color w:val="333333"/>
          <w:sz w:val="20"/>
          <w:szCs w:val="20"/>
        </w:rPr>
        <w:br/>
        <w:t>import struct</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plc = S71200.S71200("192.168.43.2")</w:t>
      </w:r>
      <w:r w:rsidRPr="004B0FFA">
        <w:rPr>
          <w:rFonts w:ascii="Arial" w:eastAsia="Times New Roman" w:hAnsi="Arial" w:cs="Arial"/>
          <w:color w:val="333333"/>
          <w:sz w:val="20"/>
          <w:szCs w:val="20"/>
        </w:rPr>
        <w:br/>
        <w:t>#plc.writeMem('QX0.0',True) # write Q0.0 to be true, which will only turn on the output if it isn't connected to any rung in your ladder code</w:t>
      </w:r>
      <w:r w:rsidRPr="004B0FFA">
        <w:rPr>
          <w:rFonts w:ascii="Arial" w:eastAsia="Times New Roman" w:hAnsi="Arial" w:cs="Arial"/>
          <w:color w:val="333333"/>
          <w:sz w:val="20"/>
          <w:szCs w:val="20"/>
        </w:rPr>
        <w:br/>
        <w:t xml:space="preserve">print </w:t>
      </w:r>
      <w:proofErr w:type="spellStart"/>
      <w:r w:rsidRPr="004B0FFA">
        <w:rPr>
          <w:rFonts w:ascii="Arial" w:eastAsia="Times New Roman" w:hAnsi="Arial" w:cs="Arial"/>
          <w:color w:val="333333"/>
          <w:sz w:val="20"/>
          <w:szCs w:val="20"/>
        </w:rPr>
        <w:t>plc.writeMem</w:t>
      </w:r>
      <w:proofErr w:type="spellEnd"/>
      <w:r w:rsidRPr="004B0FFA">
        <w:rPr>
          <w:rFonts w:ascii="Arial" w:eastAsia="Times New Roman" w:hAnsi="Arial" w:cs="Arial"/>
          <w:color w:val="333333"/>
          <w:sz w:val="20"/>
          <w:szCs w:val="20"/>
        </w:rPr>
        <w:t>('%DB1.QX4.0',False)# writing value</w:t>
      </w:r>
      <w:r w:rsidRPr="004B0FFA">
        <w:rPr>
          <w:rFonts w:ascii="Arial" w:eastAsia="Times New Roman" w:hAnsi="Arial" w:cs="Arial"/>
          <w:color w:val="333333"/>
          <w:sz w:val="20"/>
          <w:szCs w:val="20"/>
        </w:rPr>
        <w:br/>
        <w:t xml:space="preserve">print </w:t>
      </w:r>
      <w:proofErr w:type="spellStart"/>
      <w:r w:rsidRPr="004B0FFA">
        <w:rPr>
          <w:rFonts w:ascii="Arial" w:eastAsia="Times New Roman" w:hAnsi="Arial" w:cs="Arial"/>
          <w:color w:val="333333"/>
          <w:sz w:val="20"/>
          <w:szCs w:val="20"/>
        </w:rPr>
        <w:t>plc.getMem</w:t>
      </w:r>
      <w:proofErr w:type="spellEnd"/>
      <w:r w:rsidRPr="004B0FFA">
        <w:rPr>
          <w:rFonts w:ascii="Arial" w:eastAsia="Times New Roman" w:hAnsi="Arial" w:cs="Arial"/>
          <w:color w:val="333333"/>
          <w:sz w:val="20"/>
          <w:szCs w:val="20"/>
        </w:rPr>
        <w:t>("%DB1.DBX4.0") # read</w:t>
      </w:r>
      <w:r w:rsidRPr="004B0FFA">
        <w:rPr>
          <w:rFonts w:ascii="Arial" w:eastAsia="Times New Roman" w:hAnsi="Arial" w:cs="Arial"/>
          <w:color w:val="333333"/>
          <w:sz w:val="20"/>
          <w:szCs w:val="20"/>
        </w:rPr>
        <w:br/>
        <w:t xml:space="preserve">print </w:t>
      </w:r>
      <w:proofErr w:type="spellStart"/>
      <w:r w:rsidRPr="004B0FFA">
        <w:rPr>
          <w:rFonts w:ascii="Arial" w:eastAsia="Times New Roman" w:hAnsi="Arial" w:cs="Arial"/>
          <w:color w:val="333333"/>
          <w:sz w:val="20"/>
          <w:szCs w:val="20"/>
        </w:rPr>
        <w:t>plc.getMem</w:t>
      </w:r>
      <w:proofErr w:type="spellEnd"/>
      <w:r w:rsidRPr="004B0FFA">
        <w:rPr>
          <w:rFonts w:ascii="Arial" w:eastAsia="Times New Roman" w:hAnsi="Arial" w:cs="Arial"/>
          <w:color w:val="333333"/>
          <w:sz w:val="20"/>
          <w:szCs w:val="20"/>
        </w:rPr>
        <w:t>("%DB1.DBX8.0") # read</w:t>
      </w:r>
      <w:r w:rsidRPr="004B0FFA">
        <w:rPr>
          <w:rFonts w:ascii="Arial" w:eastAsia="Times New Roman" w:hAnsi="Arial" w:cs="Arial"/>
          <w:color w:val="333333"/>
          <w:sz w:val="20"/>
          <w:szCs w:val="20"/>
        </w:rPr>
        <w:br/>
        <w:t xml:space="preserve">print </w:t>
      </w:r>
      <w:proofErr w:type="spellStart"/>
      <w:r w:rsidRPr="004B0FFA">
        <w:rPr>
          <w:rFonts w:ascii="Arial" w:eastAsia="Times New Roman" w:hAnsi="Arial" w:cs="Arial"/>
          <w:color w:val="333333"/>
          <w:sz w:val="20"/>
          <w:szCs w:val="20"/>
        </w:rPr>
        <w:t>plc.getMem</w:t>
      </w:r>
      <w:proofErr w:type="spellEnd"/>
      <w:r w:rsidRPr="004B0FFA">
        <w:rPr>
          <w:rFonts w:ascii="Arial" w:eastAsia="Times New Roman" w:hAnsi="Arial" w:cs="Arial"/>
          <w:color w:val="333333"/>
          <w:sz w:val="20"/>
          <w:szCs w:val="20"/>
        </w:rPr>
        <w:t>("%DB1.DBW20") # read</w:t>
      </w:r>
      <w:r w:rsidRPr="004B0FFA">
        <w:rPr>
          <w:rFonts w:ascii="Arial" w:eastAsia="Times New Roman" w:hAnsi="Arial" w:cs="Arial"/>
          <w:color w:val="333333"/>
          <w:sz w:val="20"/>
          <w:szCs w:val="20"/>
        </w:rPr>
        <w:br/>
      </w:r>
      <w:proofErr w:type="spellStart"/>
      <w:r w:rsidRPr="004B0FFA">
        <w:rPr>
          <w:rFonts w:ascii="Arial" w:eastAsia="Times New Roman" w:hAnsi="Arial" w:cs="Arial"/>
          <w:color w:val="333333"/>
          <w:sz w:val="20"/>
          <w:szCs w:val="20"/>
        </w:rPr>
        <w:t>plc.plc.disconnect</w:t>
      </w:r>
      <w:proofErr w:type="spellEnd"/>
      <w:r w:rsidRPr="004B0FFA">
        <w:rPr>
          <w:rFonts w:ascii="Arial" w:eastAsia="Times New Roman" w:hAnsi="Arial" w:cs="Arial"/>
          <w:color w:val="333333"/>
          <w:sz w:val="20"/>
          <w:szCs w:val="20"/>
        </w:rPr>
        <w:t>()</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Error:</w:t>
      </w:r>
      <w:r w:rsidRPr="004B0FFA">
        <w:rPr>
          <w:rFonts w:ascii="Arial" w:eastAsia="Times New Roman" w:hAnsi="Arial" w:cs="Arial"/>
          <w:color w:val="333333"/>
          <w:sz w:val="20"/>
          <w:szCs w:val="20"/>
        </w:rPr>
        <w:br/>
        <w:t>&gt;&gt;&gt; %Run Snap7_Example3.py</w:t>
      </w:r>
      <w:r w:rsidRPr="004B0FFA">
        <w:rPr>
          <w:rFonts w:ascii="Arial" w:eastAsia="Times New Roman" w:hAnsi="Arial" w:cs="Arial"/>
          <w:color w:val="333333"/>
          <w:sz w:val="20"/>
          <w:szCs w:val="20"/>
        </w:rPr>
        <w:br/>
        <w:t>Traceback (most recent call last):</w:t>
      </w:r>
      <w:r w:rsidRPr="004B0FFA">
        <w:rPr>
          <w:rFonts w:ascii="Arial" w:eastAsia="Times New Roman" w:hAnsi="Arial" w:cs="Arial"/>
          <w:color w:val="333333"/>
          <w:sz w:val="20"/>
          <w:szCs w:val="20"/>
        </w:rPr>
        <w:br/>
        <w:t>File "/home/pi/Desktop/Snap7_Example3.py", line 9</w:t>
      </w:r>
      <w:r w:rsidRPr="004B0FFA">
        <w:rPr>
          <w:rFonts w:ascii="Arial" w:eastAsia="Times New Roman" w:hAnsi="Arial" w:cs="Arial"/>
          <w:color w:val="333333"/>
          <w:sz w:val="20"/>
          <w:szCs w:val="20"/>
        </w:rPr>
        <w:br/>
        <w:t xml:space="preserve">print </w:t>
      </w:r>
      <w:proofErr w:type="spellStart"/>
      <w:r w:rsidRPr="004B0FFA">
        <w:rPr>
          <w:rFonts w:ascii="Arial" w:eastAsia="Times New Roman" w:hAnsi="Arial" w:cs="Arial"/>
          <w:color w:val="333333"/>
          <w:sz w:val="20"/>
          <w:szCs w:val="20"/>
        </w:rPr>
        <w:t>plc.writeMem</w:t>
      </w:r>
      <w:proofErr w:type="spellEnd"/>
      <w:r w:rsidRPr="004B0FFA">
        <w:rPr>
          <w:rFonts w:ascii="Arial" w:eastAsia="Times New Roman" w:hAnsi="Arial" w:cs="Arial"/>
          <w:color w:val="333333"/>
          <w:sz w:val="20"/>
          <w:szCs w:val="20"/>
        </w:rPr>
        <w:t>('QX4.0',False)# writing value</w:t>
      </w:r>
      <w:r w:rsidRPr="004B0FFA">
        <w:rPr>
          <w:rFonts w:ascii="Arial" w:eastAsia="Times New Roman" w:hAnsi="Arial" w:cs="Arial"/>
          <w:color w:val="333333"/>
          <w:sz w:val="20"/>
          <w:szCs w:val="20"/>
        </w:rPr>
        <w:br/>
        <w:t>^</w:t>
      </w:r>
      <w:r w:rsidRPr="004B0FFA">
        <w:rPr>
          <w:rFonts w:ascii="Arial" w:eastAsia="Times New Roman" w:hAnsi="Arial" w:cs="Arial"/>
          <w:color w:val="333333"/>
          <w:sz w:val="20"/>
          <w:szCs w:val="20"/>
        </w:rPr>
        <w:br/>
      </w:r>
      <w:proofErr w:type="spellStart"/>
      <w:r w:rsidRPr="004B0FFA">
        <w:rPr>
          <w:rFonts w:ascii="Arial" w:eastAsia="Times New Roman" w:hAnsi="Arial" w:cs="Arial"/>
          <w:color w:val="333333"/>
          <w:sz w:val="20"/>
          <w:szCs w:val="20"/>
        </w:rPr>
        <w:t>SyntaxError</w:t>
      </w:r>
      <w:proofErr w:type="spellEnd"/>
      <w:r w:rsidRPr="004B0FFA">
        <w:rPr>
          <w:rFonts w:ascii="Arial" w:eastAsia="Times New Roman" w:hAnsi="Arial" w:cs="Arial"/>
          <w:color w:val="333333"/>
          <w:sz w:val="20"/>
          <w:szCs w:val="20"/>
        </w:rPr>
        <w:t>: invalid syntax</w:t>
      </w:r>
      <w:r w:rsidRPr="004B0FFA">
        <w:rPr>
          <w:rFonts w:ascii="Arial" w:eastAsia="Times New Roman" w:hAnsi="Arial" w:cs="Arial"/>
          <w:color w:val="333333"/>
          <w:sz w:val="20"/>
          <w:szCs w:val="20"/>
        </w:rPr>
        <w:br/>
        <w:t>&gt;&gt;&gt;</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In SIEMENS TIA:</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lastRenderedPageBreak/>
        <w:t>Address is: %DB1.DBX4.0</w:t>
      </w:r>
      <w:r w:rsidRPr="004B0FFA">
        <w:rPr>
          <w:rFonts w:ascii="Arial" w:eastAsia="Times New Roman" w:hAnsi="Arial" w:cs="Arial"/>
          <w:color w:val="333333"/>
          <w:sz w:val="20"/>
          <w:szCs w:val="20"/>
        </w:rPr>
        <w:br/>
        <w:t>%DB1.DBX8.0</w:t>
      </w:r>
      <w:r w:rsidRPr="004B0FFA">
        <w:rPr>
          <w:rFonts w:ascii="Arial" w:eastAsia="Times New Roman" w:hAnsi="Arial" w:cs="Arial"/>
          <w:color w:val="333333"/>
          <w:sz w:val="20"/>
          <w:szCs w:val="20"/>
        </w:rPr>
        <w:br/>
        <w:t>%DB1.DBD.16</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Please advice</w:t>
      </w:r>
    </w:p>
    <w:p w14:paraId="66B4D1A4" w14:textId="77777777" w:rsidR="004B0FFA" w:rsidRPr="004B0FFA" w:rsidRDefault="004B0FFA" w:rsidP="004B0FFA">
      <w:pPr>
        <w:shd w:val="clear" w:color="auto" w:fill="FEFDFA"/>
        <w:spacing w:after="0" w:line="240" w:lineRule="auto"/>
        <w:ind w:left="1440"/>
        <w:rPr>
          <w:rFonts w:ascii="Arial" w:eastAsia="Times New Roman" w:hAnsi="Arial" w:cs="Arial"/>
          <w:color w:val="333333"/>
          <w:sz w:val="20"/>
          <w:szCs w:val="20"/>
        </w:rPr>
      </w:pPr>
      <w:hyperlink r:id="rId101" w:tgtFrame="_self" w:history="1">
        <w:r w:rsidRPr="004B0FFA">
          <w:rPr>
            <w:rFonts w:ascii="Arial" w:eastAsia="Times New Roman" w:hAnsi="Arial" w:cs="Arial"/>
            <w:color w:val="D52A33"/>
            <w:sz w:val="24"/>
            <w:szCs w:val="24"/>
            <w:u w:val="single"/>
          </w:rPr>
          <w:t>Reply</w:t>
        </w:r>
      </w:hyperlink>
    </w:p>
    <w:p w14:paraId="41DB6223" w14:textId="77777777" w:rsidR="004B0FFA" w:rsidRPr="004B0FFA" w:rsidRDefault="004B0FFA" w:rsidP="004B0FFA">
      <w:pPr>
        <w:shd w:val="clear" w:color="auto" w:fill="FEFDFA"/>
        <w:spacing w:after="0" w:line="240" w:lineRule="auto"/>
        <w:ind w:left="1260"/>
        <w:rPr>
          <w:rFonts w:ascii="Arial" w:eastAsia="Times New Roman" w:hAnsi="Arial" w:cs="Arial"/>
          <w:color w:val="333333"/>
          <w:sz w:val="20"/>
          <w:szCs w:val="20"/>
        </w:rPr>
      </w:pPr>
      <w:hyperlink r:id="rId102" w:tgtFrame="_self" w:history="1">
        <w:r w:rsidRPr="004B0FFA">
          <w:rPr>
            <w:rFonts w:ascii="Arial" w:eastAsia="Times New Roman" w:hAnsi="Arial" w:cs="Arial"/>
            <w:color w:val="D52A33"/>
            <w:sz w:val="24"/>
            <w:szCs w:val="24"/>
            <w:u w:val="single"/>
          </w:rPr>
          <w:t>Replies</w:t>
        </w:r>
      </w:hyperlink>
    </w:p>
    <w:p w14:paraId="18509F3A" w14:textId="5EE0F8A6" w:rsidR="004B0FFA" w:rsidRPr="004B0FFA" w:rsidRDefault="004B0FFA" w:rsidP="004B0FFA">
      <w:pPr>
        <w:numPr>
          <w:ilvl w:val="1"/>
          <w:numId w:val="3"/>
        </w:numPr>
        <w:shd w:val="clear" w:color="auto" w:fill="FEFDFA"/>
        <w:spacing w:after="240" w:line="240" w:lineRule="auto"/>
        <w:ind w:left="1980"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216C1A9E" wp14:editId="6D0E7665">
            <wp:extent cx="335280" cy="3352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67F9249F" w14:textId="77777777" w:rsidR="004B0FFA" w:rsidRPr="004B0FFA" w:rsidRDefault="004B0FFA" w:rsidP="004B0FFA">
      <w:pPr>
        <w:shd w:val="clear" w:color="auto" w:fill="FEFDFA"/>
        <w:spacing w:after="240" w:line="240" w:lineRule="auto"/>
        <w:ind w:left="2700"/>
        <w:rPr>
          <w:rFonts w:ascii="Arial" w:eastAsia="Times New Roman" w:hAnsi="Arial" w:cs="Arial"/>
          <w:color w:val="333333"/>
          <w:sz w:val="20"/>
          <w:szCs w:val="20"/>
        </w:rPr>
      </w:pPr>
      <w:hyperlink r:id="rId103" w:history="1">
        <w:proofErr w:type="spellStart"/>
        <w:r w:rsidRPr="004B0FFA">
          <w:rPr>
            <w:rFonts w:ascii="Arial" w:eastAsia="Times New Roman" w:hAnsi="Arial" w:cs="Arial"/>
            <w:b/>
            <w:bCs/>
            <w:color w:val="D52A33"/>
            <w:sz w:val="24"/>
            <w:szCs w:val="24"/>
            <w:u w:val="single"/>
          </w:rPr>
          <w:t>Nakul</w:t>
        </w:r>
      </w:hyperlink>
      <w:hyperlink r:id="rId104" w:anchor="c7638432390993413555" w:history="1">
        <w:r w:rsidRPr="004B0FFA">
          <w:rPr>
            <w:rFonts w:ascii="Arial" w:eastAsia="Times New Roman" w:hAnsi="Arial" w:cs="Arial"/>
            <w:color w:val="D52A33"/>
            <w:sz w:val="24"/>
            <w:szCs w:val="24"/>
            <w:u w:val="single"/>
          </w:rPr>
          <w:t>February</w:t>
        </w:r>
        <w:proofErr w:type="spellEnd"/>
        <w:r w:rsidRPr="004B0FFA">
          <w:rPr>
            <w:rFonts w:ascii="Arial" w:eastAsia="Times New Roman" w:hAnsi="Arial" w:cs="Arial"/>
            <w:color w:val="D52A33"/>
            <w:sz w:val="24"/>
            <w:szCs w:val="24"/>
            <w:u w:val="single"/>
          </w:rPr>
          <w:t xml:space="preserve"> 4, 2021 at 2:49 AM</w:t>
        </w:r>
      </w:hyperlink>
    </w:p>
    <w:p w14:paraId="5BFEDC93" w14:textId="77777777" w:rsidR="004B0FFA" w:rsidRPr="004B0FFA" w:rsidRDefault="004B0FFA" w:rsidP="004B0FFA">
      <w:pPr>
        <w:shd w:val="clear" w:color="auto" w:fill="FEFDFA"/>
        <w:spacing w:after="120" w:line="240" w:lineRule="auto"/>
        <w:ind w:left="2700"/>
        <w:jc w:val="both"/>
        <w:rPr>
          <w:rFonts w:ascii="Arial" w:eastAsia="Times New Roman" w:hAnsi="Arial" w:cs="Arial"/>
          <w:color w:val="333333"/>
          <w:sz w:val="20"/>
          <w:szCs w:val="20"/>
        </w:rPr>
      </w:pPr>
      <w:r w:rsidRPr="004B0FFA">
        <w:rPr>
          <w:rFonts w:ascii="Arial" w:eastAsia="Times New Roman" w:hAnsi="Arial" w:cs="Arial"/>
          <w:color w:val="333333"/>
          <w:sz w:val="20"/>
          <w:szCs w:val="20"/>
        </w:rPr>
        <w:t xml:space="preserve">Hi </w:t>
      </w:r>
      <w:proofErr w:type="spellStart"/>
      <w:r w:rsidRPr="004B0FFA">
        <w:rPr>
          <w:rFonts w:ascii="Arial" w:eastAsia="Times New Roman" w:hAnsi="Arial" w:cs="Arial"/>
          <w:color w:val="333333"/>
          <w:sz w:val="20"/>
          <w:szCs w:val="20"/>
        </w:rPr>
        <w:t>ReachRao</w:t>
      </w:r>
      <w:proofErr w:type="spellEnd"/>
      <w:r w:rsidRPr="004B0FFA">
        <w:rPr>
          <w:rFonts w:ascii="Arial" w:eastAsia="Times New Roman" w:hAnsi="Arial" w:cs="Arial"/>
          <w:color w:val="333333"/>
          <w:sz w:val="20"/>
          <w:szCs w:val="20"/>
        </w:rPr>
        <w:t>,</w:t>
      </w:r>
      <w:r w:rsidRPr="004B0FFA">
        <w:rPr>
          <w:rFonts w:ascii="Arial" w:eastAsia="Times New Roman" w:hAnsi="Arial" w:cs="Arial"/>
          <w:color w:val="333333"/>
          <w:sz w:val="20"/>
          <w:szCs w:val="20"/>
        </w:rPr>
        <w:br/>
      </w:r>
      <w:r w:rsidRPr="004B0FFA">
        <w:rPr>
          <w:rFonts w:ascii="Arial" w:eastAsia="Times New Roman" w:hAnsi="Arial" w:cs="Arial"/>
          <w:color w:val="333333"/>
          <w:sz w:val="20"/>
          <w:szCs w:val="20"/>
        </w:rPr>
        <w:br/>
        <w:t>It seems you are using Python3. The error here is showing invalid syntax as from Python3 print "</w:t>
      </w:r>
      <w:proofErr w:type="spellStart"/>
      <w:r w:rsidRPr="004B0FFA">
        <w:rPr>
          <w:rFonts w:ascii="Arial" w:eastAsia="Times New Roman" w:hAnsi="Arial" w:cs="Arial"/>
          <w:color w:val="333333"/>
          <w:sz w:val="20"/>
          <w:szCs w:val="20"/>
        </w:rPr>
        <w:t>abcd</w:t>
      </w:r>
      <w:proofErr w:type="spellEnd"/>
      <w:r w:rsidRPr="004B0FFA">
        <w:rPr>
          <w:rFonts w:ascii="Arial" w:eastAsia="Times New Roman" w:hAnsi="Arial" w:cs="Arial"/>
          <w:color w:val="333333"/>
          <w:sz w:val="20"/>
          <w:szCs w:val="20"/>
        </w:rPr>
        <w:t>" is not supported and data needs to be kept in brackets.</w:t>
      </w:r>
      <w:r w:rsidRPr="004B0FFA">
        <w:rPr>
          <w:rFonts w:ascii="Arial" w:eastAsia="Times New Roman" w:hAnsi="Arial" w:cs="Arial"/>
          <w:color w:val="333333"/>
          <w:sz w:val="20"/>
          <w:szCs w:val="20"/>
        </w:rPr>
        <w:br/>
        <w:t>For e.g. please change to print(</w:t>
      </w:r>
      <w:proofErr w:type="spellStart"/>
      <w:proofErr w:type="gramStart"/>
      <w:r w:rsidRPr="004B0FFA">
        <w:rPr>
          <w:rFonts w:ascii="Arial" w:eastAsia="Times New Roman" w:hAnsi="Arial" w:cs="Arial"/>
          <w:color w:val="333333"/>
          <w:sz w:val="20"/>
          <w:szCs w:val="20"/>
        </w:rPr>
        <w:t>plc.writeMem</w:t>
      </w:r>
      <w:proofErr w:type="spellEnd"/>
      <w:proofErr w:type="gramEnd"/>
      <w:r w:rsidRPr="004B0FFA">
        <w:rPr>
          <w:rFonts w:ascii="Arial" w:eastAsia="Times New Roman" w:hAnsi="Arial" w:cs="Arial"/>
          <w:color w:val="333333"/>
          <w:sz w:val="20"/>
          <w:szCs w:val="20"/>
        </w:rPr>
        <w:t>('QX4.0',False)) to resolve this error.</w:t>
      </w:r>
    </w:p>
    <w:p w14:paraId="5B60D40F" w14:textId="77777777" w:rsidR="004B0FFA" w:rsidRPr="004B0FFA" w:rsidRDefault="004B0FFA" w:rsidP="004B0FFA">
      <w:pPr>
        <w:shd w:val="clear" w:color="auto" w:fill="FEFDFA"/>
        <w:spacing w:after="120" w:line="240" w:lineRule="auto"/>
        <w:ind w:left="1980"/>
        <w:rPr>
          <w:rFonts w:ascii="Arial" w:eastAsia="Times New Roman" w:hAnsi="Arial" w:cs="Arial"/>
          <w:color w:val="333333"/>
          <w:sz w:val="20"/>
          <w:szCs w:val="20"/>
        </w:rPr>
      </w:pPr>
      <w:hyperlink r:id="rId105" w:tgtFrame="_self" w:history="1">
        <w:r w:rsidRPr="004B0FFA">
          <w:rPr>
            <w:rFonts w:ascii="Arial" w:eastAsia="Times New Roman" w:hAnsi="Arial" w:cs="Arial"/>
            <w:b/>
            <w:bCs/>
            <w:color w:val="D52A33"/>
            <w:sz w:val="24"/>
            <w:szCs w:val="24"/>
            <w:u w:val="single"/>
          </w:rPr>
          <w:t>Reply</w:t>
        </w:r>
      </w:hyperlink>
    </w:p>
    <w:p w14:paraId="2CB4296E" w14:textId="09F038A8" w:rsidR="004B0FFA" w:rsidRPr="004B0FFA" w:rsidRDefault="004B0FFA" w:rsidP="004B0FFA">
      <w:pPr>
        <w:numPr>
          <w:ilvl w:val="0"/>
          <w:numId w:val="3"/>
        </w:numPr>
        <w:shd w:val="clear" w:color="auto" w:fill="FEFDFA"/>
        <w:spacing w:after="240" w:line="240" w:lineRule="auto"/>
        <w:ind w:firstLine="0"/>
        <w:rPr>
          <w:rFonts w:ascii="Arial" w:eastAsia="Times New Roman" w:hAnsi="Arial" w:cs="Arial"/>
          <w:color w:val="333333"/>
          <w:sz w:val="20"/>
          <w:szCs w:val="20"/>
        </w:rPr>
      </w:pPr>
      <w:r w:rsidRPr="004B0FFA">
        <w:rPr>
          <w:rFonts w:ascii="Arial" w:eastAsia="Times New Roman" w:hAnsi="Arial" w:cs="Arial"/>
          <w:noProof/>
          <w:color w:val="333333"/>
          <w:sz w:val="20"/>
          <w:szCs w:val="20"/>
        </w:rPr>
        <w:drawing>
          <wp:inline distT="0" distB="0" distL="0" distR="0" wp14:anchorId="4B45E262" wp14:editId="571CE0FD">
            <wp:extent cx="335280" cy="3352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p>
    <w:p w14:paraId="16A61C9B" w14:textId="77777777" w:rsidR="004B0FFA" w:rsidRPr="004B0FFA" w:rsidRDefault="004B0FFA" w:rsidP="004B0FFA">
      <w:pPr>
        <w:shd w:val="clear" w:color="auto" w:fill="FEFDFA"/>
        <w:spacing w:after="240" w:line="240" w:lineRule="auto"/>
        <w:ind w:left="1440"/>
        <w:rPr>
          <w:rFonts w:ascii="Arial" w:eastAsia="Times New Roman" w:hAnsi="Arial" w:cs="Arial"/>
          <w:color w:val="333333"/>
          <w:sz w:val="20"/>
          <w:szCs w:val="20"/>
        </w:rPr>
      </w:pPr>
      <w:hyperlink r:id="rId106" w:history="1">
        <w:proofErr w:type="spellStart"/>
        <w:r w:rsidRPr="004B0FFA">
          <w:rPr>
            <w:rFonts w:ascii="Arial" w:eastAsia="Times New Roman" w:hAnsi="Arial" w:cs="Arial"/>
            <w:b/>
            <w:bCs/>
            <w:color w:val="D52A33"/>
            <w:sz w:val="24"/>
            <w:szCs w:val="24"/>
            <w:u w:val="single"/>
          </w:rPr>
          <w:t>Unknown</w:t>
        </w:r>
      </w:hyperlink>
      <w:hyperlink r:id="rId107" w:anchor="c8974756160087494057" w:history="1">
        <w:r w:rsidRPr="004B0FFA">
          <w:rPr>
            <w:rFonts w:ascii="Arial" w:eastAsia="Times New Roman" w:hAnsi="Arial" w:cs="Arial"/>
            <w:color w:val="D52A33"/>
            <w:sz w:val="24"/>
            <w:szCs w:val="24"/>
            <w:u w:val="single"/>
          </w:rPr>
          <w:t>June</w:t>
        </w:r>
        <w:proofErr w:type="spellEnd"/>
        <w:r w:rsidRPr="004B0FFA">
          <w:rPr>
            <w:rFonts w:ascii="Arial" w:eastAsia="Times New Roman" w:hAnsi="Arial" w:cs="Arial"/>
            <w:color w:val="D52A33"/>
            <w:sz w:val="24"/>
            <w:szCs w:val="24"/>
            <w:u w:val="single"/>
          </w:rPr>
          <w:t xml:space="preserve"> 22, 2021 at 12:31 AM</w:t>
        </w:r>
      </w:hyperlink>
    </w:p>
    <w:p w14:paraId="7DA43042" w14:textId="77777777" w:rsidR="004B0FFA" w:rsidRPr="004B0FFA" w:rsidRDefault="004B0FFA" w:rsidP="004B0FFA">
      <w:pPr>
        <w:shd w:val="clear" w:color="auto" w:fill="FEFDFA"/>
        <w:spacing w:after="120" w:line="240" w:lineRule="auto"/>
        <w:ind w:left="1440"/>
        <w:jc w:val="both"/>
        <w:rPr>
          <w:rFonts w:ascii="Arial" w:eastAsia="Times New Roman" w:hAnsi="Arial" w:cs="Arial"/>
          <w:color w:val="333333"/>
          <w:sz w:val="20"/>
          <w:szCs w:val="20"/>
        </w:rPr>
      </w:pPr>
      <w:r w:rsidRPr="004B0FFA">
        <w:rPr>
          <w:rFonts w:ascii="Arial" w:eastAsia="Times New Roman" w:hAnsi="Arial" w:cs="Arial"/>
          <w:color w:val="333333"/>
          <w:sz w:val="20"/>
          <w:szCs w:val="20"/>
        </w:rPr>
        <w:t xml:space="preserve">Thanks for a very detailed </w:t>
      </w:r>
      <w:proofErr w:type="spellStart"/>
      <w:r w:rsidRPr="004B0FFA">
        <w:rPr>
          <w:rFonts w:ascii="Arial" w:eastAsia="Times New Roman" w:hAnsi="Arial" w:cs="Arial"/>
          <w:color w:val="333333"/>
          <w:sz w:val="20"/>
          <w:szCs w:val="20"/>
        </w:rPr>
        <w:t>explaination</w:t>
      </w:r>
      <w:proofErr w:type="spellEnd"/>
      <w:r w:rsidRPr="004B0FFA">
        <w:rPr>
          <w:rFonts w:ascii="Arial" w:eastAsia="Times New Roman" w:hAnsi="Arial" w:cs="Arial"/>
          <w:color w:val="333333"/>
          <w:sz w:val="20"/>
          <w:szCs w:val="20"/>
        </w:rPr>
        <w:t xml:space="preserve">, can you tell me </w:t>
      </w:r>
      <w:proofErr w:type="spellStart"/>
      <w:r w:rsidRPr="004B0FFA">
        <w:rPr>
          <w:rFonts w:ascii="Arial" w:eastAsia="Times New Roman" w:hAnsi="Arial" w:cs="Arial"/>
          <w:color w:val="333333"/>
          <w:sz w:val="20"/>
          <w:szCs w:val="20"/>
        </w:rPr>
        <w:t>were</w:t>
      </w:r>
      <w:proofErr w:type="spellEnd"/>
      <w:r w:rsidRPr="004B0FFA">
        <w:rPr>
          <w:rFonts w:ascii="Arial" w:eastAsia="Times New Roman" w:hAnsi="Arial" w:cs="Arial"/>
          <w:color w:val="333333"/>
          <w:sz w:val="20"/>
          <w:szCs w:val="20"/>
        </w:rPr>
        <w:t xml:space="preserve"> can </w:t>
      </w:r>
      <w:proofErr w:type="spellStart"/>
      <w:r w:rsidRPr="004B0FFA">
        <w:rPr>
          <w:rFonts w:ascii="Arial" w:eastAsia="Times New Roman" w:hAnsi="Arial" w:cs="Arial"/>
          <w:color w:val="333333"/>
          <w:sz w:val="20"/>
          <w:szCs w:val="20"/>
        </w:rPr>
        <w:t>i</w:t>
      </w:r>
      <w:proofErr w:type="spellEnd"/>
      <w:r w:rsidRPr="004B0FFA">
        <w:rPr>
          <w:rFonts w:ascii="Arial" w:eastAsia="Times New Roman" w:hAnsi="Arial" w:cs="Arial"/>
          <w:color w:val="333333"/>
          <w:sz w:val="20"/>
          <w:szCs w:val="20"/>
        </w:rPr>
        <w:t xml:space="preserve"> get the area for other </w:t>
      </w:r>
      <w:proofErr w:type="spellStart"/>
      <w:r w:rsidRPr="004B0FFA">
        <w:rPr>
          <w:rFonts w:ascii="Arial" w:eastAsia="Times New Roman" w:hAnsi="Arial" w:cs="Arial"/>
          <w:color w:val="333333"/>
          <w:sz w:val="20"/>
          <w:szCs w:val="20"/>
        </w:rPr>
        <w:t>plcs</w:t>
      </w:r>
      <w:proofErr w:type="spellEnd"/>
      <w:r w:rsidRPr="004B0FFA">
        <w:rPr>
          <w:rFonts w:ascii="Arial" w:eastAsia="Times New Roman" w:hAnsi="Arial" w:cs="Arial"/>
          <w:color w:val="333333"/>
          <w:sz w:val="20"/>
          <w:szCs w:val="20"/>
        </w:rPr>
        <w:t xml:space="preserve">? or is it the same for all the S7 </w:t>
      </w:r>
      <w:proofErr w:type="spellStart"/>
      <w:r w:rsidRPr="004B0FFA">
        <w:rPr>
          <w:rFonts w:ascii="Arial" w:eastAsia="Times New Roman" w:hAnsi="Arial" w:cs="Arial"/>
          <w:color w:val="333333"/>
          <w:sz w:val="20"/>
          <w:szCs w:val="20"/>
        </w:rPr>
        <w:t>seires</w:t>
      </w:r>
      <w:proofErr w:type="spellEnd"/>
      <w:r w:rsidRPr="004B0FFA">
        <w:rPr>
          <w:rFonts w:ascii="Arial" w:eastAsia="Times New Roman" w:hAnsi="Arial" w:cs="Arial"/>
          <w:color w:val="333333"/>
          <w:sz w:val="20"/>
          <w:szCs w:val="20"/>
        </w:rPr>
        <w:t>?</w:t>
      </w:r>
    </w:p>
    <w:p w14:paraId="1EDC5EE5" w14:textId="77777777" w:rsidR="004B0FFA" w:rsidRPr="004B0FFA" w:rsidRDefault="004B0FFA" w:rsidP="004B0FFA">
      <w:pPr>
        <w:shd w:val="clear" w:color="auto" w:fill="FEFDFA"/>
        <w:spacing w:line="240" w:lineRule="auto"/>
        <w:ind w:left="1440"/>
        <w:rPr>
          <w:rFonts w:ascii="Arial" w:eastAsia="Times New Roman" w:hAnsi="Arial" w:cs="Arial"/>
          <w:color w:val="333333"/>
          <w:sz w:val="20"/>
          <w:szCs w:val="20"/>
        </w:rPr>
      </w:pPr>
      <w:hyperlink r:id="rId108" w:tgtFrame="_self" w:history="1">
        <w:r w:rsidRPr="004B0FFA">
          <w:rPr>
            <w:rFonts w:ascii="Arial" w:eastAsia="Times New Roman" w:hAnsi="Arial" w:cs="Arial"/>
            <w:color w:val="D52A33"/>
            <w:sz w:val="24"/>
            <w:szCs w:val="24"/>
            <w:u w:val="single"/>
          </w:rPr>
          <w:t>Reply</w:t>
        </w:r>
      </w:hyperlink>
    </w:p>
    <w:p w14:paraId="2B73C52A" w14:textId="246D12EF" w:rsidR="00EC0D7D" w:rsidRDefault="00EC0D7D">
      <w:r>
        <w:br w:type="page"/>
      </w:r>
    </w:p>
    <w:p w14:paraId="7EE0A864" w14:textId="77777777" w:rsidR="00EC0D7D" w:rsidRPr="00EC0D7D" w:rsidRDefault="00EC0D7D" w:rsidP="00EC0D7D">
      <w:pPr>
        <w:shd w:val="clear" w:color="auto" w:fill="FEFDFA"/>
        <w:spacing w:after="0" w:line="240" w:lineRule="auto"/>
        <w:outlineLvl w:val="2"/>
        <w:rPr>
          <w:rFonts w:ascii="Georgia" w:eastAsia="Times New Roman" w:hAnsi="Georgia" w:cs="Times New Roman"/>
          <w:b/>
          <w:bCs/>
          <w:color w:val="D52A33"/>
          <w:sz w:val="33"/>
          <w:szCs w:val="33"/>
        </w:rPr>
      </w:pPr>
      <w:r w:rsidRPr="00EC0D7D">
        <w:rPr>
          <w:rFonts w:ascii="Georgia" w:eastAsia="Times New Roman" w:hAnsi="Georgia" w:cs="Times New Roman"/>
          <w:b/>
          <w:bCs/>
          <w:color w:val="D52A33"/>
          <w:sz w:val="33"/>
          <w:szCs w:val="33"/>
        </w:rPr>
        <w:lastRenderedPageBreak/>
        <w:t>Raspberry Pi SCADA Part 3: Communicate with the Pi using S7 Protocol.</w:t>
      </w:r>
    </w:p>
    <w:p w14:paraId="0BA90AFA" w14:textId="0549DD18" w:rsidR="00EC0D7D" w:rsidRPr="00EC0D7D" w:rsidRDefault="00EC0D7D" w:rsidP="00EC0D7D">
      <w:pPr>
        <w:shd w:val="clear" w:color="auto" w:fill="FEFDFA"/>
        <w:spacing w:after="0" w:line="240" w:lineRule="auto"/>
        <w:jc w:val="center"/>
        <w:rPr>
          <w:rFonts w:ascii="Arial" w:eastAsia="Times New Roman" w:hAnsi="Arial" w:cs="Arial"/>
          <w:color w:val="333333"/>
          <w:sz w:val="20"/>
          <w:szCs w:val="20"/>
        </w:rPr>
      </w:pPr>
      <w:r w:rsidRPr="00EC0D7D">
        <w:rPr>
          <w:rFonts w:ascii="Arial" w:eastAsia="Times New Roman" w:hAnsi="Arial" w:cs="Arial"/>
          <w:noProof/>
          <w:color w:val="D52A33"/>
          <w:sz w:val="20"/>
          <w:szCs w:val="20"/>
        </w:rPr>
        <w:drawing>
          <wp:inline distT="0" distB="0" distL="0" distR="0" wp14:anchorId="2FE0E48B" wp14:editId="6684875D">
            <wp:extent cx="3810000" cy="2857500"/>
            <wp:effectExtent l="0" t="0" r="0" b="0"/>
            <wp:docPr id="40" name="Picture 40">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109"/>
                    </pic:cNvPr>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F16DC07" w14:textId="77777777" w:rsidR="00EC0D7D" w:rsidRPr="00EC0D7D" w:rsidRDefault="00EC0D7D" w:rsidP="00EC0D7D">
      <w:pPr>
        <w:shd w:val="clear" w:color="auto" w:fill="FEFDFA"/>
        <w:spacing w:after="240" w:line="240" w:lineRule="auto"/>
        <w:rPr>
          <w:rFonts w:ascii="Arial" w:eastAsia="Times New Roman" w:hAnsi="Arial" w:cs="Arial"/>
          <w:color w:val="333333"/>
          <w:sz w:val="20"/>
          <w:szCs w:val="20"/>
        </w:rPr>
      </w:pPr>
      <w:r w:rsidRPr="00EC0D7D">
        <w:rPr>
          <w:rFonts w:ascii="inherit" w:eastAsia="Times New Roman" w:hAnsi="inherit" w:cs="Arial"/>
          <w:color w:val="333333"/>
          <w:sz w:val="20"/>
          <w:szCs w:val="20"/>
        </w:rPr>
        <w:br/>
      </w:r>
      <w:r w:rsidRPr="00EC0D7D">
        <w:rPr>
          <w:rFonts w:ascii="inherit" w:eastAsia="Times New Roman" w:hAnsi="inherit" w:cs="Arial"/>
          <w:color w:val="333333"/>
          <w:sz w:val="20"/>
          <w:szCs w:val="20"/>
        </w:rPr>
        <w:br/>
      </w:r>
      <w:r w:rsidRPr="00EC0D7D">
        <w:rPr>
          <w:rFonts w:ascii="inherit" w:eastAsia="Times New Roman" w:hAnsi="inherit" w:cs="Arial"/>
          <w:color w:val="333333"/>
          <w:sz w:val="20"/>
          <w:szCs w:val="20"/>
        </w:rPr>
        <w:br/>
      </w:r>
      <w:r w:rsidRPr="00EC0D7D">
        <w:rPr>
          <w:rFonts w:ascii="inherit" w:eastAsia="Times New Roman" w:hAnsi="inherit" w:cs="Arial"/>
          <w:color w:val="333333"/>
          <w:sz w:val="20"/>
          <w:szCs w:val="20"/>
        </w:rPr>
        <w:br/>
        <w:t xml:space="preserve">I've been planning on trying this and have been able to get some success. In this example we are going to serve up temperature from the Raspberry Pi using Siemens S7 Protocol. I'm using Wonderware and their </w:t>
      </w:r>
      <w:proofErr w:type="spellStart"/>
      <w:r w:rsidRPr="00EC0D7D">
        <w:rPr>
          <w:rFonts w:ascii="inherit" w:eastAsia="Times New Roman" w:hAnsi="inherit" w:cs="Arial"/>
          <w:color w:val="333333"/>
          <w:sz w:val="20"/>
          <w:szCs w:val="20"/>
        </w:rPr>
        <w:t>DAServer</w:t>
      </w:r>
      <w:proofErr w:type="spellEnd"/>
      <w:r w:rsidRPr="00EC0D7D">
        <w:rPr>
          <w:rFonts w:ascii="inherit" w:eastAsia="Times New Roman" w:hAnsi="inherit" w:cs="Arial"/>
          <w:color w:val="333333"/>
          <w:sz w:val="20"/>
          <w:szCs w:val="20"/>
        </w:rPr>
        <w:t xml:space="preserve"> in my tests and will show images of the setup. </w:t>
      </w:r>
      <w:r w:rsidRPr="00EC0D7D">
        <w:rPr>
          <w:rFonts w:ascii="Arial" w:eastAsia="Times New Roman" w:hAnsi="Arial" w:cs="Arial"/>
          <w:color w:val="333333"/>
          <w:sz w:val="20"/>
          <w:szCs w:val="20"/>
        </w:rPr>
        <w:br/>
      </w:r>
      <w:r w:rsidRPr="00EC0D7D">
        <w:rPr>
          <w:rFonts w:ascii="Arial" w:eastAsia="Times New Roman" w:hAnsi="Arial" w:cs="Arial"/>
          <w:color w:val="333333"/>
          <w:sz w:val="20"/>
          <w:szCs w:val="20"/>
        </w:rPr>
        <w:br/>
      </w:r>
      <w:r w:rsidRPr="00EC0D7D">
        <w:rPr>
          <w:rFonts w:ascii="inherit" w:eastAsia="Times New Roman" w:hAnsi="inherit" w:cs="Arial"/>
          <w:color w:val="333333"/>
          <w:sz w:val="20"/>
          <w:szCs w:val="20"/>
        </w:rPr>
        <w:t>For this example in Modbus TCP see </w:t>
      </w:r>
      <w:hyperlink r:id="rId111" w:tgtFrame="_blank" w:history="1">
        <w:r w:rsidRPr="00EC0D7D">
          <w:rPr>
            <w:rFonts w:ascii="inherit" w:eastAsia="Times New Roman" w:hAnsi="inherit" w:cs="Arial"/>
            <w:color w:val="D52A33"/>
            <w:sz w:val="20"/>
            <w:szCs w:val="20"/>
          </w:rPr>
          <w:t>here</w:t>
        </w:r>
      </w:hyperlink>
      <w:r w:rsidRPr="00EC0D7D">
        <w:rPr>
          <w:rFonts w:ascii="Arial" w:eastAsia="Times New Roman" w:hAnsi="Arial" w:cs="Arial"/>
          <w:color w:val="333333"/>
          <w:sz w:val="20"/>
          <w:szCs w:val="20"/>
        </w:rPr>
        <w:br/>
      </w:r>
      <w:r w:rsidRPr="00EC0D7D">
        <w:rPr>
          <w:rFonts w:ascii="inherit" w:eastAsia="Times New Roman" w:hAnsi="inherit" w:cs="Arial"/>
          <w:color w:val="333333"/>
          <w:sz w:val="20"/>
          <w:szCs w:val="20"/>
        </w:rPr>
        <w:t>To use the Pi to communicate with a PLC see </w:t>
      </w:r>
      <w:hyperlink r:id="rId112" w:tgtFrame="_blank" w:history="1">
        <w:r w:rsidRPr="00EC0D7D">
          <w:rPr>
            <w:rFonts w:ascii="inherit" w:eastAsia="Times New Roman" w:hAnsi="inherit" w:cs="Arial"/>
            <w:color w:val="D52A33"/>
            <w:sz w:val="20"/>
            <w:szCs w:val="20"/>
          </w:rPr>
          <w:t>here</w:t>
        </w:r>
      </w:hyperlink>
      <w:r w:rsidRPr="00EC0D7D">
        <w:rPr>
          <w:rFonts w:ascii="Arial" w:eastAsia="Times New Roman" w:hAnsi="Arial" w:cs="Arial"/>
          <w:color w:val="333333"/>
          <w:sz w:val="20"/>
          <w:szCs w:val="20"/>
        </w:rPr>
        <w:br/>
      </w:r>
      <w:r w:rsidRPr="00EC0D7D">
        <w:rPr>
          <w:rFonts w:ascii="inherit" w:eastAsia="Times New Roman" w:hAnsi="inherit" w:cs="Arial"/>
          <w:color w:val="333333"/>
          <w:sz w:val="20"/>
          <w:szCs w:val="20"/>
        </w:rPr>
        <w:br/>
      </w:r>
      <w:r w:rsidRPr="00EC0D7D">
        <w:rPr>
          <w:rFonts w:ascii="inherit" w:eastAsia="Times New Roman" w:hAnsi="inherit" w:cs="Arial"/>
          <w:color w:val="333333"/>
          <w:sz w:val="20"/>
          <w:szCs w:val="20"/>
        </w:rPr>
        <w:br/>
        <w:t>First From a fresh Raspbian Image:</w:t>
      </w:r>
      <w:r w:rsidRPr="00EC0D7D">
        <w:rPr>
          <w:rFonts w:ascii="Arial" w:eastAsia="Times New Roman" w:hAnsi="Arial" w:cs="Arial"/>
          <w:color w:val="333333"/>
          <w:sz w:val="20"/>
          <w:szCs w:val="20"/>
        </w:rPr>
        <w:br/>
      </w:r>
      <w:r w:rsidRPr="00EC0D7D">
        <w:rPr>
          <w:rFonts w:ascii="inherit" w:eastAsia="Times New Roman" w:hAnsi="inherit" w:cs="Arial"/>
          <w:color w:val="333333"/>
          <w:sz w:val="20"/>
          <w:szCs w:val="20"/>
        </w:rPr>
        <w:br/>
        <w:t>For Raspberry Pi 2 B add the following to the bottom boot/config.txt</w:t>
      </w:r>
      <w:r w:rsidRPr="00EC0D7D">
        <w:rPr>
          <w:rFonts w:ascii="Arial" w:eastAsia="Times New Roman" w:hAnsi="Arial" w:cs="Arial"/>
          <w:color w:val="333333"/>
          <w:sz w:val="20"/>
          <w:szCs w:val="20"/>
        </w:rPr>
        <w:br/>
      </w:r>
      <w:r w:rsidRPr="00EC0D7D">
        <w:rPr>
          <w:rFonts w:ascii="inherit" w:eastAsia="Times New Roman" w:hAnsi="inherit" w:cs="Arial"/>
          <w:color w:val="333333"/>
          <w:sz w:val="20"/>
          <w:szCs w:val="20"/>
        </w:rPr>
        <w:br/>
        <w:t>#device tree config</w:t>
      </w:r>
      <w:r w:rsidRPr="00EC0D7D">
        <w:rPr>
          <w:rFonts w:ascii="Arial" w:eastAsia="Times New Roman" w:hAnsi="Arial" w:cs="Arial"/>
          <w:color w:val="333333"/>
          <w:sz w:val="20"/>
          <w:szCs w:val="20"/>
        </w:rPr>
        <w:br/>
      </w:r>
      <w:proofErr w:type="spellStart"/>
      <w:r w:rsidRPr="00EC0D7D">
        <w:rPr>
          <w:rFonts w:ascii="inherit" w:eastAsia="Times New Roman" w:hAnsi="inherit" w:cs="Arial"/>
          <w:color w:val="333333"/>
          <w:sz w:val="20"/>
          <w:szCs w:val="20"/>
        </w:rPr>
        <w:t>dtoverlay</w:t>
      </w:r>
      <w:proofErr w:type="spellEnd"/>
      <w:r w:rsidRPr="00EC0D7D">
        <w:rPr>
          <w:rFonts w:ascii="inherit" w:eastAsia="Times New Roman" w:hAnsi="inherit" w:cs="Arial"/>
          <w:color w:val="333333"/>
          <w:sz w:val="20"/>
          <w:szCs w:val="20"/>
        </w:rPr>
        <w:t>=w1-gpio,gpiopin=4</w:t>
      </w:r>
      <w:r w:rsidRPr="00EC0D7D">
        <w:rPr>
          <w:rFonts w:ascii="Arial" w:eastAsia="Times New Roman" w:hAnsi="Arial" w:cs="Arial"/>
          <w:color w:val="333333"/>
          <w:sz w:val="20"/>
          <w:szCs w:val="20"/>
        </w:rPr>
        <w:br/>
      </w:r>
    </w:p>
    <w:p w14:paraId="5B03F61F" w14:textId="77777777" w:rsidR="00EC0D7D" w:rsidRPr="00EC0D7D" w:rsidRDefault="00EC0D7D" w:rsidP="00EC0D7D">
      <w:pPr>
        <w:shd w:val="clear" w:color="auto" w:fill="FEFDFA"/>
        <w:spacing w:after="0" w:line="240" w:lineRule="auto"/>
        <w:outlineLvl w:val="3"/>
        <w:rPr>
          <w:rFonts w:ascii="Georgia" w:eastAsia="Times New Roman" w:hAnsi="Georgia" w:cs="Arial"/>
          <w:b/>
          <w:bCs/>
          <w:color w:val="D52A33"/>
          <w:sz w:val="33"/>
          <w:szCs w:val="33"/>
        </w:rPr>
      </w:pPr>
      <w:r w:rsidRPr="00EC0D7D">
        <w:rPr>
          <w:rFonts w:ascii="inherit" w:eastAsia="Times New Roman" w:hAnsi="inherit" w:cs="Arial"/>
          <w:b/>
          <w:bCs/>
          <w:color w:val="D52A33"/>
          <w:sz w:val="33"/>
          <w:szCs w:val="33"/>
        </w:rPr>
        <w:t>Add the following to the /</w:t>
      </w:r>
      <w:proofErr w:type="spellStart"/>
      <w:r w:rsidRPr="00EC0D7D">
        <w:rPr>
          <w:rFonts w:ascii="inherit" w:eastAsia="Times New Roman" w:hAnsi="inherit" w:cs="Arial"/>
          <w:b/>
          <w:bCs/>
          <w:color w:val="D52A33"/>
          <w:sz w:val="33"/>
          <w:szCs w:val="33"/>
        </w:rPr>
        <w:t>etc</w:t>
      </w:r>
      <w:proofErr w:type="spellEnd"/>
      <w:r w:rsidRPr="00EC0D7D">
        <w:rPr>
          <w:rFonts w:ascii="inherit" w:eastAsia="Times New Roman" w:hAnsi="inherit" w:cs="Arial"/>
          <w:b/>
          <w:bCs/>
          <w:color w:val="D52A33"/>
          <w:sz w:val="33"/>
          <w:szCs w:val="33"/>
        </w:rPr>
        <w:t>/modules</w:t>
      </w:r>
    </w:p>
    <w:p w14:paraId="4205ED96" w14:textId="77777777" w:rsidR="00EC0D7D" w:rsidRPr="00EC0D7D" w:rsidRDefault="00EC0D7D" w:rsidP="00EC0D7D">
      <w:pPr>
        <w:shd w:val="clear" w:color="auto" w:fill="FEFDFA"/>
        <w:spacing w:after="0" w:line="240" w:lineRule="auto"/>
        <w:rPr>
          <w:rFonts w:ascii="Arial" w:eastAsia="Times New Roman" w:hAnsi="Arial" w:cs="Arial"/>
          <w:color w:val="333333"/>
          <w:sz w:val="20"/>
          <w:szCs w:val="20"/>
        </w:rPr>
      </w:pPr>
      <w:r w:rsidRPr="00EC0D7D">
        <w:rPr>
          <w:rFonts w:ascii="inherit" w:eastAsia="Times New Roman" w:hAnsi="inherit" w:cs="Arial"/>
          <w:color w:val="333333"/>
          <w:sz w:val="20"/>
          <w:szCs w:val="20"/>
        </w:rPr>
        <w:t>w1-gpio</w:t>
      </w:r>
    </w:p>
    <w:p w14:paraId="787863AA" w14:textId="77777777" w:rsidR="00EC0D7D" w:rsidRPr="00EC0D7D" w:rsidRDefault="00EC0D7D" w:rsidP="00EC0D7D">
      <w:pPr>
        <w:shd w:val="clear" w:color="auto" w:fill="FEFDFA"/>
        <w:spacing w:after="0" w:line="240" w:lineRule="auto"/>
        <w:rPr>
          <w:rFonts w:ascii="Arial" w:eastAsia="Times New Roman" w:hAnsi="Arial" w:cs="Arial"/>
          <w:color w:val="333333"/>
          <w:sz w:val="20"/>
          <w:szCs w:val="20"/>
        </w:rPr>
      </w:pPr>
      <w:r w:rsidRPr="00EC0D7D">
        <w:rPr>
          <w:rFonts w:ascii="inherit" w:eastAsia="Times New Roman" w:hAnsi="inherit" w:cs="Arial"/>
          <w:color w:val="333333"/>
          <w:sz w:val="20"/>
          <w:szCs w:val="20"/>
        </w:rPr>
        <w:t>w1-therm</w:t>
      </w:r>
    </w:p>
    <w:p w14:paraId="3D94583C" w14:textId="77777777" w:rsidR="00EC0D7D" w:rsidRPr="00EC0D7D" w:rsidRDefault="00EC0D7D" w:rsidP="00EC0D7D">
      <w:pPr>
        <w:shd w:val="clear" w:color="auto" w:fill="FEFDFA"/>
        <w:spacing w:after="0" w:line="240" w:lineRule="auto"/>
        <w:rPr>
          <w:rFonts w:ascii="Arial" w:eastAsia="Times New Roman" w:hAnsi="Arial" w:cs="Arial"/>
          <w:color w:val="333333"/>
          <w:sz w:val="20"/>
          <w:szCs w:val="20"/>
        </w:rPr>
      </w:pPr>
    </w:p>
    <w:p w14:paraId="7F09C9CA" w14:textId="77777777" w:rsidR="00EC0D7D" w:rsidRPr="00EC0D7D" w:rsidRDefault="00EC0D7D" w:rsidP="00EC0D7D">
      <w:pPr>
        <w:shd w:val="clear" w:color="auto" w:fill="FEFDFA"/>
        <w:spacing w:after="0" w:line="240" w:lineRule="auto"/>
        <w:outlineLvl w:val="3"/>
        <w:rPr>
          <w:rFonts w:ascii="Georgia" w:eastAsia="Times New Roman" w:hAnsi="Georgia" w:cs="Arial"/>
          <w:b/>
          <w:bCs/>
          <w:color w:val="D52A33"/>
          <w:sz w:val="33"/>
          <w:szCs w:val="33"/>
        </w:rPr>
      </w:pPr>
      <w:r w:rsidRPr="00EC0D7D">
        <w:rPr>
          <w:rFonts w:ascii="inherit" w:eastAsia="Times New Roman" w:hAnsi="inherit" w:cs="Arial"/>
          <w:b/>
          <w:bCs/>
          <w:color w:val="D52A33"/>
          <w:sz w:val="33"/>
          <w:szCs w:val="33"/>
        </w:rPr>
        <w:t>Install python pip:</w:t>
      </w:r>
    </w:p>
    <w:p w14:paraId="358F3BFA"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EC0D7D">
        <w:rPr>
          <w:rFonts w:ascii="Courier New" w:eastAsia="Times New Roman" w:hAnsi="Courier New" w:cs="Courier New"/>
          <w:color w:val="333333"/>
          <w:sz w:val="20"/>
          <w:szCs w:val="20"/>
        </w:rPr>
        <w:t>sudo</w:t>
      </w:r>
      <w:proofErr w:type="spellEnd"/>
      <w:r w:rsidRPr="00EC0D7D">
        <w:rPr>
          <w:rFonts w:ascii="Courier New" w:eastAsia="Times New Roman" w:hAnsi="Courier New" w:cs="Courier New"/>
          <w:color w:val="333333"/>
          <w:sz w:val="20"/>
          <w:szCs w:val="20"/>
        </w:rPr>
        <w:t xml:space="preserve"> apt-get install python-pip</w:t>
      </w:r>
    </w:p>
    <w:p w14:paraId="52FCA762"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#Download and build the latest snap7 library:</w:t>
      </w:r>
    </w:p>
    <w:p w14:paraId="41AE31F8"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52BFC8FD"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EC0D7D">
        <w:rPr>
          <w:rFonts w:ascii="Courier New" w:eastAsia="Times New Roman" w:hAnsi="Courier New" w:cs="Courier New"/>
          <w:color w:val="333333"/>
          <w:sz w:val="20"/>
          <w:szCs w:val="20"/>
        </w:rPr>
        <w:t>wget</w:t>
      </w:r>
      <w:proofErr w:type="spellEnd"/>
      <w:r w:rsidRPr="00EC0D7D">
        <w:rPr>
          <w:rFonts w:ascii="Courier New" w:eastAsia="Times New Roman" w:hAnsi="Courier New" w:cs="Courier New"/>
          <w:color w:val="333333"/>
          <w:sz w:val="20"/>
          <w:szCs w:val="20"/>
        </w:rPr>
        <w:t xml:space="preserve"> http://iweb.dl.sourceforge.net/project/snap7/1.3.0/snap7-full-1.3.0.tar.gz</w:t>
      </w:r>
    </w:p>
    <w:p w14:paraId="228E8035"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tar -</w:t>
      </w:r>
      <w:proofErr w:type="spellStart"/>
      <w:r w:rsidRPr="00EC0D7D">
        <w:rPr>
          <w:rFonts w:ascii="Courier New" w:eastAsia="Times New Roman" w:hAnsi="Courier New" w:cs="Courier New"/>
          <w:color w:val="333333"/>
          <w:sz w:val="20"/>
          <w:szCs w:val="20"/>
        </w:rPr>
        <w:t>zxvf</w:t>
      </w:r>
      <w:proofErr w:type="spellEnd"/>
      <w:r w:rsidRPr="00EC0D7D">
        <w:rPr>
          <w:rFonts w:ascii="Courier New" w:eastAsia="Times New Roman" w:hAnsi="Courier New" w:cs="Courier New"/>
          <w:color w:val="333333"/>
          <w:sz w:val="20"/>
          <w:szCs w:val="20"/>
        </w:rPr>
        <w:t xml:space="preserve"> snap7-full-1.3.0.tar.gz</w:t>
      </w:r>
    </w:p>
    <w:p w14:paraId="4FD9331E"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lastRenderedPageBreak/>
        <w:t>cd snap7-full-1.2.1/build/</w:t>
      </w:r>
      <w:proofErr w:type="spellStart"/>
      <w:r w:rsidRPr="00EC0D7D">
        <w:rPr>
          <w:rFonts w:ascii="Courier New" w:eastAsia="Times New Roman" w:hAnsi="Courier New" w:cs="Courier New"/>
          <w:color w:val="333333"/>
          <w:sz w:val="20"/>
          <w:szCs w:val="20"/>
        </w:rPr>
        <w:t>unix</w:t>
      </w:r>
      <w:proofErr w:type="spellEnd"/>
    </w:p>
    <w:p w14:paraId="5A8AD2C6" w14:textId="77777777" w:rsidR="00EC0D7D" w:rsidRPr="00EC0D7D" w:rsidRDefault="00EC0D7D" w:rsidP="00EC0D7D">
      <w:pPr>
        <w:shd w:val="clear" w:color="auto" w:fill="FEFDFA"/>
        <w:spacing w:after="0" w:line="240" w:lineRule="auto"/>
        <w:rPr>
          <w:rFonts w:ascii="Arial" w:eastAsia="Times New Roman" w:hAnsi="Arial" w:cs="Arial"/>
          <w:color w:val="333333"/>
          <w:sz w:val="20"/>
          <w:szCs w:val="20"/>
        </w:rPr>
      </w:pPr>
      <w:r w:rsidRPr="00EC0D7D">
        <w:rPr>
          <w:rFonts w:ascii="inherit" w:eastAsia="Times New Roman" w:hAnsi="inherit" w:cs="Arial"/>
          <w:color w:val="333333"/>
          <w:sz w:val="20"/>
          <w:szCs w:val="20"/>
        </w:rPr>
        <w:t>#</w:t>
      </w:r>
      <w:proofErr w:type="gramStart"/>
      <w:r w:rsidRPr="00EC0D7D">
        <w:rPr>
          <w:rFonts w:ascii="inherit" w:eastAsia="Times New Roman" w:hAnsi="inherit" w:cs="Arial"/>
          <w:color w:val="333333"/>
          <w:sz w:val="20"/>
          <w:szCs w:val="20"/>
        </w:rPr>
        <w:t>if</w:t>
      </w:r>
      <w:proofErr w:type="gramEnd"/>
      <w:r w:rsidRPr="00EC0D7D">
        <w:rPr>
          <w:rFonts w:ascii="inherit" w:eastAsia="Times New Roman" w:hAnsi="inherit" w:cs="Arial"/>
          <w:color w:val="333333"/>
          <w:sz w:val="20"/>
          <w:szCs w:val="20"/>
        </w:rPr>
        <w:t xml:space="preserve"> you have a Raspberry Pi 2 B use this command to compile:</w:t>
      </w:r>
    </w:p>
    <w:p w14:paraId="1AC4DDB5"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make –f arm_v7_linux.mk</w:t>
      </w:r>
    </w:p>
    <w:p w14:paraId="0D7A3230"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EC0D7D">
        <w:rPr>
          <w:rFonts w:ascii="Courier New" w:eastAsia="Times New Roman" w:hAnsi="Courier New" w:cs="Courier New"/>
          <w:color w:val="333333"/>
          <w:sz w:val="20"/>
          <w:szCs w:val="20"/>
        </w:rPr>
        <w:t>sudo</w:t>
      </w:r>
      <w:proofErr w:type="spellEnd"/>
      <w:r w:rsidRPr="00EC0D7D">
        <w:rPr>
          <w:rFonts w:ascii="Courier New" w:eastAsia="Times New Roman" w:hAnsi="Courier New" w:cs="Courier New"/>
          <w:color w:val="333333"/>
          <w:sz w:val="20"/>
          <w:szCs w:val="20"/>
        </w:rPr>
        <w:t xml:space="preserve"> cp</w:t>
      </w:r>
      <w:proofErr w:type="gramStart"/>
      <w:r w:rsidRPr="00EC0D7D">
        <w:rPr>
          <w:rFonts w:ascii="Courier New" w:eastAsia="Times New Roman" w:hAnsi="Courier New" w:cs="Courier New"/>
          <w:color w:val="333333"/>
          <w:sz w:val="20"/>
          <w:szCs w:val="20"/>
        </w:rPr>
        <w:t xml:space="preserve"> ..</w:t>
      </w:r>
      <w:proofErr w:type="gramEnd"/>
      <w:r w:rsidRPr="00EC0D7D">
        <w:rPr>
          <w:rFonts w:ascii="Courier New" w:eastAsia="Times New Roman" w:hAnsi="Courier New" w:cs="Courier New"/>
          <w:color w:val="333333"/>
          <w:sz w:val="20"/>
          <w:szCs w:val="20"/>
        </w:rPr>
        <w:t>/bin/arm_v7-linux/libsnap7.so /</w:t>
      </w:r>
      <w:proofErr w:type="spellStart"/>
      <w:r w:rsidRPr="00EC0D7D">
        <w:rPr>
          <w:rFonts w:ascii="Courier New" w:eastAsia="Times New Roman" w:hAnsi="Courier New" w:cs="Courier New"/>
          <w:color w:val="333333"/>
          <w:sz w:val="20"/>
          <w:szCs w:val="20"/>
        </w:rPr>
        <w:t>usr</w:t>
      </w:r>
      <w:proofErr w:type="spellEnd"/>
      <w:r w:rsidRPr="00EC0D7D">
        <w:rPr>
          <w:rFonts w:ascii="Courier New" w:eastAsia="Times New Roman" w:hAnsi="Courier New" w:cs="Courier New"/>
          <w:color w:val="333333"/>
          <w:sz w:val="20"/>
          <w:szCs w:val="20"/>
        </w:rPr>
        <w:t>/lib/</w:t>
      </w:r>
    </w:p>
    <w:p w14:paraId="23E40F37"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EC0D7D">
        <w:rPr>
          <w:rFonts w:ascii="Courier New" w:eastAsia="Times New Roman" w:hAnsi="Courier New" w:cs="Courier New"/>
          <w:color w:val="333333"/>
          <w:sz w:val="20"/>
          <w:szCs w:val="20"/>
        </w:rPr>
        <w:t>sudo</w:t>
      </w:r>
      <w:proofErr w:type="spellEnd"/>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ldconfig</w:t>
      </w:r>
      <w:proofErr w:type="spellEnd"/>
    </w:p>
    <w:p w14:paraId="7F287829" w14:textId="77777777" w:rsidR="00EC0D7D" w:rsidRPr="00EC0D7D" w:rsidRDefault="00EC0D7D" w:rsidP="00EC0D7D">
      <w:pPr>
        <w:shd w:val="clear" w:color="auto" w:fill="FEFDFA"/>
        <w:spacing w:after="0" w:line="240" w:lineRule="auto"/>
        <w:rPr>
          <w:rFonts w:ascii="Arial" w:eastAsia="Times New Roman" w:hAnsi="Arial" w:cs="Arial"/>
          <w:color w:val="333333"/>
          <w:sz w:val="20"/>
          <w:szCs w:val="20"/>
        </w:rPr>
      </w:pPr>
      <w:r w:rsidRPr="00EC0D7D">
        <w:rPr>
          <w:rFonts w:ascii="inherit" w:eastAsia="Times New Roman" w:hAnsi="inherit" w:cs="Arial"/>
          <w:color w:val="333333"/>
          <w:sz w:val="20"/>
          <w:szCs w:val="20"/>
        </w:rPr>
        <w:br/>
        <w:t xml:space="preserve">#if you have a Raspberry </w:t>
      </w:r>
      <w:proofErr w:type="gramStart"/>
      <w:r w:rsidRPr="00EC0D7D">
        <w:rPr>
          <w:rFonts w:ascii="inherit" w:eastAsia="Times New Roman" w:hAnsi="inherit" w:cs="Arial"/>
          <w:color w:val="333333"/>
          <w:sz w:val="20"/>
          <w:szCs w:val="20"/>
        </w:rPr>
        <w:t>B,B</w:t>
      </w:r>
      <w:proofErr w:type="gramEnd"/>
      <w:r w:rsidRPr="00EC0D7D">
        <w:rPr>
          <w:rFonts w:ascii="inherit" w:eastAsia="Times New Roman" w:hAnsi="inherit" w:cs="Arial"/>
          <w:color w:val="333333"/>
          <w:sz w:val="20"/>
          <w:szCs w:val="20"/>
        </w:rPr>
        <w:t>+,A,A+ then use this command to compile:</w:t>
      </w:r>
    </w:p>
    <w:p w14:paraId="4E96AC2A"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make –f arm_v6_linux.mk all</w:t>
      </w:r>
    </w:p>
    <w:p w14:paraId="0557970F"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EC0D7D">
        <w:rPr>
          <w:rFonts w:ascii="Courier New" w:eastAsia="Times New Roman" w:hAnsi="Courier New" w:cs="Courier New"/>
          <w:color w:val="333333"/>
          <w:sz w:val="20"/>
          <w:szCs w:val="20"/>
        </w:rPr>
        <w:t>sudo</w:t>
      </w:r>
      <w:proofErr w:type="spellEnd"/>
      <w:r w:rsidRPr="00EC0D7D">
        <w:rPr>
          <w:rFonts w:ascii="Courier New" w:eastAsia="Times New Roman" w:hAnsi="Courier New" w:cs="Courier New"/>
          <w:color w:val="333333"/>
          <w:sz w:val="20"/>
          <w:szCs w:val="20"/>
        </w:rPr>
        <w:t xml:space="preserve"> cp</w:t>
      </w:r>
      <w:proofErr w:type="gramStart"/>
      <w:r w:rsidRPr="00EC0D7D">
        <w:rPr>
          <w:rFonts w:ascii="Courier New" w:eastAsia="Times New Roman" w:hAnsi="Courier New" w:cs="Courier New"/>
          <w:color w:val="333333"/>
          <w:sz w:val="20"/>
          <w:szCs w:val="20"/>
        </w:rPr>
        <w:t xml:space="preserve"> ..</w:t>
      </w:r>
      <w:proofErr w:type="gramEnd"/>
      <w:r w:rsidRPr="00EC0D7D">
        <w:rPr>
          <w:rFonts w:ascii="Courier New" w:eastAsia="Times New Roman" w:hAnsi="Courier New" w:cs="Courier New"/>
          <w:color w:val="333333"/>
          <w:sz w:val="20"/>
          <w:szCs w:val="20"/>
        </w:rPr>
        <w:t>/bin/arm_v6-linux/libsnap7.so /</w:t>
      </w:r>
      <w:proofErr w:type="spellStart"/>
      <w:r w:rsidRPr="00EC0D7D">
        <w:rPr>
          <w:rFonts w:ascii="Courier New" w:eastAsia="Times New Roman" w:hAnsi="Courier New" w:cs="Courier New"/>
          <w:color w:val="333333"/>
          <w:sz w:val="20"/>
          <w:szCs w:val="20"/>
        </w:rPr>
        <w:t>usr</w:t>
      </w:r>
      <w:proofErr w:type="spellEnd"/>
      <w:r w:rsidRPr="00EC0D7D">
        <w:rPr>
          <w:rFonts w:ascii="Courier New" w:eastAsia="Times New Roman" w:hAnsi="Courier New" w:cs="Courier New"/>
          <w:color w:val="333333"/>
          <w:sz w:val="20"/>
          <w:szCs w:val="20"/>
        </w:rPr>
        <w:t>/lib/</w:t>
      </w:r>
    </w:p>
    <w:p w14:paraId="0C4ADF16"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EC0D7D">
        <w:rPr>
          <w:rFonts w:ascii="Courier New" w:eastAsia="Times New Roman" w:hAnsi="Courier New" w:cs="Courier New"/>
          <w:color w:val="333333"/>
          <w:sz w:val="20"/>
          <w:szCs w:val="20"/>
        </w:rPr>
        <w:t>sudo</w:t>
      </w:r>
      <w:proofErr w:type="spellEnd"/>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ldconfig</w:t>
      </w:r>
      <w:proofErr w:type="spellEnd"/>
    </w:p>
    <w:p w14:paraId="2F5D1128" w14:textId="77777777" w:rsidR="00EC0D7D" w:rsidRPr="00EC0D7D" w:rsidRDefault="00EC0D7D" w:rsidP="00EC0D7D">
      <w:pPr>
        <w:shd w:val="clear" w:color="auto" w:fill="FEFDFA"/>
        <w:spacing w:after="0" w:line="240" w:lineRule="auto"/>
        <w:outlineLvl w:val="3"/>
        <w:rPr>
          <w:rFonts w:ascii="Georgia" w:eastAsia="Times New Roman" w:hAnsi="Georgia" w:cs="Arial"/>
          <w:b/>
          <w:bCs/>
          <w:color w:val="D52A33"/>
          <w:sz w:val="33"/>
          <w:szCs w:val="33"/>
        </w:rPr>
      </w:pPr>
      <w:r w:rsidRPr="00EC0D7D">
        <w:rPr>
          <w:rFonts w:ascii="inherit" w:eastAsia="Times New Roman" w:hAnsi="inherit" w:cs="Arial"/>
          <w:b/>
          <w:bCs/>
          <w:color w:val="D52A33"/>
          <w:sz w:val="33"/>
          <w:szCs w:val="33"/>
        </w:rPr>
        <w:t>Download and install python-snap7</w:t>
      </w:r>
    </w:p>
    <w:p w14:paraId="2067EDEC"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EC0D7D">
        <w:rPr>
          <w:rFonts w:ascii="Courier New" w:eastAsia="Times New Roman" w:hAnsi="Courier New" w:cs="Courier New"/>
          <w:color w:val="333333"/>
          <w:sz w:val="20"/>
          <w:szCs w:val="20"/>
        </w:rPr>
        <w:t>sudo</w:t>
      </w:r>
      <w:proofErr w:type="spellEnd"/>
      <w:r w:rsidRPr="00EC0D7D">
        <w:rPr>
          <w:rFonts w:ascii="Courier New" w:eastAsia="Times New Roman" w:hAnsi="Courier New" w:cs="Courier New"/>
          <w:color w:val="333333"/>
          <w:sz w:val="20"/>
          <w:szCs w:val="20"/>
        </w:rPr>
        <w:t xml:space="preserve"> pip install python-snap7</w:t>
      </w:r>
    </w:p>
    <w:p w14:paraId="4E1F27A9" w14:textId="77777777" w:rsidR="00EC0D7D" w:rsidRPr="00EC0D7D" w:rsidRDefault="00EC0D7D" w:rsidP="00EC0D7D">
      <w:pPr>
        <w:shd w:val="clear" w:color="auto" w:fill="FEFDFA"/>
        <w:spacing w:after="0" w:line="240" w:lineRule="auto"/>
        <w:outlineLvl w:val="3"/>
        <w:rPr>
          <w:rFonts w:ascii="Georgia" w:eastAsia="Times New Roman" w:hAnsi="Georgia" w:cs="Arial"/>
          <w:b/>
          <w:bCs/>
          <w:color w:val="D52A33"/>
          <w:sz w:val="33"/>
          <w:szCs w:val="33"/>
        </w:rPr>
      </w:pPr>
      <w:r w:rsidRPr="00EC0D7D">
        <w:rPr>
          <w:rFonts w:ascii="inherit" w:eastAsia="Times New Roman" w:hAnsi="inherit" w:cs="Arial"/>
          <w:b/>
          <w:bCs/>
          <w:color w:val="D52A33"/>
          <w:sz w:val="33"/>
          <w:szCs w:val="33"/>
        </w:rPr>
        <w:t>Now the Pi should be ready!</w:t>
      </w:r>
    </w:p>
    <w:p w14:paraId="1C416FB0" w14:textId="77777777" w:rsidR="00EC0D7D" w:rsidRPr="00EC0D7D" w:rsidRDefault="00EC0D7D" w:rsidP="00EC0D7D">
      <w:pPr>
        <w:shd w:val="clear" w:color="auto" w:fill="FEFDFA"/>
        <w:spacing w:after="0" w:line="240" w:lineRule="auto"/>
        <w:rPr>
          <w:rFonts w:ascii="Arial" w:eastAsia="Times New Roman" w:hAnsi="Arial" w:cs="Arial"/>
          <w:color w:val="333333"/>
          <w:sz w:val="20"/>
          <w:szCs w:val="20"/>
        </w:rPr>
      </w:pPr>
      <w:r w:rsidRPr="00EC0D7D">
        <w:rPr>
          <w:rFonts w:ascii="Arial" w:eastAsia="Times New Roman" w:hAnsi="Arial" w:cs="Arial"/>
          <w:color w:val="333333"/>
          <w:sz w:val="20"/>
          <w:szCs w:val="20"/>
        </w:rPr>
        <w:t>We are going to serve up temperature data from a DS18b20 probe connected to the pi. If you are unsure how to connected the probe see </w:t>
      </w:r>
      <w:hyperlink r:id="rId113" w:tgtFrame="_blank" w:history="1">
        <w:r w:rsidRPr="00EC0D7D">
          <w:rPr>
            <w:rFonts w:ascii="Arial" w:eastAsia="Times New Roman" w:hAnsi="Arial" w:cs="Arial"/>
            <w:color w:val="D52A33"/>
            <w:sz w:val="20"/>
            <w:szCs w:val="20"/>
          </w:rPr>
          <w:t>here</w:t>
        </w:r>
      </w:hyperlink>
    </w:p>
    <w:p w14:paraId="15667EFE"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import </w:t>
      </w:r>
      <w:proofErr w:type="spellStart"/>
      <w:proofErr w:type="gramStart"/>
      <w:r w:rsidRPr="00EC0D7D">
        <w:rPr>
          <w:rFonts w:ascii="Courier New" w:eastAsia="Times New Roman" w:hAnsi="Courier New" w:cs="Courier New"/>
          <w:color w:val="333333"/>
          <w:sz w:val="20"/>
          <w:szCs w:val="20"/>
        </w:rPr>
        <w:t>time,ctypes</w:t>
      </w:r>
      <w:proofErr w:type="spellEnd"/>
      <w:proofErr w:type="gramEnd"/>
    </w:p>
    <w:p w14:paraId="182297C3"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from </w:t>
      </w:r>
      <w:proofErr w:type="spellStart"/>
      <w:r w:rsidRPr="00EC0D7D">
        <w:rPr>
          <w:rFonts w:ascii="Courier New" w:eastAsia="Times New Roman" w:hAnsi="Courier New" w:cs="Courier New"/>
          <w:color w:val="333333"/>
          <w:sz w:val="20"/>
          <w:szCs w:val="20"/>
        </w:rPr>
        <w:t>ctypes</w:t>
      </w:r>
      <w:proofErr w:type="spellEnd"/>
      <w:r w:rsidRPr="00EC0D7D">
        <w:rPr>
          <w:rFonts w:ascii="Courier New" w:eastAsia="Times New Roman" w:hAnsi="Courier New" w:cs="Courier New"/>
          <w:color w:val="333333"/>
          <w:sz w:val="20"/>
          <w:szCs w:val="20"/>
        </w:rPr>
        <w:t xml:space="preserve"> import *</w:t>
      </w:r>
    </w:p>
    <w:p w14:paraId="0224E43E"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import logging</w:t>
      </w:r>
    </w:p>
    <w:p w14:paraId="5C54CE2D"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from threading import Thread</w:t>
      </w:r>
    </w:p>
    <w:p w14:paraId="3C768245"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import snap7</w:t>
      </w:r>
    </w:p>
    <w:p w14:paraId="29706D74"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import snap7.snap7types</w:t>
      </w:r>
    </w:p>
    <w:p w14:paraId="5923D38E"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import sys</w:t>
      </w:r>
    </w:p>
    <w:p w14:paraId="4E77D550"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import </w:t>
      </w:r>
      <w:proofErr w:type="spellStart"/>
      <w:r w:rsidRPr="00EC0D7D">
        <w:rPr>
          <w:rFonts w:ascii="Courier New" w:eastAsia="Times New Roman" w:hAnsi="Courier New" w:cs="Courier New"/>
          <w:color w:val="333333"/>
          <w:sz w:val="20"/>
          <w:szCs w:val="20"/>
        </w:rPr>
        <w:t>os</w:t>
      </w:r>
      <w:proofErr w:type="spellEnd"/>
    </w:p>
    <w:p w14:paraId="663F3906"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from time import sleep</w:t>
      </w:r>
    </w:p>
    <w:p w14:paraId="227B88A7"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7836309A"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EC0D7D">
        <w:rPr>
          <w:rFonts w:ascii="Courier New" w:eastAsia="Times New Roman" w:hAnsi="Courier New" w:cs="Courier New"/>
          <w:color w:val="333333"/>
          <w:sz w:val="20"/>
          <w:szCs w:val="20"/>
        </w:rPr>
        <w:t>logging.basicConfig</w:t>
      </w:r>
      <w:proofErr w:type="spellEnd"/>
      <w:proofErr w:type="gramEnd"/>
      <w:r w:rsidRPr="00EC0D7D">
        <w:rPr>
          <w:rFonts w:ascii="Courier New" w:eastAsia="Times New Roman" w:hAnsi="Courier New" w:cs="Courier New"/>
          <w:color w:val="333333"/>
          <w:sz w:val="20"/>
          <w:szCs w:val="20"/>
        </w:rPr>
        <w:t>()</w:t>
      </w:r>
    </w:p>
    <w:p w14:paraId="51F37E27"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logger = </w:t>
      </w:r>
      <w:proofErr w:type="spellStart"/>
      <w:proofErr w:type="gramStart"/>
      <w:r w:rsidRPr="00EC0D7D">
        <w:rPr>
          <w:rFonts w:ascii="Courier New" w:eastAsia="Times New Roman" w:hAnsi="Courier New" w:cs="Courier New"/>
          <w:color w:val="333333"/>
          <w:sz w:val="20"/>
          <w:szCs w:val="20"/>
        </w:rPr>
        <w:t>logging.getLogger</w:t>
      </w:r>
      <w:proofErr w:type="spellEnd"/>
      <w:proofErr w:type="gramEnd"/>
      <w:r w:rsidRPr="00EC0D7D">
        <w:rPr>
          <w:rFonts w:ascii="Courier New" w:eastAsia="Times New Roman" w:hAnsi="Courier New" w:cs="Courier New"/>
          <w:color w:val="333333"/>
          <w:sz w:val="20"/>
          <w:szCs w:val="20"/>
        </w:rPr>
        <w:t>()</w:t>
      </w:r>
    </w:p>
    <w:p w14:paraId="053B81E7"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EC0D7D">
        <w:rPr>
          <w:rFonts w:ascii="Courier New" w:eastAsia="Times New Roman" w:hAnsi="Courier New" w:cs="Courier New"/>
          <w:color w:val="333333"/>
          <w:sz w:val="20"/>
          <w:szCs w:val="20"/>
        </w:rPr>
        <w:t>logger.setLevel</w:t>
      </w:r>
      <w:proofErr w:type="spellEnd"/>
      <w:proofErr w:type="gramEnd"/>
      <w:r w:rsidRPr="00EC0D7D">
        <w:rPr>
          <w:rFonts w:ascii="Courier New" w:eastAsia="Times New Roman" w:hAnsi="Courier New" w:cs="Courier New"/>
          <w:color w:val="333333"/>
          <w:sz w:val="20"/>
          <w:szCs w:val="20"/>
        </w:rPr>
        <w:t>(logging.INFO)</w:t>
      </w:r>
    </w:p>
    <w:p w14:paraId="56F32554"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EC0D7D">
        <w:rPr>
          <w:rFonts w:ascii="Courier New" w:eastAsia="Times New Roman" w:hAnsi="Courier New" w:cs="Courier New"/>
          <w:color w:val="333333"/>
          <w:sz w:val="20"/>
          <w:szCs w:val="20"/>
        </w:rPr>
        <w:t>globalData</w:t>
      </w:r>
      <w:proofErr w:type="spellEnd"/>
      <w:r w:rsidRPr="00EC0D7D">
        <w:rPr>
          <w:rFonts w:ascii="Courier New" w:eastAsia="Times New Roman" w:hAnsi="Courier New" w:cs="Courier New"/>
          <w:color w:val="333333"/>
          <w:sz w:val="20"/>
          <w:szCs w:val="20"/>
        </w:rPr>
        <w:t xml:space="preserve"> = (snap7.snap7types.wordlen_to_</w:t>
      </w:r>
      <w:proofErr w:type="gramStart"/>
      <w:r w:rsidRPr="00EC0D7D">
        <w:rPr>
          <w:rFonts w:ascii="Courier New" w:eastAsia="Times New Roman" w:hAnsi="Courier New" w:cs="Courier New"/>
          <w:color w:val="333333"/>
          <w:sz w:val="20"/>
          <w:szCs w:val="20"/>
        </w:rPr>
        <w:t>ctypes[</w:t>
      </w:r>
      <w:proofErr w:type="gramEnd"/>
      <w:r w:rsidRPr="00EC0D7D">
        <w:rPr>
          <w:rFonts w:ascii="Courier New" w:eastAsia="Times New Roman" w:hAnsi="Courier New" w:cs="Courier New"/>
          <w:color w:val="333333"/>
          <w:sz w:val="20"/>
          <w:szCs w:val="20"/>
        </w:rPr>
        <w:t>snap7.snap7types.S7WLByte]*128)()</w:t>
      </w:r>
    </w:p>
    <w:p w14:paraId="48EBDA03"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EC0D7D">
        <w:rPr>
          <w:rFonts w:ascii="Courier New" w:eastAsia="Times New Roman" w:hAnsi="Courier New" w:cs="Courier New"/>
          <w:color w:val="333333"/>
          <w:sz w:val="20"/>
          <w:szCs w:val="20"/>
        </w:rPr>
        <w:t>digitalOutputs</w:t>
      </w:r>
      <w:proofErr w:type="spellEnd"/>
      <w:r w:rsidRPr="00EC0D7D">
        <w:rPr>
          <w:rFonts w:ascii="Courier New" w:eastAsia="Times New Roman" w:hAnsi="Courier New" w:cs="Courier New"/>
          <w:color w:val="333333"/>
          <w:sz w:val="20"/>
          <w:szCs w:val="20"/>
        </w:rPr>
        <w:t xml:space="preserve"> = (snap7.snap7types.wordlen_to_</w:t>
      </w:r>
      <w:proofErr w:type="gramStart"/>
      <w:r w:rsidRPr="00EC0D7D">
        <w:rPr>
          <w:rFonts w:ascii="Courier New" w:eastAsia="Times New Roman" w:hAnsi="Courier New" w:cs="Courier New"/>
          <w:color w:val="333333"/>
          <w:sz w:val="20"/>
          <w:szCs w:val="20"/>
        </w:rPr>
        <w:t>ctypes[</w:t>
      </w:r>
      <w:proofErr w:type="gramEnd"/>
      <w:r w:rsidRPr="00EC0D7D">
        <w:rPr>
          <w:rFonts w:ascii="Courier New" w:eastAsia="Times New Roman" w:hAnsi="Courier New" w:cs="Courier New"/>
          <w:color w:val="333333"/>
          <w:sz w:val="20"/>
          <w:szCs w:val="20"/>
        </w:rPr>
        <w:t>snap7.snap7types.S7WLByte]*16)()</w:t>
      </w:r>
    </w:p>
    <w:p w14:paraId="1B177E68"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EC0D7D">
        <w:rPr>
          <w:rFonts w:ascii="Courier New" w:eastAsia="Times New Roman" w:hAnsi="Courier New" w:cs="Courier New"/>
          <w:color w:val="333333"/>
          <w:sz w:val="20"/>
          <w:szCs w:val="20"/>
        </w:rPr>
        <w:t>digitalInputs</w:t>
      </w:r>
      <w:proofErr w:type="spellEnd"/>
      <w:r w:rsidRPr="00EC0D7D">
        <w:rPr>
          <w:rFonts w:ascii="Courier New" w:eastAsia="Times New Roman" w:hAnsi="Courier New" w:cs="Courier New"/>
          <w:color w:val="333333"/>
          <w:sz w:val="20"/>
          <w:szCs w:val="20"/>
        </w:rPr>
        <w:t xml:space="preserve"> = (snap7.snap7types.wordlen_to_</w:t>
      </w:r>
      <w:proofErr w:type="gramStart"/>
      <w:r w:rsidRPr="00EC0D7D">
        <w:rPr>
          <w:rFonts w:ascii="Courier New" w:eastAsia="Times New Roman" w:hAnsi="Courier New" w:cs="Courier New"/>
          <w:color w:val="333333"/>
          <w:sz w:val="20"/>
          <w:szCs w:val="20"/>
        </w:rPr>
        <w:t>ctypes[</w:t>
      </w:r>
      <w:proofErr w:type="gramEnd"/>
      <w:r w:rsidRPr="00EC0D7D">
        <w:rPr>
          <w:rFonts w:ascii="Courier New" w:eastAsia="Times New Roman" w:hAnsi="Courier New" w:cs="Courier New"/>
          <w:color w:val="333333"/>
          <w:sz w:val="20"/>
          <w:szCs w:val="20"/>
        </w:rPr>
        <w:t>snap7.snap7types.S7WLByte]*128)()</w:t>
      </w:r>
    </w:p>
    <w:p w14:paraId="6F592309"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server = None</w:t>
      </w:r>
    </w:p>
    <w:p w14:paraId="49A20682"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67E074FA"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class </w:t>
      </w:r>
      <w:proofErr w:type="spellStart"/>
      <w:proofErr w:type="gramStart"/>
      <w:r w:rsidRPr="00EC0D7D">
        <w:rPr>
          <w:rFonts w:ascii="Courier New" w:eastAsia="Times New Roman" w:hAnsi="Courier New" w:cs="Courier New"/>
          <w:color w:val="333333"/>
          <w:sz w:val="20"/>
          <w:szCs w:val="20"/>
        </w:rPr>
        <w:t>TempProbe</w:t>
      </w:r>
      <w:proofErr w:type="spellEnd"/>
      <w:r w:rsidRPr="00EC0D7D">
        <w:rPr>
          <w:rFonts w:ascii="Courier New" w:eastAsia="Times New Roman" w:hAnsi="Courier New" w:cs="Courier New"/>
          <w:color w:val="333333"/>
          <w:sz w:val="20"/>
          <w:szCs w:val="20"/>
        </w:rPr>
        <w:t>(</w:t>
      </w:r>
      <w:proofErr w:type="gramEnd"/>
      <w:r w:rsidRPr="00EC0D7D">
        <w:rPr>
          <w:rFonts w:ascii="Courier New" w:eastAsia="Times New Roman" w:hAnsi="Courier New" w:cs="Courier New"/>
          <w:color w:val="333333"/>
          <w:sz w:val="20"/>
          <w:szCs w:val="20"/>
        </w:rPr>
        <w:t>Thread):</w:t>
      </w:r>
    </w:p>
    <w:p w14:paraId="28F48D2A"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
    <w:p w14:paraId="48D83EC7"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A class for getting the current temp of a DS18B20</w:t>
      </w:r>
    </w:p>
    <w:p w14:paraId="2AED2CD0"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
    <w:p w14:paraId="67DCFD34"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def __</w:t>
      </w:r>
      <w:proofErr w:type="spellStart"/>
      <w:r w:rsidRPr="00EC0D7D">
        <w:rPr>
          <w:rFonts w:ascii="Courier New" w:eastAsia="Times New Roman" w:hAnsi="Courier New" w:cs="Courier New"/>
          <w:color w:val="333333"/>
          <w:sz w:val="20"/>
          <w:szCs w:val="20"/>
        </w:rPr>
        <w:t>init</w:t>
      </w:r>
      <w:proofErr w:type="spellEnd"/>
      <w:r w:rsidRPr="00EC0D7D">
        <w:rPr>
          <w:rFonts w:ascii="Courier New" w:eastAsia="Times New Roman" w:hAnsi="Courier New" w:cs="Courier New"/>
          <w:color w:val="333333"/>
          <w:sz w:val="20"/>
          <w:szCs w:val="20"/>
        </w:rPr>
        <w:t>_</w:t>
      </w:r>
      <w:proofErr w:type="gramStart"/>
      <w:r w:rsidRPr="00EC0D7D">
        <w:rPr>
          <w:rFonts w:ascii="Courier New" w:eastAsia="Times New Roman" w:hAnsi="Courier New" w:cs="Courier New"/>
          <w:color w:val="333333"/>
          <w:sz w:val="20"/>
          <w:szCs w:val="20"/>
        </w:rPr>
        <w:t>_(</w:t>
      </w:r>
      <w:proofErr w:type="gramEnd"/>
      <w:r w:rsidRPr="00EC0D7D">
        <w:rPr>
          <w:rFonts w:ascii="Courier New" w:eastAsia="Times New Roman" w:hAnsi="Courier New" w:cs="Courier New"/>
          <w:color w:val="333333"/>
          <w:sz w:val="20"/>
          <w:szCs w:val="20"/>
        </w:rPr>
        <w:t xml:space="preserve">self, </w:t>
      </w:r>
      <w:proofErr w:type="spellStart"/>
      <w:r w:rsidRPr="00EC0D7D">
        <w:rPr>
          <w:rFonts w:ascii="Courier New" w:eastAsia="Times New Roman" w:hAnsi="Courier New" w:cs="Courier New"/>
          <w:color w:val="333333"/>
          <w:sz w:val="20"/>
          <w:szCs w:val="20"/>
        </w:rPr>
        <w:t>fileName</w:t>
      </w:r>
      <w:proofErr w:type="spellEnd"/>
      <w:r w:rsidRPr="00EC0D7D">
        <w:rPr>
          <w:rFonts w:ascii="Courier New" w:eastAsia="Times New Roman" w:hAnsi="Courier New" w:cs="Courier New"/>
          <w:color w:val="333333"/>
          <w:sz w:val="20"/>
          <w:szCs w:val="20"/>
        </w:rPr>
        <w:t>='',</w:t>
      </w:r>
      <w:proofErr w:type="spellStart"/>
      <w:r w:rsidRPr="00EC0D7D">
        <w:rPr>
          <w:rFonts w:ascii="Courier New" w:eastAsia="Times New Roman" w:hAnsi="Courier New" w:cs="Courier New"/>
          <w:color w:val="333333"/>
          <w:sz w:val="20"/>
          <w:szCs w:val="20"/>
        </w:rPr>
        <w:t>tempChangeEvent</w:t>
      </w:r>
      <w:proofErr w:type="spellEnd"/>
      <w:r w:rsidRPr="00EC0D7D">
        <w:rPr>
          <w:rFonts w:ascii="Courier New" w:eastAsia="Times New Roman" w:hAnsi="Courier New" w:cs="Courier New"/>
          <w:color w:val="333333"/>
          <w:sz w:val="20"/>
          <w:szCs w:val="20"/>
        </w:rPr>
        <w:t>=None):</w:t>
      </w:r>
    </w:p>
    <w:p w14:paraId="23EAA556"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gramStart"/>
      <w:r w:rsidRPr="00EC0D7D">
        <w:rPr>
          <w:rFonts w:ascii="Courier New" w:eastAsia="Times New Roman" w:hAnsi="Courier New" w:cs="Courier New"/>
          <w:color w:val="333333"/>
          <w:sz w:val="20"/>
          <w:szCs w:val="20"/>
        </w:rPr>
        <w:t>Thread._</w:t>
      </w:r>
      <w:proofErr w:type="gramEnd"/>
      <w:r w:rsidRPr="00EC0D7D">
        <w:rPr>
          <w:rFonts w:ascii="Courier New" w:eastAsia="Times New Roman" w:hAnsi="Courier New" w:cs="Courier New"/>
          <w:color w:val="333333"/>
          <w:sz w:val="20"/>
          <w:szCs w:val="20"/>
        </w:rPr>
        <w:t>_</w:t>
      </w:r>
      <w:proofErr w:type="spellStart"/>
      <w:r w:rsidRPr="00EC0D7D">
        <w:rPr>
          <w:rFonts w:ascii="Courier New" w:eastAsia="Times New Roman" w:hAnsi="Courier New" w:cs="Courier New"/>
          <w:color w:val="333333"/>
          <w:sz w:val="20"/>
          <w:szCs w:val="20"/>
        </w:rPr>
        <w:t>init</w:t>
      </w:r>
      <w:proofErr w:type="spellEnd"/>
      <w:r w:rsidRPr="00EC0D7D">
        <w:rPr>
          <w:rFonts w:ascii="Courier New" w:eastAsia="Times New Roman" w:hAnsi="Courier New" w:cs="Courier New"/>
          <w:color w:val="333333"/>
          <w:sz w:val="20"/>
          <w:szCs w:val="20"/>
        </w:rPr>
        <w:t>__(self)</w:t>
      </w:r>
    </w:p>
    <w:p w14:paraId="7BD587DD"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self.tempDir</w:t>
      </w:r>
      <w:proofErr w:type="spellEnd"/>
      <w:proofErr w:type="gramEnd"/>
      <w:r w:rsidRPr="00EC0D7D">
        <w:rPr>
          <w:rFonts w:ascii="Courier New" w:eastAsia="Times New Roman" w:hAnsi="Courier New" w:cs="Courier New"/>
          <w:color w:val="333333"/>
          <w:sz w:val="20"/>
          <w:szCs w:val="20"/>
        </w:rPr>
        <w:t xml:space="preserve"> = '/sys/bus/w1/devices/'</w:t>
      </w:r>
    </w:p>
    <w:p w14:paraId="49CA2F42"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list = </w:t>
      </w:r>
      <w:proofErr w:type="spellStart"/>
      <w:proofErr w:type="gramStart"/>
      <w:r w:rsidRPr="00EC0D7D">
        <w:rPr>
          <w:rFonts w:ascii="Courier New" w:eastAsia="Times New Roman" w:hAnsi="Courier New" w:cs="Courier New"/>
          <w:color w:val="333333"/>
          <w:sz w:val="20"/>
          <w:szCs w:val="20"/>
        </w:rPr>
        <w:t>os.listdir</w:t>
      </w:r>
      <w:proofErr w:type="spellEnd"/>
      <w:proofErr w:type="gramEnd"/>
      <w:r w:rsidRPr="00EC0D7D">
        <w:rPr>
          <w:rFonts w:ascii="Courier New" w:eastAsia="Times New Roman" w:hAnsi="Courier New" w:cs="Courier New"/>
          <w:color w:val="333333"/>
          <w:sz w:val="20"/>
          <w:szCs w:val="20"/>
        </w:rPr>
        <w:t>(</w:t>
      </w:r>
      <w:proofErr w:type="spellStart"/>
      <w:r w:rsidRPr="00EC0D7D">
        <w:rPr>
          <w:rFonts w:ascii="Courier New" w:eastAsia="Times New Roman" w:hAnsi="Courier New" w:cs="Courier New"/>
          <w:color w:val="333333"/>
          <w:sz w:val="20"/>
          <w:szCs w:val="20"/>
        </w:rPr>
        <w:t>self.tempDir</w:t>
      </w:r>
      <w:proofErr w:type="spellEnd"/>
      <w:r w:rsidRPr="00EC0D7D">
        <w:rPr>
          <w:rFonts w:ascii="Courier New" w:eastAsia="Times New Roman" w:hAnsi="Courier New" w:cs="Courier New"/>
          <w:color w:val="333333"/>
          <w:sz w:val="20"/>
          <w:szCs w:val="20"/>
        </w:rPr>
        <w:t>)</w:t>
      </w:r>
    </w:p>
    <w:p w14:paraId="6C83C81F"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if(</w:t>
      </w:r>
      <w:proofErr w:type="gramStart"/>
      <w:r w:rsidRPr="00EC0D7D">
        <w:rPr>
          <w:rFonts w:ascii="Courier New" w:eastAsia="Times New Roman" w:hAnsi="Courier New" w:cs="Courier New"/>
          <w:color w:val="333333"/>
          <w:sz w:val="20"/>
          <w:szCs w:val="20"/>
        </w:rPr>
        <w:t>list[</w:t>
      </w:r>
      <w:proofErr w:type="gramEnd"/>
      <w:r w:rsidRPr="00EC0D7D">
        <w:rPr>
          <w:rFonts w:ascii="Courier New" w:eastAsia="Times New Roman" w:hAnsi="Courier New" w:cs="Courier New"/>
          <w:color w:val="333333"/>
          <w:sz w:val="20"/>
          <w:szCs w:val="20"/>
        </w:rPr>
        <w:t>0][:2]=="28"):</w:t>
      </w:r>
    </w:p>
    <w:p w14:paraId="16A1429A"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fileName</w:t>
      </w:r>
      <w:proofErr w:type="spellEnd"/>
      <w:r w:rsidRPr="00EC0D7D">
        <w:rPr>
          <w:rFonts w:ascii="Courier New" w:eastAsia="Times New Roman" w:hAnsi="Courier New" w:cs="Courier New"/>
          <w:color w:val="333333"/>
          <w:sz w:val="20"/>
          <w:szCs w:val="20"/>
        </w:rPr>
        <w:t>=</w:t>
      </w:r>
      <w:proofErr w:type="gramStart"/>
      <w:r w:rsidRPr="00EC0D7D">
        <w:rPr>
          <w:rFonts w:ascii="Courier New" w:eastAsia="Times New Roman" w:hAnsi="Courier New" w:cs="Courier New"/>
          <w:color w:val="333333"/>
          <w:sz w:val="20"/>
          <w:szCs w:val="20"/>
        </w:rPr>
        <w:t>list[</w:t>
      </w:r>
      <w:proofErr w:type="gramEnd"/>
      <w:r w:rsidRPr="00EC0D7D">
        <w:rPr>
          <w:rFonts w:ascii="Courier New" w:eastAsia="Times New Roman" w:hAnsi="Courier New" w:cs="Courier New"/>
          <w:color w:val="333333"/>
          <w:sz w:val="20"/>
          <w:szCs w:val="20"/>
        </w:rPr>
        <w:t>0]</w:t>
      </w:r>
    </w:p>
    <w:p w14:paraId="4384D2CE"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self.fileName</w:t>
      </w:r>
      <w:proofErr w:type="spellEnd"/>
      <w:proofErr w:type="gramEnd"/>
      <w:r w:rsidRPr="00EC0D7D">
        <w:rPr>
          <w:rFonts w:ascii="Courier New" w:eastAsia="Times New Roman" w:hAnsi="Courier New" w:cs="Courier New"/>
          <w:color w:val="333333"/>
          <w:sz w:val="20"/>
          <w:szCs w:val="20"/>
        </w:rPr>
        <w:t xml:space="preserve"> = </w:t>
      </w:r>
      <w:proofErr w:type="spellStart"/>
      <w:r w:rsidRPr="00EC0D7D">
        <w:rPr>
          <w:rFonts w:ascii="Courier New" w:eastAsia="Times New Roman" w:hAnsi="Courier New" w:cs="Courier New"/>
          <w:color w:val="333333"/>
          <w:sz w:val="20"/>
          <w:szCs w:val="20"/>
        </w:rPr>
        <w:t>fileName</w:t>
      </w:r>
      <w:proofErr w:type="spellEnd"/>
    </w:p>
    <w:p w14:paraId="5997FFE7"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self.currentTemp</w:t>
      </w:r>
      <w:proofErr w:type="spellEnd"/>
      <w:proofErr w:type="gramEnd"/>
      <w:r w:rsidRPr="00EC0D7D">
        <w:rPr>
          <w:rFonts w:ascii="Courier New" w:eastAsia="Times New Roman" w:hAnsi="Courier New" w:cs="Courier New"/>
          <w:color w:val="333333"/>
          <w:sz w:val="20"/>
          <w:szCs w:val="20"/>
        </w:rPr>
        <w:t xml:space="preserve"> = -999</w:t>
      </w:r>
    </w:p>
    <w:p w14:paraId="37411D4E"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self.correctionFactor</w:t>
      </w:r>
      <w:proofErr w:type="spellEnd"/>
      <w:proofErr w:type="gramEnd"/>
      <w:r w:rsidRPr="00EC0D7D">
        <w:rPr>
          <w:rFonts w:ascii="Courier New" w:eastAsia="Times New Roman" w:hAnsi="Courier New" w:cs="Courier New"/>
          <w:color w:val="333333"/>
          <w:sz w:val="20"/>
          <w:szCs w:val="20"/>
        </w:rPr>
        <w:t xml:space="preserve"> = 1</w:t>
      </w:r>
    </w:p>
    <w:p w14:paraId="580E11C0"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self.enabled</w:t>
      </w:r>
      <w:proofErr w:type="spellEnd"/>
      <w:proofErr w:type="gramEnd"/>
      <w:r w:rsidRPr="00EC0D7D">
        <w:rPr>
          <w:rFonts w:ascii="Courier New" w:eastAsia="Times New Roman" w:hAnsi="Courier New" w:cs="Courier New"/>
          <w:color w:val="333333"/>
          <w:sz w:val="20"/>
          <w:szCs w:val="20"/>
        </w:rPr>
        <w:t xml:space="preserve"> = True</w:t>
      </w:r>
    </w:p>
    <w:p w14:paraId="2ECBD97A"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self.oldTemp</w:t>
      </w:r>
      <w:proofErr w:type="spellEnd"/>
      <w:proofErr w:type="gramEnd"/>
      <w:r w:rsidRPr="00EC0D7D">
        <w:rPr>
          <w:rFonts w:ascii="Courier New" w:eastAsia="Times New Roman" w:hAnsi="Courier New" w:cs="Courier New"/>
          <w:color w:val="333333"/>
          <w:sz w:val="20"/>
          <w:szCs w:val="20"/>
        </w:rPr>
        <w:t xml:space="preserve"> = 0</w:t>
      </w:r>
    </w:p>
    <w:p w14:paraId="5D62F848"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self.temperatureChangeEvent</w:t>
      </w:r>
      <w:proofErr w:type="spellEnd"/>
      <w:proofErr w:type="gramEnd"/>
      <w:r w:rsidRPr="00EC0D7D">
        <w:rPr>
          <w:rFonts w:ascii="Courier New" w:eastAsia="Times New Roman" w:hAnsi="Courier New" w:cs="Courier New"/>
          <w:color w:val="333333"/>
          <w:sz w:val="20"/>
          <w:szCs w:val="20"/>
        </w:rPr>
        <w:t>=</w:t>
      </w:r>
      <w:proofErr w:type="spellStart"/>
      <w:r w:rsidRPr="00EC0D7D">
        <w:rPr>
          <w:rFonts w:ascii="Courier New" w:eastAsia="Times New Roman" w:hAnsi="Courier New" w:cs="Courier New"/>
          <w:color w:val="333333"/>
          <w:sz w:val="20"/>
          <w:szCs w:val="20"/>
        </w:rPr>
        <w:t>tempChangeEvent</w:t>
      </w:r>
      <w:proofErr w:type="spellEnd"/>
    </w:p>
    <w:p w14:paraId="38DBCFA1"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def run(self):</w:t>
      </w:r>
    </w:p>
    <w:p w14:paraId="63B9156C"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while </w:t>
      </w:r>
      <w:proofErr w:type="spellStart"/>
      <w:proofErr w:type="gramStart"/>
      <w:r w:rsidRPr="00EC0D7D">
        <w:rPr>
          <w:rFonts w:ascii="Courier New" w:eastAsia="Times New Roman" w:hAnsi="Courier New" w:cs="Courier New"/>
          <w:color w:val="333333"/>
          <w:sz w:val="20"/>
          <w:szCs w:val="20"/>
        </w:rPr>
        <w:t>self.enabled</w:t>
      </w:r>
      <w:proofErr w:type="spellEnd"/>
      <w:proofErr w:type="gramEnd"/>
      <w:r w:rsidRPr="00EC0D7D">
        <w:rPr>
          <w:rFonts w:ascii="Courier New" w:eastAsia="Times New Roman" w:hAnsi="Courier New" w:cs="Courier New"/>
          <w:color w:val="333333"/>
          <w:sz w:val="20"/>
          <w:szCs w:val="20"/>
        </w:rPr>
        <w:t>:</w:t>
      </w:r>
    </w:p>
    <w:p w14:paraId="4E77CA71"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try:</w:t>
      </w:r>
    </w:p>
    <w:p w14:paraId="649E34B4"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lastRenderedPageBreak/>
        <w:t xml:space="preserve">                        f = </w:t>
      </w:r>
      <w:proofErr w:type="gramStart"/>
      <w:r w:rsidRPr="00EC0D7D">
        <w:rPr>
          <w:rFonts w:ascii="Courier New" w:eastAsia="Times New Roman" w:hAnsi="Courier New" w:cs="Courier New"/>
          <w:color w:val="333333"/>
          <w:sz w:val="20"/>
          <w:szCs w:val="20"/>
        </w:rPr>
        <w:t>open(</w:t>
      </w:r>
      <w:proofErr w:type="spellStart"/>
      <w:proofErr w:type="gramEnd"/>
      <w:r w:rsidRPr="00EC0D7D">
        <w:rPr>
          <w:rFonts w:ascii="Courier New" w:eastAsia="Times New Roman" w:hAnsi="Courier New" w:cs="Courier New"/>
          <w:color w:val="333333"/>
          <w:sz w:val="20"/>
          <w:szCs w:val="20"/>
        </w:rPr>
        <w:t>self.tempDir</w:t>
      </w:r>
      <w:proofErr w:type="spellEnd"/>
      <w:r w:rsidRPr="00EC0D7D">
        <w:rPr>
          <w:rFonts w:ascii="Courier New" w:eastAsia="Times New Roman" w:hAnsi="Courier New" w:cs="Courier New"/>
          <w:color w:val="333333"/>
          <w:sz w:val="20"/>
          <w:szCs w:val="20"/>
        </w:rPr>
        <w:t xml:space="preserve"> + </w:t>
      </w:r>
      <w:proofErr w:type="spellStart"/>
      <w:r w:rsidRPr="00EC0D7D">
        <w:rPr>
          <w:rFonts w:ascii="Courier New" w:eastAsia="Times New Roman" w:hAnsi="Courier New" w:cs="Courier New"/>
          <w:color w:val="333333"/>
          <w:sz w:val="20"/>
          <w:szCs w:val="20"/>
        </w:rPr>
        <w:t>self.fileName</w:t>
      </w:r>
      <w:proofErr w:type="spellEnd"/>
      <w:r w:rsidRPr="00EC0D7D">
        <w:rPr>
          <w:rFonts w:ascii="Courier New" w:eastAsia="Times New Roman" w:hAnsi="Courier New" w:cs="Courier New"/>
          <w:color w:val="333333"/>
          <w:sz w:val="20"/>
          <w:szCs w:val="20"/>
        </w:rPr>
        <w:t xml:space="preserve"> + "/w1_slave", 'r')</w:t>
      </w:r>
    </w:p>
    <w:p w14:paraId="2458CD8F"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lines = </w:t>
      </w:r>
      <w:proofErr w:type="spellStart"/>
      <w:proofErr w:type="gramStart"/>
      <w:r w:rsidRPr="00EC0D7D">
        <w:rPr>
          <w:rFonts w:ascii="Courier New" w:eastAsia="Times New Roman" w:hAnsi="Courier New" w:cs="Courier New"/>
          <w:color w:val="333333"/>
          <w:sz w:val="20"/>
          <w:szCs w:val="20"/>
        </w:rPr>
        <w:t>f.readlines</w:t>
      </w:r>
      <w:proofErr w:type="spellEnd"/>
      <w:proofErr w:type="gramEnd"/>
      <w:r w:rsidRPr="00EC0D7D">
        <w:rPr>
          <w:rFonts w:ascii="Courier New" w:eastAsia="Times New Roman" w:hAnsi="Courier New" w:cs="Courier New"/>
          <w:color w:val="333333"/>
          <w:sz w:val="20"/>
          <w:szCs w:val="20"/>
        </w:rPr>
        <w:t>()</w:t>
      </w:r>
    </w:p>
    <w:p w14:paraId="7DD2BD90"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crcLine</w:t>
      </w:r>
      <w:proofErr w:type="spellEnd"/>
      <w:r w:rsidRPr="00EC0D7D">
        <w:rPr>
          <w:rFonts w:ascii="Courier New" w:eastAsia="Times New Roman" w:hAnsi="Courier New" w:cs="Courier New"/>
          <w:color w:val="333333"/>
          <w:sz w:val="20"/>
          <w:szCs w:val="20"/>
        </w:rPr>
        <w:t xml:space="preserve"> = </w:t>
      </w:r>
      <w:proofErr w:type="gramStart"/>
      <w:r w:rsidRPr="00EC0D7D">
        <w:rPr>
          <w:rFonts w:ascii="Courier New" w:eastAsia="Times New Roman" w:hAnsi="Courier New" w:cs="Courier New"/>
          <w:color w:val="333333"/>
          <w:sz w:val="20"/>
          <w:szCs w:val="20"/>
        </w:rPr>
        <w:t>lines[</w:t>
      </w:r>
      <w:proofErr w:type="gramEnd"/>
      <w:r w:rsidRPr="00EC0D7D">
        <w:rPr>
          <w:rFonts w:ascii="Courier New" w:eastAsia="Times New Roman" w:hAnsi="Courier New" w:cs="Courier New"/>
          <w:color w:val="333333"/>
          <w:sz w:val="20"/>
          <w:szCs w:val="20"/>
        </w:rPr>
        <w:t>0]</w:t>
      </w:r>
    </w:p>
    <w:p w14:paraId="18BF3C9E"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tempLine</w:t>
      </w:r>
      <w:proofErr w:type="spellEnd"/>
      <w:r w:rsidRPr="00EC0D7D">
        <w:rPr>
          <w:rFonts w:ascii="Courier New" w:eastAsia="Times New Roman" w:hAnsi="Courier New" w:cs="Courier New"/>
          <w:color w:val="333333"/>
          <w:sz w:val="20"/>
          <w:szCs w:val="20"/>
        </w:rPr>
        <w:t xml:space="preserve"> = </w:t>
      </w:r>
      <w:proofErr w:type="gramStart"/>
      <w:r w:rsidRPr="00EC0D7D">
        <w:rPr>
          <w:rFonts w:ascii="Courier New" w:eastAsia="Times New Roman" w:hAnsi="Courier New" w:cs="Courier New"/>
          <w:color w:val="333333"/>
          <w:sz w:val="20"/>
          <w:szCs w:val="20"/>
        </w:rPr>
        <w:t>lines[</w:t>
      </w:r>
      <w:proofErr w:type="gramEnd"/>
      <w:r w:rsidRPr="00EC0D7D">
        <w:rPr>
          <w:rFonts w:ascii="Courier New" w:eastAsia="Times New Roman" w:hAnsi="Courier New" w:cs="Courier New"/>
          <w:color w:val="333333"/>
          <w:sz w:val="20"/>
          <w:szCs w:val="20"/>
        </w:rPr>
        <w:t>1]</w:t>
      </w:r>
    </w:p>
    <w:p w14:paraId="7B854440"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result_list</w:t>
      </w:r>
      <w:proofErr w:type="spellEnd"/>
      <w:r w:rsidRPr="00EC0D7D">
        <w:rPr>
          <w:rFonts w:ascii="Courier New" w:eastAsia="Times New Roman" w:hAnsi="Courier New" w:cs="Courier New"/>
          <w:color w:val="333333"/>
          <w:sz w:val="20"/>
          <w:szCs w:val="20"/>
        </w:rPr>
        <w:t xml:space="preserve"> = </w:t>
      </w:r>
      <w:proofErr w:type="spellStart"/>
      <w:r w:rsidRPr="00EC0D7D">
        <w:rPr>
          <w:rFonts w:ascii="Courier New" w:eastAsia="Times New Roman" w:hAnsi="Courier New" w:cs="Courier New"/>
          <w:color w:val="333333"/>
          <w:sz w:val="20"/>
          <w:szCs w:val="20"/>
        </w:rPr>
        <w:t>tempLine.split</w:t>
      </w:r>
      <w:proofErr w:type="spellEnd"/>
      <w:r w:rsidRPr="00EC0D7D">
        <w:rPr>
          <w:rFonts w:ascii="Courier New" w:eastAsia="Times New Roman" w:hAnsi="Courier New" w:cs="Courier New"/>
          <w:color w:val="333333"/>
          <w:sz w:val="20"/>
          <w:szCs w:val="20"/>
        </w:rPr>
        <w:t>("=")</w:t>
      </w:r>
    </w:p>
    <w:p w14:paraId="429836B3"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temp = float(</w:t>
      </w:r>
      <w:proofErr w:type="spellStart"/>
      <w:r w:rsidRPr="00EC0D7D">
        <w:rPr>
          <w:rFonts w:ascii="Courier New" w:eastAsia="Times New Roman" w:hAnsi="Courier New" w:cs="Courier New"/>
          <w:color w:val="333333"/>
          <w:sz w:val="20"/>
          <w:szCs w:val="20"/>
        </w:rPr>
        <w:t>result_</w:t>
      </w:r>
      <w:proofErr w:type="gramStart"/>
      <w:r w:rsidRPr="00EC0D7D">
        <w:rPr>
          <w:rFonts w:ascii="Courier New" w:eastAsia="Times New Roman" w:hAnsi="Courier New" w:cs="Courier New"/>
          <w:color w:val="333333"/>
          <w:sz w:val="20"/>
          <w:szCs w:val="20"/>
        </w:rPr>
        <w:t>list</w:t>
      </w:r>
      <w:proofErr w:type="spellEnd"/>
      <w:r w:rsidRPr="00EC0D7D">
        <w:rPr>
          <w:rFonts w:ascii="Courier New" w:eastAsia="Times New Roman" w:hAnsi="Courier New" w:cs="Courier New"/>
          <w:color w:val="333333"/>
          <w:sz w:val="20"/>
          <w:szCs w:val="20"/>
        </w:rPr>
        <w:t>[</w:t>
      </w:r>
      <w:proofErr w:type="gramEnd"/>
      <w:r w:rsidRPr="00EC0D7D">
        <w:rPr>
          <w:rFonts w:ascii="Courier New" w:eastAsia="Times New Roman" w:hAnsi="Courier New" w:cs="Courier New"/>
          <w:color w:val="333333"/>
          <w:sz w:val="20"/>
          <w:szCs w:val="20"/>
        </w:rPr>
        <w:t>-1])/1000      # temp in Celsius</w:t>
      </w:r>
    </w:p>
    <w:p w14:paraId="647736C9"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temp += </w:t>
      </w:r>
      <w:proofErr w:type="spellStart"/>
      <w:proofErr w:type="gramStart"/>
      <w:r w:rsidRPr="00EC0D7D">
        <w:rPr>
          <w:rFonts w:ascii="Courier New" w:eastAsia="Times New Roman" w:hAnsi="Courier New" w:cs="Courier New"/>
          <w:color w:val="333333"/>
          <w:sz w:val="20"/>
          <w:szCs w:val="20"/>
        </w:rPr>
        <w:t>self.correctionFactor</w:t>
      </w:r>
      <w:proofErr w:type="spellEnd"/>
      <w:proofErr w:type="gramEnd"/>
      <w:r w:rsidRPr="00EC0D7D">
        <w:rPr>
          <w:rFonts w:ascii="Courier New" w:eastAsia="Times New Roman" w:hAnsi="Courier New" w:cs="Courier New"/>
          <w:color w:val="333333"/>
          <w:sz w:val="20"/>
          <w:szCs w:val="20"/>
        </w:rPr>
        <w:t xml:space="preserve">           # correction factor</w:t>
      </w:r>
    </w:p>
    <w:p w14:paraId="4C7D9AFB"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 </w:t>
      </w:r>
      <w:proofErr w:type="gramStart"/>
      <w:r w:rsidRPr="00EC0D7D">
        <w:rPr>
          <w:rFonts w:ascii="Courier New" w:eastAsia="Times New Roman" w:hAnsi="Courier New" w:cs="Courier New"/>
          <w:color w:val="333333"/>
          <w:sz w:val="20"/>
          <w:szCs w:val="20"/>
        </w:rPr>
        <w:t>if</w:t>
      </w:r>
      <w:proofErr w:type="gramEnd"/>
      <w:r w:rsidRPr="00EC0D7D">
        <w:rPr>
          <w:rFonts w:ascii="Courier New" w:eastAsia="Times New Roman" w:hAnsi="Courier New" w:cs="Courier New"/>
          <w:color w:val="333333"/>
          <w:sz w:val="20"/>
          <w:szCs w:val="20"/>
        </w:rPr>
        <w:t xml:space="preserve"> you want to convert to Celsius, comment this line</w:t>
      </w:r>
    </w:p>
    <w:p w14:paraId="09AF607C"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temp = (9.0/5.</w:t>
      </w:r>
      <w:proofErr w:type="gramStart"/>
      <w:r w:rsidRPr="00EC0D7D">
        <w:rPr>
          <w:rFonts w:ascii="Courier New" w:eastAsia="Times New Roman" w:hAnsi="Courier New" w:cs="Courier New"/>
          <w:color w:val="333333"/>
          <w:sz w:val="20"/>
          <w:szCs w:val="20"/>
        </w:rPr>
        <w:t>0)*</w:t>
      </w:r>
      <w:proofErr w:type="gramEnd"/>
      <w:r w:rsidRPr="00EC0D7D">
        <w:rPr>
          <w:rFonts w:ascii="Courier New" w:eastAsia="Times New Roman" w:hAnsi="Courier New" w:cs="Courier New"/>
          <w:color w:val="333333"/>
          <w:sz w:val="20"/>
          <w:szCs w:val="20"/>
        </w:rPr>
        <w:t>temp + 32</w:t>
      </w:r>
    </w:p>
    <w:p w14:paraId="28152B99"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if </w:t>
      </w:r>
      <w:proofErr w:type="spellStart"/>
      <w:r w:rsidRPr="00EC0D7D">
        <w:rPr>
          <w:rFonts w:ascii="Courier New" w:eastAsia="Times New Roman" w:hAnsi="Courier New" w:cs="Courier New"/>
          <w:color w:val="333333"/>
          <w:sz w:val="20"/>
          <w:szCs w:val="20"/>
        </w:rPr>
        <w:t>crcLine.find</w:t>
      </w:r>
      <w:proofErr w:type="spellEnd"/>
      <w:r w:rsidRPr="00EC0D7D">
        <w:rPr>
          <w:rFonts w:ascii="Courier New" w:eastAsia="Times New Roman" w:hAnsi="Courier New" w:cs="Courier New"/>
          <w:color w:val="333333"/>
          <w:sz w:val="20"/>
          <w:szCs w:val="20"/>
        </w:rPr>
        <w:t>("NO") &gt; -1:</w:t>
      </w:r>
    </w:p>
    <w:p w14:paraId="4F36490C"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temp = -999</w:t>
      </w:r>
    </w:p>
    <w:p w14:paraId="709D4199"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self.currentTemp</w:t>
      </w:r>
      <w:proofErr w:type="spellEnd"/>
      <w:proofErr w:type="gramEnd"/>
      <w:r w:rsidRPr="00EC0D7D">
        <w:rPr>
          <w:rFonts w:ascii="Courier New" w:eastAsia="Times New Roman" w:hAnsi="Courier New" w:cs="Courier New"/>
          <w:color w:val="333333"/>
          <w:sz w:val="20"/>
          <w:szCs w:val="20"/>
        </w:rPr>
        <w:t xml:space="preserve"> = temp</w:t>
      </w:r>
    </w:p>
    <w:p w14:paraId="5BEA8E88"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if </w:t>
      </w:r>
      <w:proofErr w:type="spellStart"/>
      <w:proofErr w:type="gramStart"/>
      <w:r w:rsidRPr="00EC0D7D">
        <w:rPr>
          <w:rFonts w:ascii="Courier New" w:eastAsia="Times New Roman" w:hAnsi="Courier New" w:cs="Courier New"/>
          <w:color w:val="333333"/>
          <w:sz w:val="20"/>
          <w:szCs w:val="20"/>
        </w:rPr>
        <w:t>self.currentTemp</w:t>
      </w:r>
      <w:proofErr w:type="spellEnd"/>
      <w:proofErr w:type="gramEnd"/>
      <w:r w:rsidRPr="00EC0D7D">
        <w:rPr>
          <w:rFonts w:ascii="Courier New" w:eastAsia="Times New Roman" w:hAnsi="Courier New" w:cs="Courier New"/>
          <w:color w:val="333333"/>
          <w:sz w:val="20"/>
          <w:szCs w:val="20"/>
        </w:rPr>
        <w:t xml:space="preserve"> != </w:t>
      </w:r>
      <w:proofErr w:type="spellStart"/>
      <w:r w:rsidRPr="00EC0D7D">
        <w:rPr>
          <w:rFonts w:ascii="Courier New" w:eastAsia="Times New Roman" w:hAnsi="Courier New" w:cs="Courier New"/>
          <w:color w:val="333333"/>
          <w:sz w:val="20"/>
          <w:szCs w:val="20"/>
        </w:rPr>
        <w:t>self.oldTemp</w:t>
      </w:r>
      <w:proofErr w:type="spellEnd"/>
      <w:r w:rsidRPr="00EC0D7D">
        <w:rPr>
          <w:rFonts w:ascii="Courier New" w:eastAsia="Times New Roman" w:hAnsi="Courier New" w:cs="Courier New"/>
          <w:color w:val="333333"/>
          <w:sz w:val="20"/>
          <w:szCs w:val="20"/>
        </w:rPr>
        <w:t xml:space="preserve"> and </w:t>
      </w:r>
      <w:proofErr w:type="spellStart"/>
      <w:r w:rsidRPr="00EC0D7D">
        <w:rPr>
          <w:rFonts w:ascii="Courier New" w:eastAsia="Times New Roman" w:hAnsi="Courier New" w:cs="Courier New"/>
          <w:color w:val="333333"/>
          <w:sz w:val="20"/>
          <w:szCs w:val="20"/>
        </w:rPr>
        <w:t>self.temperatureChangeEvent</w:t>
      </w:r>
      <w:proofErr w:type="spellEnd"/>
      <w:r w:rsidRPr="00EC0D7D">
        <w:rPr>
          <w:rFonts w:ascii="Courier New" w:eastAsia="Times New Roman" w:hAnsi="Courier New" w:cs="Courier New"/>
          <w:color w:val="333333"/>
          <w:sz w:val="20"/>
          <w:szCs w:val="20"/>
        </w:rPr>
        <w:t>:</w:t>
      </w:r>
    </w:p>
    <w:p w14:paraId="506ACC4D"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self.oldTemp</w:t>
      </w:r>
      <w:proofErr w:type="spellEnd"/>
      <w:proofErr w:type="gramEnd"/>
      <w:r w:rsidRPr="00EC0D7D">
        <w:rPr>
          <w:rFonts w:ascii="Courier New" w:eastAsia="Times New Roman" w:hAnsi="Courier New" w:cs="Courier New"/>
          <w:color w:val="333333"/>
          <w:sz w:val="20"/>
          <w:szCs w:val="20"/>
        </w:rPr>
        <w:t xml:space="preserve"> = </w:t>
      </w:r>
      <w:proofErr w:type="spellStart"/>
      <w:r w:rsidRPr="00EC0D7D">
        <w:rPr>
          <w:rFonts w:ascii="Courier New" w:eastAsia="Times New Roman" w:hAnsi="Courier New" w:cs="Courier New"/>
          <w:color w:val="333333"/>
          <w:sz w:val="20"/>
          <w:szCs w:val="20"/>
        </w:rPr>
        <w:t>self.currentTemp</w:t>
      </w:r>
      <w:proofErr w:type="spellEnd"/>
    </w:p>
    <w:p w14:paraId="2C2C7818"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self.temperatureChangeEvent</w:t>
      </w:r>
      <w:proofErr w:type="spellEnd"/>
      <w:proofErr w:type="gramEnd"/>
      <w:r w:rsidRPr="00EC0D7D">
        <w:rPr>
          <w:rFonts w:ascii="Courier New" w:eastAsia="Times New Roman" w:hAnsi="Courier New" w:cs="Courier New"/>
          <w:color w:val="333333"/>
          <w:sz w:val="20"/>
          <w:szCs w:val="20"/>
        </w:rPr>
        <w:t>(</w:t>
      </w:r>
      <w:proofErr w:type="spellStart"/>
      <w:r w:rsidRPr="00EC0D7D">
        <w:rPr>
          <w:rFonts w:ascii="Courier New" w:eastAsia="Times New Roman" w:hAnsi="Courier New" w:cs="Courier New"/>
          <w:color w:val="333333"/>
          <w:sz w:val="20"/>
          <w:szCs w:val="20"/>
        </w:rPr>
        <w:t>self.currentTemp</w:t>
      </w:r>
      <w:proofErr w:type="spellEnd"/>
      <w:r w:rsidRPr="00EC0D7D">
        <w:rPr>
          <w:rFonts w:ascii="Courier New" w:eastAsia="Times New Roman" w:hAnsi="Courier New" w:cs="Courier New"/>
          <w:color w:val="333333"/>
          <w:sz w:val="20"/>
          <w:szCs w:val="20"/>
        </w:rPr>
        <w:t>)</w:t>
      </w:r>
    </w:p>
    <w:p w14:paraId="41080D8E"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6CFCDC72"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except </w:t>
      </w:r>
      <w:proofErr w:type="spellStart"/>
      <w:r w:rsidRPr="00EC0D7D">
        <w:rPr>
          <w:rFonts w:ascii="Courier New" w:eastAsia="Times New Roman" w:hAnsi="Courier New" w:cs="Courier New"/>
          <w:color w:val="333333"/>
          <w:sz w:val="20"/>
          <w:szCs w:val="20"/>
        </w:rPr>
        <w:t>IOError</w:t>
      </w:r>
      <w:proofErr w:type="spellEnd"/>
      <w:r w:rsidRPr="00EC0D7D">
        <w:rPr>
          <w:rFonts w:ascii="Courier New" w:eastAsia="Times New Roman" w:hAnsi="Courier New" w:cs="Courier New"/>
          <w:color w:val="333333"/>
          <w:sz w:val="20"/>
          <w:szCs w:val="20"/>
        </w:rPr>
        <w:t xml:space="preserve"> as e:</w:t>
      </w:r>
    </w:p>
    <w:p w14:paraId="3BA1F5C7"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print "Error: File " + </w:t>
      </w:r>
      <w:proofErr w:type="spellStart"/>
      <w:proofErr w:type="gramStart"/>
      <w:r w:rsidRPr="00EC0D7D">
        <w:rPr>
          <w:rFonts w:ascii="Courier New" w:eastAsia="Times New Roman" w:hAnsi="Courier New" w:cs="Courier New"/>
          <w:color w:val="333333"/>
          <w:sz w:val="20"/>
          <w:szCs w:val="20"/>
        </w:rPr>
        <w:t>self.tempDir</w:t>
      </w:r>
      <w:proofErr w:type="spellEnd"/>
      <w:proofErr w:type="gramEnd"/>
      <w:r w:rsidRPr="00EC0D7D">
        <w:rPr>
          <w:rFonts w:ascii="Courier New" w:eastAsia="Times New Roman" w:hAnsi="Courier New" w:cs="Courier New"/>
          <w:color w:val="333333"/>
          <w:sz w:val="20"/>
          <w:szCs w:val="20"/>
        </w:rPr>
        <w:t xml:space="preserve"> + </w:t>
      </w:r>
      <w:proofErr w:type="spellStart"/>
      <w:r w:rsidRPr="00EC0D7D">
        <w:rPr>
          <w:rFonts w:ascii="Courier New" w:eastAsia="Times New Roman" w:hAnsi="Courier New" w:cs="Courier New"/>
          <w:color w:val="333333"/>
          <w:sz w:val="20"/>
          <w:szCs w:val="20"/>
        </w:rPr>
        <w:t>self.fileName</w:t>
      </w:r>
      <w:proofErr w:type="spellEnd"/>
      <w:r w:rsidRPr="00EC0D7D">
        <w:rPr>
          <w:rFonts w:ascii="Courier New" w:eastAsia="Times New Roman" w:hAnsi="Courier New" w:cs="Courier New"/>
          <w:color w:val="333333"/>
          <w:sz w:val="20"/>
          <w:szCs w:val="20"/>
        </w:rPr>
        <w:t xml:space="preserve"> + "/w1_slave" + " does not exist"</w:t>
      </w:r>
    </w:p>
    <w:p w14:paraId="4F5EB094"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gramStart"/>
      <w:r w:rsidRPr="00EC0D7D">
        <w:rPr>
          <w:rFonts w:ascii="Courier New" w:eastAsia="Times New Roman" w:hAnsi="Courier New" w:cs="Courier New"/>
          <w:color w:val="333333"/>
          <w:sz w:val="20"/>
          <w:szCs w:val="20"/>
        </w:rPr>
        <w:t>sleep(</w:t>
      </w:r>
      <w:proofErr w:type="gramEnd"/>
      <w:r w:rsidRPr="00EC0D7D">
        <w:rPr>
          <w:rFonts w:ascii="Courier New" w:eastAsia="Times New Roman" w:hAnsi="Courier New" w:cs="Courier New"/>
          <w:color w:val="333333"/>
          <w:sz w:val="20"/>
          <w:szCs w:val="20"/>
        </w:rPr>
        <w:t>5)</w:t>
      </w:r>
    </w:p>
    <w:p w14:paraId="7EA8FD12"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pass</w:t>
      </w:r>
    </w:p>
    <w:p w14:paraId="34019D8A"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gramStart"/>
      <w:r w:rsidRPr="00EC0D7D">
        <w:rPr>
          <w:rFonts w:ascii="Courier New" w:eastAsia="Times New Roman" w:hAnsi="Courier New" w:cs="Courier New"/>
          <w:color w:val="333333"/>
          <w:sz w:val="20"/>
          <w:szCs w:val="20"/>
        </w:rPr>
        <w:t>sleep(</w:t>
      </w:r>
      <w:proofErr w:type="gramEnd"/>
      <w:r w:rsidRPr="00EC0D7D">
        <w:rPr>
          <w:rFonts w:ascii="Courier New" w:eastAsia="Times New Roman" w:hAnsi="Courier New" w:cs="Courier New"/>
          <w:color w:val="333333"/>
          <w:sz w:val="20"/>
          <w:szCs w:val="20"/>
        </w:rPr>
        <w:t>1)</w:t>
      </w:r>
    </w:p>
    <w:p w14:paraId="3D0596AB"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1A71E84D"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 returns the current temp for the probe</w:t>
      </w:r>
    </w:p>
    <w:p w14:paraId="1EE9A512"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def </w:t>
      </w:r>
      <w:proofErr w:type="spellStart"/>
      <w:r w:rsidRPr="00EC0D7D">
        <w:rPr>
          <w:rFonts w:ascii="Courier New" w:eastAsia="Times New Roman" w:hAnsi="Courier New" w:cs="Courier New"/>
          <w:color w:val="333333"/>
          <w:sz w:val="20"/>
          <w:szCs w:val="20"/>
        </w:rPr>
        <w:t>getCurrentTemp</w:t>
      </w:r>
      <w:proofErr w:type="spellEnd"/>
      <w:r w:rsidRPr="00EC0D7D">
        <w:rPr>
          <w:rFonts w:ascii="Courier New" w:eastAsia="Times New Roman" w:hAnsi="Courier New" w:cs="Courier New"/>
          <w:color w:val="333333"/>
          <w:sz w:val="20"/>
          <w:szCs w:val="20"/>
        </w:rPr>
        <w:t>(self):</w:t>
      </w:r>
    </w:p>
    <w:p w14:paraId="046E67E1"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return </w:t>
      </w:r>
      <w:proofErr w:type="spellStart"/>
      <w:proofErr w:type="gramStart"/>
      <w:r w:rsidRPr="00EC0D7D">
        <w:rPr>
          <w:rFonts w:ascii="Courier New" w:eastAsia="Times New Roman" w:hAnsi="Courier New" w:cs="Courier New"/>
          <w:color w:val="333333"/>
          <w:sz w:val="20"/>
          <w:szCs w:val="20"/>
        </w:rPr>
        <w:t>self.currentTemp</w:t>
      </w:r>
      <w:proofErr w:type="spellEnd"/>
      <w:proofErr w:type="gramEnd"/>
    </w:p>
    <w:p w14:paraId="1A93C907"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3293E46A"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def </w:t>
      </w:r>
      <w:proofErr w:type="spellStart"/>
      <w:proofErr w:type="gramStart"/>
      <w:r w:rsidRPr="00EC0D7D">
        <w:rPr>
          <w:rFonts w:ascii="Courier New" w:eastAsia="Times New Roman" w:hAnsi="Courier New" w:cs="Courier New"/>
          <w:color w:val="333333"/>
          <w:sz w:val="20"/>
          <w:szCs w:val="20"/>
        </w:rPr>
        <w:t>setEnabled</w:t>
      </w:r>
      <w:proofErr w:type="spellEnd"/>
      <w:r w:rsidRPr="00EC0D7D">
        <w:rPr>
          <w:rFonts w:ascii="Courier New" w:eastAsia="Times New Roman" w:hAnsi="Courier New" w:cs="Courier New"/>
          <w:color w:val="333333"/>
          <w:sz w:val="20"/>
          <w:szCs w:val="20"/>
        </w:rPr>
        <w:t>(</w:t>
      </w:r>
      <w:proofErr w:type="gramEnd"/>
      <w:r w:rsidRPr="00EC0D7D">
        <w:rPr>
          <w:rFonts w:ascii="Courier New" w:eastAsia="Times New Roman" w:hAnsi="Courier New" w:cs="Courier New"/>
          <w:color w:val="333333"/>
          <w:sz w:val="20"/>
          <w:szCs w:val="20"/>
        </w:rPr>
        <w:t>self, enabled):</w:t>
      </w:r>
    </w:p>
    <w:p w14:paraId="6EAE8C4C"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self.enabled</w:t>
      </w:r>
      <w:proofErr w:type="spellEnd"/>
      <w:proofErr w:type="gramEnd"/>
      <w:r w:rsidRPr="00EC0D7D">
        <w:rPr>
          <w:rFonts w:ascii="Courier New" w:eastAsia="Times New Roman" w:hAnsi="Courier New" w:cs="Courier New"/>
          <w:color w:val="333333"/>
          <w:sz w:val="20"/>
          <w:szCs w:val="20"/>
        </w:rPr>
        <w:t xml:space="preserve"> = enabled</w:t>
      </w:r>
    </w:p>
    <w:p w14:paraId="39493EFD"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4A0241A8"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def </w:t>
      </w:r>
      <w:proofErr w:type="spellStart"/>
      <w:r w:rsidRPr="00EC0D7D">
        <w:rPr>
          <w:rFonts w:ascii="Courier New" w:eastAsia="Times New Roman" w:hAnsi="Courier New" w:cs="Courier New"/>
          <w:color w:val="333333"/>
          <w:sz w:val="20"/>
          <w:szCs w:val="20"/>
        </w:rPr>
        <w:t>isEnabled</w:t>
      </w:r>
      <w:proofErr w:type="spellEnd"/>
      <w:r w:rsidRPr="00EC0D7D">
        <w:rPr>
          <w:rFonts w:ascii="Courier New" w:eastAsia="Times New Roman" w:hAnsi="Courier New" w:cs="Courier New"/>
          <w:color w:val="333333"/>
          <w:sz w:val="20"/>
          <w:szCs w:val="20"/>
        </w:rPr>
        <w:t>(self):</w:t>
      </w:r>
    </w:p>
    <w:p w14:paraId="539DAA63"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return </w:t>
      </w:r>
      <w:proofErr w:type="spellStart"/>
      <w:proofErr w:type="gramStart"/>
      <w:r w:rsidRPr="00EC0D7D">
        <w:rPr>
          <w:rFonts w:ascii="Courier New" w:eastAsia="Times New Roman" w:hAnsi="Courier New" w:cs="Courier New"/>
          <w:color w:val="333333"/>
          <w:sz w:val="20"/>
          <w:szCs w:val="20"/>
        </w:rPr>
        <w:t>self.enabled</w:t>
      </w:r>
      <w:proofErr w:type="spellEnd"/>
      <w:proofErr w:type="gramEnd"/>
    </w:p>
    <w:p w14:paraId="629E886E"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76E4D673"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EC0D7D">
        <w:rPr>
          <w:rFonts w:ascii="Courier New" w:eastAsia="Times New Roman" w:hAnsi="Courier New" w:cs="Courier New"/>
          <w:color w:val="333333"/>
          <w:sz w:val="20"/>
          <w:szCs w:val="20"/>
        </w:rPr>
        <w:t>temp_probe</w:t>
      </w:r>
      <w:proofErr w:type="spellEnd"/>
      <w:r w:rsidRPr="00EC0D7D">
        <w:rPr>
          <w:rFonts w:ascii="Courier New" w:eastAsia="Times New Roman" w:hAnsi="Courier New" w:cs="Courier New"/>
          <w:color w:val="333333"/>
          <w:sz w:val="20"/>
          <w:szCs w:val="20"/>
        </w:rPr>
        <w:t>=None</w:t>
      </w:r>
    </w:p>
    <w:p w14:paraId="4403E899"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64FF01EF"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def </w:t>
      </w:r>
      <w:proofErr w:type="spellStart"/>
      <w:proofErr w:type="gramStart"/>
      <w:r w:rsidRPr="00EC0D7D">
        <w:rPr>
          <w:rFonts w:ascii="Courier New" w:eastAsia="Times New Roman" w:hAnsi="Courier New" w:cs="Courier New"/>
          <w:color w:val="333333"/>
          <w:sz w:val="20"/>
          <w:szCs w:val="20"/>
        </w:rPr>
        <w:t>mainloop</w:t>
      </w:r>
      <w:proofErr w:type="spellEnd"/>
      <w:r w:rsidRPr="00EC0D7D">
        <w:rPr>
          <w:rFonts w:ascii="Courier New" w:eastAsia="Times New Roman" w:hAnsi="Courier New" w:cs="Courier New"/>
          <w:color w:val="333333"/>
          <w:sz w:val="20"/>
          <w:szCs w:val="20"/>
        </w:rPr>
        <w:t>(</w:t>
      </w:r>
      <w:proofErr w:type="gramEnd"/>
      <w:r w:rsidRPr="00EC0D7D">
        <w:rPr>
          <w:rFonts w:ascii="Courier New" w:eastAsia="Times New Roman" w:hAnsi="Courier New" w:cs="Courier New"/>
          <w:color w:val="333333"/>
          <w:sz w:val="20"/>
          <w:szCs w:val="20"/>
        </w:rPr>
        <w:t>):</w:t>
      </w:r>
    </w:p>
    <w:p w14:paraId="25FA0B30"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server = </w:t>
      </w:r>
      <w:proofErr w:type="gramStart"/>
      <w:r w:rsidRPr="00EC0D7D">
        <w:rPr>
          <w:rFonts w:ascii="Courier New" w:eastAsia="Times New Roman" w:hAnsi="Courier New" w:cs="Courier New"/>
          <w:color w:val="333333"/>
          <w:sz w:val="20"/>
          <w:szCs w:val="20"/>
        </w:rPr>
        <w:t>snap7.server.Server</w:t>
      </w:r>
      <w:proofErr w:type="gramEnd"/>
      <w:r w:rsidRPr="00EC0D7D">
        <w:rPr>
          <w:rFonts w:ascii="Courier New" w:eastAsia="Times New Roman" w:hAnsi="Courier New" w:cs="Courier New"/>
          <w:color w:val="333333"/>
          <w:sz w:val="20"/>
          <w:szCs w:val="20"/>
        </w:rPr>
        <w:t>()</w:t>
      </w:r>
    </w:p>
    <w:p w14:paraId="048BF05B"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global </w:t>
      </w:r>
      <w:proofErr w:type="spellStart"/>
      <w:r w:rsidRPr="00EC0D7D">
        <w:rPr>
          <w:rFonts w:ascii="Courier New" w:eastAsia="Times New Roman" w:hAnsi="Courier New" w:cs="Courier New"/>
          <w:color w:val="333333"/>
          <w:sz w:val="20"/>
          <w:szCs w:val="20"/>
        </w:rPr>
        <w:t>globaldata</w:t>
      </w:r>
      <w:proofErr w:type="spellEnd"/>
    </w:p>
    <w:p w14:paraId="07908437"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server.register</w:t>
      </w:r>
      <w:proofErr w:type="gramEnd"/>
      <w:r w:rsidRPr="00EC0D7D">
        <w:rPr>
          <w:rFonts w:ascii="Courier New" w:eastAsia="Times New Roman" w:hAnsi="Courier New" w:cs="Courier New"/>
          <w:color w:val="333333"/>
          <w:sz w:val="20"/>
          <w:szCs w:val="20"/>
        </w:rPr>
        <w:t>_area</w:t>
      </w:r>
      <w:proofErr w:type="spellEnd"/>
      <w:r w:rsidRPr="00EC0D7D">
        <w:rPr>
          <w:rFonts w:ascii="Courier New" w:eastAsia="Times New Roman" w:hAnsi="Courier New" w:cs="Courier New"/>
          <w:color w:val="333333"/>
          <w:sz w:val="20"/>
          <w:szCs w:val="20"/>
        </w:rPr>
        <w:t xml:space="preserve">(snap7.snap7types.srvAreaPA, 0, </w:t>
      </w:r>
      <w:proofErr w:type="spellStart"/>
      <w:r w:rsidRPr="00EC0D7D">
        <w:rPr>
          <w:rFonts w:ascii="Courier New" w:eastAsia="Times New Roman" w:hAnsi="Courier New" w:cs="Courier New"/>
          <w:color w:val="333333"/>
          <w:sz w:val="20"/>
          <w:szCs w:val="20"/>
        </w:rPr>
        <w:t>digitalOutputs</w:t>
      </w:r>
      <w:proofErr w:type="spellEnd"/>
      <w:r w:rsidRPr="00EC0D7D">
        <w:rPr>
          <w:rFonts w:ascii="Courier New" w:eastAsia="Times New Roman" w:hAnsi="Courier New" w:cs="Courier New"/>
          <w:color w:val="333333"/>
          <w:sz w:val="20"/>
          <w:szCs w:val="20"/>
        </w:rPr>
        <w:t>)     # digital outputs</w:t>
      </w:r>
    </w:p>
    <w:p w14:paraId="4E2CEB73"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server.register</w:t>
      </w:r>
      <w:proofErr w:type="gramEnd"/>
      <w:r w:rsidRPr="00EC0D7D">
        <w:rPr>
          <w:rFonts w:ascii="Courier New" w:eastAsia="Times New Roman" w:hAnsi="Courier New" w:cs="Courier New"/>
          <w:color w:val="333333"/>
          <w:sz w:val="20"/>
          <w:szCs w:val="20"/>
        </w:rPr>
        <w:t>_area</w:t>
      </w:r>
      <w:proofErr w:type="spellEnd"/>
      <w:r w:rsidRPr="00EC0D7D">
        <w:rPr>
          <w:rFonts w:ascii="Courier New" w:eastAsia="Times New Roman" w:hAnsi="Courier New" w:cs="Courier New"/>
          <w:color w:val="333333"/>
          <w:sz w:val="20"/>
          <w:szCs w:val="20"/>
        </w:rPr>
        <w:t xml:space="preserve">(snap7.snap7types.srvAreaMK, 0, </w:t>
      </w:r>
      <w:proofErr w:type="spellStart"/>
      <w:r w:rsidRPr="00EC0D7D">
        <w:rPr>
          <w:rFonts w:ascii="Courier New" w:eastAsia="Times New Roman" w:hAnsi="Courier New" w:cs="Courier New"/>
          <w:color w:val="333333"/>
          <w:sz w:val="20"/>
          <w:szCs w:val="20"/>
        </w:rPr>
        <w:t>globalData</w:t>
      </w:r>
      <w:proofErr w:type="spellEnd"/>
      <w:r w:rsidRPr="00EC0D7D">
        <w:rPr>
          <w:rFonts w:ascii="Courier New" w:eastAsia="Times New Roman" w:hAnsi="Courier New" w:cs="Courier New"/>
          <w:color w:val="333333"/>
          <w:sz w:val="20"/>
          <w:szCs w:val="20"/>
        </w:rPr>
        <w:t>)         # internal memory</w:t>
      </w:r>
    </w:p>
    <w:p w14:paraId="2C5180D5"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server.register</w:t>
      </w:r>
      <w:proofErr w:type="gramEnd"/>
      <w:r w:rsidRPr="00EC0D7D">
        <w:rPr>
          <w:rFonts w:ascii="Courier New" w:eastAsia="Times New Roman" w:hAnsi="Courier New" w:cs="Courier New"/>
          <w:color w:val="333333"/>
          <w:sz w:val="20"/>
          <w:szCs w:val="20"/>
        </w:rPr>
        <w:t>_area</w:t>
      </w:r>
      <w:proofErr w:type="spellEnd"/>
      <w:r w:rsidRPr="00EC0D7D">
        <w:rPr>
          <w:rFonts w:ascii="Courier New" w:eastAsia="Times New Roman" w:hAnsi="Courier New" w:cs="Courier New"/>
          <w:color w:val="333333"/>
          <w:sz w:val="20"/>
          <w:szCs w:val="20"/>
        </w:rPr>
        <w:t xml:space="preserve">(snap7.snap7types.srvAreaPE, 0, </w:t>
      </w:r>
      <w:proofErr w:type="spellStart"/>
      <w:r w:rsidRPr="00EC0D7D">
        <w:rPr>
          <w:rFonts w:ascii="Courier New" w:eastAsia="Times New Roman" w:hAnsi="Courier New" w:cs="Courier New"/>
          <w:color w:val="333333"/>
          <w:sz w:val="20"/>
          <w:szCs w:val="20"/>
        </w:rPr>
        <w:t>digitalInputs</w:t>
      </w:r>
      <w:proofErr w:type="spellEnd"/>
      <w:r w:rsidRPr="00EC0D7D">
        <w:rPr>
          <w:rFonts w:ascii="Courier New" w:eastAsia="Times New Roman" w:hAnsi="Courier New" w:cs="Courier New"/>
          <w:color w:val="333333"/>
          <w:sz w:val="20"/>
          <w:szCs w:val="20"/>
        </w:rPr>
        <w:t>)      # digital inputs</w:t>
      </w:r>
    </w:p>
    <w:p w14:paraId="4DC82DFD"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server.start</w:t>
      </w:r>
      <w:proofErr w:type="spellEnd"/>
      <w:proofErr w:type="gramEnd"/>
      <w:r w:rsidRPr="00EC0D7D">
        <w:rPr>
          <w:rFonts w:ascii="Courier New" w:eastAsia="Times New Roman" w:hAnsi="Courier New" w:cs="Courier New"/>
          <w:color w:val="333333"/>
          <w:sz w:val="20"/>
          <w:szCs w:val="20"/>
        </w:rPr>
        <w:t>()</w:t>
      </w:r>
    </w:p>
    <w:p w14:paraId="13992F1C"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global </w:t>
      </w:r>
      <w:proofErr w:type="spellStart"/>
      <w:r w:rsidRPr="00EC0D7D">
        <w:rPr>
          <w:rFonts w:ascii="Courier New" w:eastAsia="Times New Roman" w:hAnsi="Courier New" w:cs="Courier New"/>
          <w:color w:val="333333"/>
          <w:sz w:val="20"/>
          <w:szCs w:val="20"/>
        </w:rPr>
        <w:t>temp_probe</w:t>
      </w:r>
      <w:proofErr w:type="spellEnd"/>
    </w:p>
    <w:p w14:paraId="76B103BC"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temp_probe</w:t>
      </w:r>
      <w:proofErr w:type="spellEnd"/>
      <w:r w:rsidRPr="00EC0D7D">
        <w:rPr>
          <w:rFonts w:ascii="Courier New" w:eastAsia="Times New Roman" w:hAnsi="Courier New" w:cs="Courier New"/>
          <w:color w:val="333333"/>
          <w:sz w:val="20"/>
          <w:szCs w:val="20"/>
        </w:rPr>
        <w:t xml:space="preserve"> = </w:t>
      </w:r>
      <w:proofErr w:type="spellStart"/>
      <w:proofErr w:type="gramStart"/>
      <w:r w:rsidRPr="00EC0D7D">
        <w:rPr>
          <w:rFonts w:ascii="Courier New" w:eastAsia="Times New Roman" w:hAnsi="Courier New" w:cs="Courier New"/>
          <w:color w:val="333333"/>
          <w:sz w:val="20"/>
          <w:szCs w:val="20"/>
        </w:rPr>
        <w:t>TempProbe</w:t>
      </w:r>
      <w:proofErr w:type="spellEnd"/>
      <w:r w:rsidRPr="00EC0D7D">
        <w:rPr>
          <w:rFonts w:ascii="Courier New" w:eastAsia="Times New Roman" w:hAnsi="Courier New" w:cs="Courier New"/>
          <w:color w:val="333333"/>
          <w:sz w:val="20"/>
          <w:szCs w:val="20"/>
        </w:rPr>
        <w:t>(</w:t>
      </w:r>
      <w:proofErr w:type="gramEnd"/>
      <w:r w:rsidRPr="00EC0D7D">
        <w:rPr>
          <w:rFonts w:ascii="Courier New" w:eastAsia="Times New Roman" w:hAnsi="Courier New" w:cs="Courier New"/>
          <w:color w:val="333333"/>
          <w:sz w:val="20"/>
          <w:szCs w:val="20"/>
        </w:rPr>
        <w:t>)</w:t>
      </w:r>
    </w:p>
    <w:p w14:paraId="7FE936D5"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temp_</w:t>
      </w:r>
      <w:proofErr w:type="gramStart"/>
      <w:r w:rsidRPr="00EC0D7D">
        <w:rPr>
          <w:rFonts w:ascii="Courier New" w:eastAsia="Times New Roman" w:hAnsi="Courier New" w:cs="Courier New"/>
          <w:color w:val="333333"/>
          <w:sz w:val="20"/>
          <w:szCs w:val="20"/>
        </w:rPr>
        <w:t>probe.start</w:t>
      </w:r>
      <w:proofErr w:type="spellEnd"/>
      <w:proofErr w:type="gramEnd"/>
      <w:r w:rsidRPr="00EC0D7D">
        <w:rPr>
          <w:rFonts w:ascii="Courier New" w:eastAsia="Times New Roman" w:hAnsi="Courier New" w:cs="Courier New"/>
          <w:color w:val="333333"/>
          <w:sz w:val="20"/>
          <w:szCs w:val="20"/>
        </w:rPr>
        <w:t>()       # start getting temperature async</w:t>
      </w:r>
    </w:p>
    <w:p w14:paraId="30E98D2E"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while True:</w:t>
      </w:r>
    </w:p>
    <w:p w14:paraId="0AD9E4AC"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while True:</w:t>
      </w:r>
    </w:p>
    <w:p w14:paraId="64264E7C"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event = </w:t>
      </w:r>
      <w:proofErr w:type="spellStart"/>
      <w:proofErr w:type="gramStart"/>
      <w:r w:rsidRPr="00EC0D7D">
        <w:rPr>
          <w:rFonts w:ascii="Courier New" w:eastAsia="Times New Roman" w:hAnsi="Courier New" w:cs="Courier New"/>
          <w:color w:val="333333"/>
          <w:sz w:val="20"/>
          <w:szCs w:val="20"/>
        </w:rPr>
        <w:t>server.pick</w:t>
      </w:r>
      <w:proofErr w:type="gramEnd"/>
      <w:r w:rsidRPr="00EC0D7D">
        <w:rPr>
          <w:rFonts w:ascii="Courier New" w:eastAsia="Times New Roman" w:hAnsi="Courier New" w:cs="Courier New"/>
          <w:color w:val="333333"/>
          <w:sz w:val="20"/>
          <w:szCs w:val="20"/>
        </w:rPr>
        <w:t>_event</w:t>
      </w:r>
      <w:proofErr w:type="spellEnd"/>
      <w:r w:rsidRPr="00EC0D7D">
        <w:rPr>
          <w:rFonts w:ascii="Courier New" w:eastAsia="Times New Roman" w:hAnsi="Courier New" w:cs="Courier New"/>
          <w:color w:val="333333"/>
          <w:sz w:val="20"/>
          <w:szCs w:val="20"/>
        </w:rPr>
        <w:t>()</w:t>
      </w:r>
    </w:p>
    <w:p w14:paraId="2C9DC723"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 </w:t>
      </w:r>
      <w:proofErr w:type="gramStart"/>
      <w:r w:rsidRPr="00EC0D7D">
        <w:rPr>
          <w:rFonts w:ascii="Courier New" w:eastAsia="Times New Roman" w:hAnsi="Courier New" w:cs="Courier New"/>
          <w:color w:val="333333"/>
          <w:sz w:val="20"/>
          <w:szCs w:val="20"/>
        </w:rPr>
        <w:t>write</w:t>
      </w:r>
      <w:proofErr w:type="gramEnd"/>
      <w:r w:rsidRPr="00EC0D7D">
        <w:rPr>
          <w:rFonts w:ascii="Courier New" w:eastAsia="Times New Roman" w:hAnsi="Courier New" w:cs="Courier New"/>
          <w:color w:val="333333"/>
          <w:sz w:val="20"/>
          <w:szCs w:val="20"/>
        </w:rPr>
        <w:t xml:space="preserve"> temperature to input memory Input Real 67 (IREAL67)</w:t>
      </w:r>
    </w:p>
    <w:p w14:paraId="3BED4642"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lastRenderedPageBreak/>
        <w:t xml:space="preserve">                        snap7.util.set_</w:t>
      </w:r>
      <w:proofErr w:type="gramStart"/>
      <w:r w:rsidRPr="00EC0D7D">
        <w:rPr>
          <w:rFonts w:ascii="Courier New" w:eastAsia="Times New Roman" w:hAnsi="Courier New" w:cs="Courier New"/>
          <w:color w:val="333333"/>
          <w:sz w:val="20"/>
          <w:szCs w:val="20"/>
        </w:rPr>
        <w:t>real(</w:t>
      </w:r>
      <w:proofErr w:type="spellStart"/>
      <w:proofErr w:type="gramEnd"/>
      <w:r w:rsidRPr="00EC0D7D">
        <w:rPr>
          <w:rFonts w:ascii="Courier New" w:eastAsia="Times New Roman" w:hAnsi="Courier New" w:cs="Courier New"/>
          <w:color w:val="333333"/>
          <w:sz w:val="20"/>
          <w:szCs w:val="20"/>
        </w:rPr>
        <w:t>digitalInputs</w:t>
      </w:r>
      <w:proofErr w:type="spellEnd"/>
      <w:r w:rsidRPr="00EC0D7D">
        <w:rPr>
          <w:rFonts w:ascii="Courier New" w:eastAsia="Times New Roman" w:hAnsi="Courier New" w:cs="Courier New"/>
          <w:color w:val="333333"/>
          <w:sz w:val="20"/>
          <w:szCs w:val="20"/>
        </w:rPr>
        <w:t xml:space="preserve">, 67, </w:t>
      </w:r>
      <w:proofErr w:type="spellStart"/>
      <w:r w:rsidRPr="00EC0D7D">
        <w:rPr>
          <w:rFonts w:ascii="Courier New" w:eastAsia="Times New Roman" w:hAnsi="Courier New" w:cs="Courier New"/>
          <w:color w:val="333333"/>
          <w:sz w:val="20"/>
          <w:szCs w:val="20"/>
        </w:rPr>
        <w:t>temp_probe.getCurrentTemp</w:t>
      </w:r>
      <w:proofErr w:type="spellEnd"/>
      <w:r w:rsidRPr="00EC0D7D">
        <w:rPr>
          <w:rFonts w:ascii="Courier New" w:eastAsia="Times New Roman" w:hAnsi="Courier New" w:cs="Courier New"/>
          <w:color w:val="333333"/>
          <w:sz w:val="20"/>
          <w:szCs w:val="20"/>
        </w:rPr>
        <w:t>())</w:t>
      </w:r>
    </w:p>
    <w:p w14:paraId="18AD22D4"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451DD21E"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 fires the following when an event happens (connecting clients, read requests...)</w:t>
      </w:r>
    </w:p>
    <w:p w14:paraId="24129E18"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if event:</w:t>
      </w:r>
    </w:p>
    <w:p w14:paraId="7947C659"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#logger.info(</w:t>
      </w:r>
      <w:proofErr w:type="gramStart"/>
      <w:r w:rsidRPr="00EC0D7D">
        <w:rPr>
          <w:rFonts w:ascii="Courier New" w:eastAsia="Times New Roman" w:hAnsi="Courier New" w:cs="Courier New"/>
          <w:color w:val="333333"/>
          <w:sz w:val="20"/>
          <w:szCs w:val="20"/>
        </w:rPr>
        <w:t>server.event</w:t>
      </w:r>
      <w:proofErr w:type="gramEnd"/>
      <w:r w:rsidRPr="00EC0D7D">
        <w:rPr>
          <w:rFonts w:ascii="Courier New" w:eastAsia="Times New Roman" w:hAnsi="Courier New" w:cs="Courier New"/>
          <w:color w:val="333333"/>
          <w:sz w:val="20"/>
          <w:szCs w:val="20"/>
        </w:rPr>
        <w:t>_text(event))</w:t>
      </w:r>
    </w:p>
    <w:p w14:paraId="5191370C"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 print </w:t>
      </w:r>
      <w:proofErr w:type="spellStart"/>
      <w:proofErr w:type="gramStart"/>
      <w:r w:rsidRPr="00EC0D7D">
        <w:rPr>
          <w:rFonts w:ascii="Courier New" w:eastAsia="Times New Roman" w:hAnsi="Courier New" w:cs="Courier New"/>
          <w:color w:val="333333"/>
          <w:sz w:val="20"/>
          <w:szCs w:val="20"/>
        </w:rPr>
        <w:t>server.event</w:t>
      </w:r>
      <w:proofErr w:type="gramEnd"/>
      <w:r w:rsidRPr="00EC0D7D">
        <w:rPr>
          <w:rFonts w:ascii="Courier New" w:eastAsia="Times New Roman" w:hAnsi="Courier New" w:cs="Courier New"/>
          <w:color w:val="333333"/>
          <w:sz w:val="20"/>
          <w:szCs w:val="20"/>
        </w:rPr>
        <w:t>_text</w:t>
      </w:r>
      <w:proofErr w:type="spellEnd"/>
      <w:r w:rsidRPr="00EC0D7D">
        <w:rPr>
          <w:rFonts w:ascii="Courier New" w:eastAsia="Times New Roman" w:hAnsi="Courier New" w:cs="Courier New"/>
          <w:color w:val="333333"/>
          <w:sz w:val="20"/>
          <w:szCs w:val="20"/>
        </w:rPr>
        <w:t>(event)</w:t>
      </w:r>
    </w:p>
    <w:p w14:paraId="4AF9A4CB"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print </w:t>
      </w:r>
      <w:proofErr w:type="spellStart"/>
      <w:r w:rsidRPr="00EC0D7D">
        <w:rPr>
          <w:rFonts w:ascii="Courier New" w:eastAsia="Times New Roman" w:hAnsi="Courier New" w:cs="Courier New"/>
          <w:color w:val="333333"/>
          <w:sz w:val="20"/>
          <w:szCs w:val="20"/>
        </w:rPr>
        <w:t>temp_</w:t>
      </w:r>
      <w:proofErr w:type="gramStart"/>
      <w:r w:rsidRPr="00EC0D7D">
        <w:rPr>
          <w:rFonts w:ascii="Courier New" w:eastAsia="Times New Roman" w:hAnsi="Courier New" w:cs="Courier New"/>
          <w:color w:val="333333"/>
          <w:sz w:val="20"/>
          <w:szCs w:val="20"/>
        </w:rPr>
        <w:t>probe.getCurrentTemp</w:t>
      </w:r>
      <w:proofErr w:type="spellEnd"/>
      <w:proofErr w:type="gramEnd"/>
      <w:r w:rsidRPr="00EC0D7D">
        <w:rPr>
          <w:rFonts w:ascii="Courier New" w:eastAsia="Times New Roman" w:hAnsi="Courier New" w:cs="Courier New"/>
          <w:color w:val="333333"/>
          <w:sz w:val="20"/>
          <w:szCs w:val="20"/>
        </w:rPr>
        <w:t>()</w:t>
      </w:r>
    </w:p>
    <w:p w14:paraId="6633ECFD"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71179FAA"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else:</w:t>
      </w:r>
    </w:p>
    <w:p w14:paraId="32554355"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break</w:t>
      </w:r>
    </w:p>
    <w:p w14:paraId="0C04D00D"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time.sleep</w:t>
      </w:r>
      <w:proofErr w:type="spellEnd"/>
      <w:proofErr w:type="gramEnd"/>
      <w:r w:rsidRPr="00EC0D7D">
        <w:rPr>
          <w:rFonts w:ascii="Courier New" w:eastAsia="Times New Roman" w:hAnsi="Courier New" w:cs="Courier New"/>
          <w:color w:val="333333"/>
          <w:sz w:val="20"/>
          <w:szCs w:val="20"/>
        </w:rPr>
        <w:t>(.01)</w:t>
      </w:r>
    </w:p>
    <w:p w14:paraId="2FAE30BB"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server.stop</w:t>
      </w:r>
      <w:proofErr w:type="spellEnd"/>
      <w:proofErr w:type="gramEnd"/>
      <w:r w:rsidRPr="00EC0D7D">
        <w:rPr>
          <w:rFonts w:ascii="Courier New" w:eastAsia="Times New Roman" w:hAnsi="Courier New" w:cs="Courier New"/>
          <w:color w:val="333333"/>
          <w:sz w:val="20"/>
          <w:szCs w:val="20"/>
        </w:rPr>
        <w:t>()</w:t>
      </w:r>
    </w:p>
    <w:p w14:paraId="48903DA4"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server.destroy</w:t>
      </w:r>
      <w:proofErr w:type="spellEnd"/>
      <w:proofErr w:type="gramEnd"/>
      <w:r w:rsidRPr="00EC0D7D">
        <w:rPr>
          <w:rFonts w:ascii="Courier New" w:eastAsia="Times New Roman" w:hAnsi="Courier New" w:cs="Courier New"/>
          <w:color w:val="333333"/>
          <w:sz w:val="20"/>
          <w:szCs w:val="20"/>
        </w:rPr>
        <w:t>()</w:t>
      </w:r>
    </w:p>
    <w:p w14:paraId="60998FE6"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temp_</w:t>
      </w:r>
      <w:proofErr w:type="gramStart"/>
      <w:r w:rsidRPr="00EC0D7D">
        <w:rPr>
          <w:rFonts w:ascii="Courier New" w:eastAsia="Times New Roman" w:hAnsi="Courier New" w:cs="Courier New"/>
          <w:color w:val="333333"/>
          <w:sz w:val="20"/>
          <w:szCs w:val="20"/>
        </w:rPr>
        <w:t>probe.setEnabled</w:t>
      </w:r>
      <w:proofErr w:type="spellEnd"/>
      <w:proofErr w:type="gramEnd"/>
      <w:r w:rsidRPr="00EC0D7D">
        <w:rPr>
          <w:rFonts w:ascii="Courier New" w:eastAsia="Times New Roman" w:hAnsi="Courier New" w:cs="Courier New"/>
          <w:color w:val="333333"/>
          <w:sz w:val="20"/>
          <w:szCs w:val="20"/>
        </w:rPr>
        <w:t>(False)</w:t>
      </w:r>
    </w:p>
    <w:p w14:paraId="7E3243CA"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temp_</w:t>
      </w:r>
      <w:proofErr w:type="gramStart"/>
      <w:r w:rsidRPr="00EC0D7D">
        <w:rPr>
          <w:rFonts w:ascii="Courier New" w:eastAsia="Times New Roman" w:hAnsi="Courier New" w:cs="Courier New"/>
          <w:color w:val="333333"/>
          <w:sz w:val="20"/>
          <w:szCs w:val="20"/>
        </w:rPr>
        <w:t>probe.join</w:t>
      </w:r>
      <w:proofErr w:type="spellEnd"/>
      <w:proofErr w:type="gramEnd"/>
      <w:r w:rsidRPr="00EC0D7D">
        <w:rPr>
          <w:rFonts w:ascii="Courier New" w:eastAsia="Times New Roman" w:hAnsi="Courier New" w:cs="Courier New"/>
          <w:color w:val="333333"/>
          <w:sz w:val="20"/>
          <w:szCs w:val="20"/>
        </w:rPr>
        <w:t>()</w:t>
      </w:r>
    </w:p>
    <w:p w14:paraId="695FA965"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15F28234"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if __name__ == '__main__':</w:t>
      </w:r>
    </w:p>
    <w:p w14:paraId="1379B7B2"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if </w:t>
      </w:r>
      <w:proofErr w:type="spellStart"/>
      <w:r w:rsidRPr="00EC0D7D">
        <w:rPr>
          <w:rFonts w:ascii="Courier New" w:eastAsia="Times New Roman" w:hAnsi="Courier New" w:cs="Courier New"/>
          <w:color w:val="333333"/>
          <w:sz w:val="20"/>
          <w:szCs w:val="20"/>
        </w:rPr>
        <w:t>len</w:t>
      </w:r>
      <w:proofErr w:type="spellEnd"/>
      <w:r w:rsidRPr="00EC0D7D">
        <w:rPr>
          <w:rFonts w:ascii="Courier New" w:eastAsia="Times New Roman" w:hAnsi="Courier New" w:cs="Courier New"/>
          <w:color w:val="333333"/>
          <w:sz w:val="20"/>
          <w:szCs w:val="20"/>
        </w:rPr>
        <w:t>(</w:t>
      </w:r>
      <w:proofErr w:type="spellStart"/>
      <w:proofErr w:type="gramStart"/>
      <w:r w:rsidRPr="00EC0D7D">
        <w:rPr>
          <w:rFonts w:ascii="Courier New" w:eastAsia="Times New Roman" w:hAnsi="Courier New" w:cs="Courier New"/>
          <w:color w:val="333333"/>
          <w:sz w:val="20"/>
          <w:szCs w:val="20"/>
        </w:rPr>
        <w:t>sys.argv</w:t>
      </w:r>
      <w:proofErr w:type="spellEnd"/>
      <w:proofErr w:type="gramEnd"/>
      <w:r w:rsidRPr="00EC0D7D">
        <w:rPr>
          <w:rFonts w:ascii="Courier New" w:eastAsia="Times New Roman" w:hAnsi="Courier New" w:cs="Courier New"/>
          <w:color w:val="333333"/>
          <w:sz w:val="20"/>
          <w:szCs w:val="20"/>
        </w:rPr>
        <w:t>) &gt; 1:</w:t>
      </w:r>
    </w:p>
    <w:p w14:paraId="3F88E0FC"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gramStart"/>
      <w:r w:rsidRPr="00EC0D7D">
        <w:rPr>
          <w:rFonts w:ascii="Courier New" w:eastAsia="Times New Roman" w:hAnsi="Courier New" w:cs="Courier New"/>
          <w:color w:val="333333"/>
          <w:sz w:val="20"/>
          <w:szCs w:val="20"/>
        </w:rPr>
        <w:t>snap7.common.load</w:t>
      </w:r>
      <w:proofErr w:type="gramEnd"/>
      <w:r w:rsidRPr="00EC0D7D">
        <w:rPr>
          <w:rFonts w:ascii="Courier New" w:eastAsia="Times New Roman" w:hAnsi="Courier New" w:cs="Courier New"/>
          <w:color w:val="333333"/>
          <w:sz w:val="20"/>
          <w:szCs w:val="20"/>
        </w:rPr>
        <w:t>_library(</w:t>
      </w:r>
      <w:proofErr w:type="spellStart"/>
      <w:r w:rsidRPr="00EC0D7D">
        <w:rPr>
          <w:rFonts w:ascii="Courier New" w:eastAsia="Times New Roman" w:hAnsi="Courier New" w:cs="Courier New"/>
          <w:color w:val="333333"/>
          <w:sz w:val="20"/>
          <w:szCs w:val="20"/>
        </w:rPr>
        <w:t>sys.argv</w:t>
      </w:r>
      <w:proofErr w:type="spellEnd"/>
      <w:r w:rsidRPr="00EC0D7D">
        <w:rPr>
          <w:rFonts w:ascii="Courier New" w:eastAsia="Times New Roman" w:hAnsi="Courier New" w:cs="Courier New"/>
          <w:color w:val="333333"/>
          <w:sz w:val="20"/>
          <w:szCs w:val="20"/>
        </w:rPr>
        <w:t>[1])</w:t>
      </w:r>
    </w:p>
    <w:p w14:paraId="012BFBAB"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proofErr w:type="gramStart"/>
      <w:r w:rsidRPr="00EC0D7D">
        <w:rPr>
          <w:rFonts w:ascii="Courier New" w:eastAsia="Times New Roman" w:hAnsi="Courier New" w:cs="Courier New"/>
          <w:color w:val="333333"/>
          <w:sz w:val="20"/>
          <w:szCs w:val="20"/>
        </w:rPr>
        <w:t>mainloop</w:t>
      </w:r>
      <w:proofErr w:type="spellEnd"/>
      <w:r w:rsidRPr="00EC0D7D">
        <w:rPr>
          <w:rFonts w:ascii="Courier New" w:eastAsia="Times New Roman" w:hAnsi="Courier New" w:cs="Courier New"/>
          <w:color w:val="333333"/>
          <w:sz w:val="20"/>
          <w:szCs w:val="20"/>
        </w:rPr>
        <w:t>(</w:t>
      </w:r>
      <w:proofErr w:type="gramEnd"/>
      <w:r w:rsidRPr="00EC0D7D">
        <w:rPr>
          <w:rFonts w:ascii="Courier New" w:eastAsia="Times New Roman" w:hAnsi="Courier New" w:cs="Courier New"/>
          <w:color w:val="333333"/>
          <w:sz w:val="20"/>
          <w:szCs w:val="20"/>
        </w:rPr>
        <w:t>)</w:t>
      </w:r>
    </w:p>
    <w:p w14:paraId="0F62739D"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temp_</w:t>
      </w:r>
      <w:proofErr w:type="gramStart"/>
      <w:r w:rsidRPr="00EC0D7D">
        <w:rPr>
          <w:rFonts w:ascii="Courier New" w:eastAsia="Times New Roman" w:hAnsi="Courier New" w:cs="Courier New"/>
          <w:color w:val="333333"/>
          <w:sz w:val="20"/>
          <w:szCs w:val="20"/>
        </w:rPr>
        <w:t>probe.setEnabled</w:t>
      </w:r>
      <w:proofErr w:type="spellEnd"/>
      <w:proofErr w:type="gramEnd"/>
      <w:r w:rsidRPr="00EC0D7D">
        <w:rPr>
          <w:rFonts w:ascii="Courier New" w:eastAsia="Times New Roman" w:hAnsi="Courier New" w:cs="Courier New"/>
          <w:color w:val="333333"/>
          <w:sz w:val="20"/>
          <w:szCs w:val="20"/>
        </w:rPr>
        <w:t>(False)</w:t>
      </w:r>
    </w:p>
    <w:p w14:paraId="4EFA131F"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EC0D7D">
        <w:rPr>
          <w:rFonts w:ascii="Courier New" w:eastAsia="Times New Roman" w:hAnsi="Courier New" w:cs="Courier New"/>
          <w:color w:val="333333"/>
          <w:sz w:val="20"/>
          <w:szCs w:val="20"/>
        </w:rPr>
        <w:t xml:space="preserve">    </w:t>
      </w:r>
      <w:proofErr w:type="spellStart"/>
      <w:r w:rsidRPr="00EC0D7D">
        <w:rPr>
          <w:rFonts w:ascii="Courier New" w:eastAsia="Times New Roman" w:hAnsi="Courier New" w:cs="Courier New"/>
          <w:color w:val="333333"/>
          <w:sz w:val="20"/>
          <w:szCs w:val="20"/>
        </w:rPr>
        <w:t>temp_</w:t>
      </w:r>
      <w:proofErr w:type="gramStart"/>
      <w:r w:rsidRPr="00EC0D7D">
        <w:rPr>
          <w:rFonts w:ascii="Courier New" w:eastAsia="Times New Roman" w:hAnsi="Courier New" w:cs="Courier New"/>
          <w:color w:val="333333"/>
          <w:sz w:val="20"/>
          <w:szCs w:val="20"/>
        </w:rPr>
        <w:t>probe.join</w:t>
      </w:r>
      <w:proofErr w:type="spellEnd"/>
      <w:proofErr w:type="gramEnd"/>
      <w:r w:rsidRPr="00EC0D7D">
        <w:rPr>
          <w:rFonts w:ascii="Courier New" w:eastAsia="Times New Roman" w:hAnsi="Courier New" w:cs="Courier New"/>
          <w:color w:val="333333"/>
          <w:sz w:val="20"/>
          <w:szCs w:val="20"/>
        </w:rPr>
        <w:t>()</w:t>
      </w:r>
    </w:p>
    <w:p w14:paraId="6ABC5D5F" w14:textId="77777777" w:rsidR="00EC0D7D" w:rsidRPr="00EC0D7D" w:rsidRDefault="00EC0D7D" w:rsidP="00EC0D7D">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5756E438" w14:textId="77777777" w:rsidR="00EC0D7D" w:rsidRPr="00EC0D7D" w:rsidRDefault="00EC0D7D" w:rsidP="00EC0D7D">
      <w:pPr>
        <w:shd w:val="clear" w:color="auto" w:fill="FEFDFA"/>
        <w:spacing w:after="0" w:line="240" w:lineRule="auto"/>
        <w:outlineLvl w:val="3"/>
        <w:rPr>
          <w:rFonts w:ascii="Georgia" w:eastAsia="Times New Roman" w:hAnsi="Georgia" w:cs="Arial"/>
          <w:b/>
          <w:bCs/>
          <w:color w:val="D52A33"/>
          <w:sz w:val="33"/>
          <w:szCs w:val="33"/>
        </w:rPr>
      </w:pPr>
      <w:r w:rsidRPr="00EC0D7D">
        <w:rPr>
          <w:rFonts w:ascii="Georgia" w:eastAsia="Times New Roman" w:hAnsi="Georgia" w:cs="Arial"/>
          <w:b/>
          <w:bCs/>
          <w:color w:val="D52A33"/>
          <w:sz w:val="33"/>
          <w:szCs w:val="33"/>
        </w:rPr>
        <w:t>Now run it!</w:t>
      </w:r>
    </w:p>
    <w:p w14:paraId="3B7E28F6" w14:textId="77777777" w:rsidR="00EC0D7D" w:rsidRPr="00EC0D7D" w:rsidRDefault="00EC0D7D" w:rsidP="00EC0D7D">
      <w:pPr>
        <w:shd w:val="clear" w:color="auto" w:fill="FEFDFA"/>
        <w:spacing w:after="0" w:line="240" w:lineRule="auto"/>
        <w:outlineLvl w:val="3"/>
        <w:rPr>
          <w:rFonts w:ascii="Georgia" w:eastAsia="Times New Roman" w:hAnsi="Georgia" w:cs="Arial"/>
          <w:b/>
          <w:bCs/>
          <w:color w:val="D52A33"/>
          <w:sz w:val="33"/>
          <w:szCs w:val="33"/>
        </w:rPr>
      </w:pPr>
      <w:r w:rsidRPr="00EC0D7D">
        <w:rPr>
          <w:rFonts w:ascii="Georgia" w:eastAsia="Times New Roman" w:hAnsi="Georgia" w:cs="Arial"/>
          <w:b/>
          <w:bCs/>
          <w:color w:val="D52A33"/>
          <w:sz w:val="33"/>
          <w:szCs w:val="33"/>
        </w:rPr>
        <w:t xml:space="preserve">Setting up your Wonderware and </w:t>
      </w:r>
      <w:proofErr w:type="spellStart"/>
      <w:r w:rsidRPr="00EC0D7D">
        <w:rPr>
          <w:rFonts w:ascii="Georgia" w:eastAsia="Times New Roman" w:hAnsi="Georgia" w:cs="Arial"/>
          <w:b/>
          <w:bCs/>
          <w:color w:val="D52A33"/>
          <w:sz w:val="33"/>
          <w:szCs w:val="33"/>
        </w:rPr>
        <w:t>DAserver</w:t>
      </w:r>
      <w:proofErr w:type="spellEnd"/>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6120"/>
      </w:tblGrid>
      <w:tr w:rsidR="00EC0D7D" w:rsidRPr="00EC0D7D" w14:paraId="0EEC458B" w14:textId="77777777" w:rsidTr="00EC0D7D">
        <w:trPr>
          <w:tblCellSpacing w:w="0" w:type="dxa"/>
        </w:trPr>
        <w:tc>
          <w:tcPr>
            <w:tcW w:w="0" w:type="auto"/>
            <w:vAlign w:val="center"/>
            <w:hideMark/>
          </w:tcPr>
          <w:p w14:paraId="71F63F6E" w14:textId="34A2139D" w:rsidR="00EC0D7D" w:rsidRPr="00EC0D7D" w:rsidRDefault="00EC0D7D" w:rsidP="00EC0D7D">
            <w:pPr>
              <w:spacing w:after="0" w:line="240" w:lineRule="auto"/>
              <w:jc w:val="center"/>
              <w:rPr>
                <w:rFonts w:ascii="Times New Roman" w:eastAsia="Times New Roman" w:hAnsi="Times New Roman" w:cs="Times New Roman"/>
                <w:sz w:val="24"/>
                <w:szCs w:val="24"/>
              </w:rPr>
            </w:pPr>
            <w:r w:rsidRPr="00EC0D7D">
              <w:rPr>
                <w:rFonts w:ascii="Times New Roman" w:eastAsia="Times New Roman" w:hAnsi="Times New Roman" w:cs="Times New Roman"/>
                <w:noProof/>
                <w:color w:val="D52A33"/>
                <w:sz w:val="24"/>
                <w:szCs w:val="24"/>
              </w:rPr>
              <w:drawing>
                <wp:inline distT="0" distB="0" distL="0" distR="0" wp14:anchorId="61AC6FFA" wp14:editId="5E671BCB">
                  <wp:extent cx="3810000" cy="2575560"/>
                  <wp:effectExtent l="0" t="0" r="0" b="0"/>
                  <wp:docPr id="39" name="Picture 39">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10000" cy="2575560"/>
                          </a:xfrm>
                          <a:prstGeom prst="rect">
                            <a:avLst/>
                          </a:prstGeom>
                          <a:noFill/>
                          <a:ln>
                            <a:noFill/>
                          </a:ln>
                        </pic:spPr>
                      </pic:pic>
                    </a:graphicData>
                  </a:graphic>
                </wp:inline>
              </w:drawing>
            </w:r>
          </w:p>
        </w:tc>
      </w:tr>
      <w:tr w:rsidR="00EC0D7D" w:rsidRPr="00EC0D7D" w14:paraId="0FF4B01E" w14:textId="77777777" w:rsidTr="00EC0D7D">
        <w:trPr>
          <w:tblCellSpacing w:w="0" w:type="dxa"/>
        </w:trPr>
        <w:tc>
          <w:tcPr>
            <w:tcW w:w="0" w:type="auto"/>
            <w:vAlign w:val="center"/>
            <w:hideMark/>
          </w:tcPr>
          <w:p w14:paraId="19348C3D" w14:textId="77777777" w:rsidR="00EC0D7D" w:rsidRPr="00EC0D7D" w:rsidRDefault="00EC0D7D" w:rsidP="00EC0D7D">
            <w:pPr>
              <w:spacing w:after="0" w:line="240" w:lineRule="auto"/>
              <w:jc w:val="center"/>
              <w:rPr>
                <w:rFonts w:ascii="Times New Roman" w:eastAsia="Times New Roman" w:hAnsi="Times New Roman" w:cs="Times New Roman"/>
                <w:sz w:val="16"/>
                <w:szCs w:val="16"/>
              </w:rPr>
            </w:pPr>
            <w:r w:rsidRPr="00EC0D7D">
              <w:rPr>
                <w:rFonts w:ascii="Times New Roman" w:eastAsia="Times New Roman" w:hAnsi="Times New Roman" w:cs="Times New Roman"/>
                <w:sz w:val="24"/>
                <w:szCs w:val="24"/>
              </w:rPr>
              <w:t>Add a S7Cp device</w:t>
            </w:r>
          </w:p>
        </w:tc>
      </w:tr>
    </w:tbl>
    <w:p w14:paraId="39152BF7" w14:textId="77777777" w:rsidR="00EC0D7D" w:rsidRPr="00EC0D7D" w:rsidRDefault="00EC0D7D" w:rsidP="00EC0D7D">
      <w:pPr>
        <w:shd w:val="clear" w:color="auto" w:fill="FEFDFA"/>
        <w:spacing w:after="0" w:line="240" w:lineRule="auto"/>
        <w:rPr>
          <w:rFonts w:ascii="Arial" w:eastAsia="Times New Roman" w:hAnsi="Arial" w:cs="Arial"/>
          <w:vanish/>
          <w:color w:val="333333"/>
          <w:sz w:val="20"/>
          <w:szCs w:val="20"/>
        </w:rPr>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6120"/>
      </w:tblGrid>
      <w:tr w:rsidR="00EC0D7D" w:rsidRPr="00EC0D7D" w14:paraId="6AA25C40" w14:textId="77777777" w:rsidTr="00EC0D7D">
        <w:trPr>
          <w:tblCellSpacing w:w="0" w:type="dxa"/>
          <w:jc w:val="center"/>
        </w:trPr>
        <w:tc>
          <w:tcPr>
            <w:tcW w:w="0" w:type="auto"/>
            <w:vAlign w:val="center"/>
            <w:hideMark/>
          </w:tcPr>
          <w:p w14:paraId="7C447DFD" w14:textId="3A1CF6DE" w:rsidR="00EC0D7D" w:rsidRPr="00EC0D7D" w:rsidRDefault="00EC0D7D" w:rsidP="00EC0D7D">
            <w:pPr>
              <w:spacing w:after="0" w:line="240" w:lineRule="auto"/>
              <w:jc w:val="center"/>
              <w:rPr>
                <w:rFonts w:ascii="Times New Roman" w:eastAsia="Times New Roman" w:hAnsi="Times New Roman" w:cs="Times New Roman"/>
                <w:sz w:val="24"/>
                <w:szCs w:val="24"/>
              </w:rPr>
            </w:pPr>
            <w:r w:rsidRPr="00EC0D7D">
              <w:rPr>
                <w:rFonts w:ascii="Times New Roman" w:eastAsia="Times New Roman" w:hAnsi="Times New Roman" w:cs="Times New Roman"/>
                <w:noProof/>
                <w:color w:val="D52A33"/>
                <w:sz w:val="24"/>
                <w:szCs w:val="24"/>
              </w:rPr>
              <w:lastRenderedPageBreak/>
              <w:drawing>
                <wp:inline distT="0" distB="0" distL="0" distR="0" wp14:anchorId="2F50AE9A" wp14:editId="564BEF02">
                  <wp:extent cx="3810000" cy="3566160"/>
                  <wp:effectExtent l="0" t="0" r="0" b="0"/>
                  <wp:docPr id="38" name="Picture 38">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10000" cy="3566160"/>
                          </a:xfrm>
                          <a:prstGeom prst="rect">
                            <a:avLst/>
                          </a:prstGeom>
                          <a:noFill/>
                          <a:ln>
                            <a:noFill/>
                          </a:ln>
                        </pic:spPr>
                      </pic:pic>
                    </a:graphicData>
                  </a:graphic>
                </wp:inline>
              </w:drawing>
            </w:r>
          </w:p>
        </w:tc>
      </w:tr>
      <w:tr w:rsidR="00EC0D7D" w:rsidRPr="00EC0D7D" w14:paraId="07D88E2E" w14:textId="77777777" w:rsidTr="00EC0D7D">
        <w:trPr>
          <w:tblCellSpacing w:w="0" w:type="dxa"/>
          <w:jc w:val="center"/>
        </w:trPr>
        <w:tc>
          <w:tcPr>
            <w:tcW w:w="0" w:type="auto"/>
            <w:vAlign w:val="center"/>
            <w:hideMark/>
          </w:tcPr>
          <w:p w14:paraId="71BA0180" w14:textId="77777777" w:rsidR="00EC0D7D" w:rsidRPr="00EC0D7D" w:rsidRDefault="00EC0D7D" w:rsidP="00EC0D7D">
            <w:pPr>
              <w:spacing w:after="0" w:line="240" w:lineRule="auto"/>
              <w:jc w:val="center"/>
              <w:rPr>
                <w:rFonts w:ascii="Times New Roman" w:eastAsia="Times New Roman" w:hAnsi="Times New Roman" w:cs="Times New Roman"/>
                <w:sz w:val="16"/>
                <w:szCs w:val="16"/>
              </w:rPr>
            </w:pPr>
            <w:r w:rsidRPr="00EC0D7D">
              <w:rPr>
                <w:rFonts w:ascii="Times New Roman" w:eastAsia="Times New Roman" w:hAnsi="Times New Roman" w:cs="Times New Roman"/>
                <w:sz w:val="24"/>
                <w:szCs w:val="24"/>
              </w:rPr>
              <w:t>Put in the Ip Address of your Raspberry pi</w:t>
            </w:r>
          </w:p>
        </w:tc>
      </w:tr>
    </w:tbl>
    <w:p w14:paraId="19D325CC" w14:textId="77777777" w:rsidR="00EC0D7D" w:rsidRPr="00EC0D7D" w:rsidRDefault="00EC0D7D" w:rsidP="00EC0D7D">
      <w:pPr>
        <w:shd w:val="clear" w:color="auto" w:fill="FEFDFA"/>
        <w:spacing w:after="240" w:line="240" w:lineRule="auto"/>
        <w:rPr>
          <w:rFonts w:ascii="Arial" w:eastAsia="Times New Roman" w:hAnsi="Arial" w:cs="Arial"/>
          <w:color w:val="333333"/>
          <w:sz w:val="20"/>
          <w:szCs w:val="20"/>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6120"/>
      </w:tblGrid>
      <w:tr w:rsidR="00EC0D7D" w:rsidRPr="00EC0D7D" w14:paraId="2CBEECCF" w14:textId="77777777" w:rsidTr="00EC0D7D">
        <w:trPr>
          <w:tblCellSpacing w:w="0" w:type="dxa"/>
        </w:trPr>
        <w:tc>
          <w:tcPr>
            <w:tcW w:w="0" w:type="auto"/>
            <w:vAlign w:val="center"/>
            <w:hideMark/>
          </w:tcPr>
          <w:p w14:paraId="545DC798" w14:textId="2BD621EF" w:rsidR="00EC0D7D" w:rsidRPr="00EC0D7D" w:rsidRDefault="00EC0D7D" w:rsidP="00EC0D7D">
            <w:pPr>
              <w:spacing w:after="240" w:line="240" w:lineRule="auto"/>
              <w:jc w:val="center"/>
              <w:rPr>
                <w:rFonts w:ascii="Times New Roman" w:eastAsia="Times New Roman" w:hAnsi="Times New Roman" w:cs="Times New Roman"/>
                <w:sz w:val="24"/>
                <w:szCs w:val="24"/>
              </w:rPr>
            </w:pPr>
            <w:r w:rsidRPr="00EC0D7D">
              <w:rPr>
                <w:rFonts w:ascii="Times New Roman" w:eastAsia="Times New Roman" w:hAnsi="Times New Roman" w:cs="Times New Roman"/>
                <w:noProof/>
                <w:color w:val="D52A33"/>
                <w:sz w:val="24"/>
                <w:szCs w:val="24"/>
              </w:rPr>
              <w:drawing>
                <wp:inline distT="0" distB="0" distL="0" distR="0" wp14:anchorId="4547092F" wp14:editId="1DC1B8AA">
                  <wp:extent cx="3810000" cy="3581400"/>
                  <wp:effectExtent l="0" t="0" r="0" b="0"/>
                  <wp:docPr id="37" name="Picture 37">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10000" cy="3581400"/>
                          </a:xfrm>
                          <a:prstGeom prst="rect">
                            <a:avLst/>
                          </a:prstGeom>
                          <a:noFill/>
                          <a:ln>
                            <a:noFill/>
                          </a:ln>
                        </pic:spPr>
                      </pic:pic>
                    </a:graphicData>
                  </a:graphic>
                </wp:inline>
              </w:drawing>
            </w:r>
          </w:p>
        </w:tc>
      </w:tr>
      <w:tr w:rsidR="00EC0D7D" w:rsidRPr="00EC0D7D" w14:paraId="24F41A8F" w14:textId="77777777" w:rsidTr="00EC0D7D">
        <w:trPr>
          <w:tblCellSpacing w:w="0" w:type="dxa"/>
        </w:trPr>
        <w:tc>
          <w:tcPr>
            <w:tcW w:w="0" w:type="auto"/>
            <w:vAlign w:val="center"/>
            <w:hideMark/>
          </w:tcPr>
          <w:p w14:paraId="338F8BD4" w14:textId="77777777" w:rsidR="00EC0D7D" w:rsidRPr="00EC0D7D" w:rsidRDefault="00EC0D7D" w:rsidP="00EC0D7D">
            <w:pPr>
              <w:spacing w:after="240" w:line="240" w:lineRule="auto"/>
              <w:jc w:val="center"/>
              <w:rPr>
                <w:rFonts w:ascii="Times New Roman" w:eastAsia="Times New Roman" w:hAnsi="Times New Roman" w:cs="Times New Roman"/>
                <w:sz w:val="16"/>
                <w:szCs w:val="16"/>
              </w:rPr>
            </w:pPr>
            <w:r w:rsidRPr="00EC0D7D">
              <w:rPr>
                <w:rFonts w:ascii="Times New Roman" w:eastAsia="Times New Roman" w:hAnsi="Times New Roman" w:cs="Times New Roman"/>
                <w:sz w:val="24"/>
                <w:szCs w:val="24"/>
              </w:rPr>
              <w:lastRenderedPageBreak/>
              <w:t>Create a device group.  I called mine Pi</w:t>
            </w:r>
          </w:p>
        </w:tc>
      </w:tr>
    </w:tbl>
    <w:p w14:paraId="43ABB1EC" w14:textId="77777777" w:rsidR="00EC0D7D" w:rsidRPr="00EC0D7D" w:rsidRDefault="00EC0D7D" w:rsidP="00EC0D7D">
      <w:pPr>
        <w:shd w:val="clear" w:color="auto" w:fill="FEFDFA"/>
        <w:spacing w:after="0" w:line="240" w:lineRule="auto"/>
        <w:rPr>
          <w:rFonts w:ascii="Arial" w:eastAsia="Times New Roman" w:hAnsi="Arial" w:cs="Arial"/>
          <w:color w:val="333333"/>
          <w:sz w:val="20"/>
          <w:szCs w:val="20"/>
        </w:rPr>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7645"/>
      </w:tblGrid>
      <w:tr w:rsidR="00EC0D7D" w:rsidRPr="00EC0D7D" w14:paraId="14A81FF5" w14:textId="77777777" w:rsidTr="00EC0D7D">
        <w:trPr>
          <w:tblCellSpacing w:w="0" w:type="dxa"/>
          <w:jc w:val="center"/>
        </w:trPr>
        <w:tc>
          <w:tcPr>
            <w:tcW w:w="0" w:type="auto"/>
            <w:vAlign w:val="center"/>
            <w:hideMark/>
          </w:tcPr>
          <w:p w14:paraId="2CD579A3" w14:textId="6E4FDB39" w:rsidR="00EC0D7D" w:rsidRPr="00EC0D7D" w:rsidRDefault="00EC0D7D" w:rsidP="00EC0D7D">
            <w:pPr>
              <w:spacing w:after="0" w:line="240" w:lineRule="auto"/>
              <w:jc w:val="center"/>
              <w:rPr>
                <w:rFonts w:ascii="Times New Roman" w:eastAsia="Times New Roman" w:hAnsi="Times New Roman" w:cs="Times New Roman"/>
                <w:sz w:val="24"/>
                <w:szCs w:val="24"/>
              </w:rPr>
            </w:pPr>
            <w:r w:rsidRPr="00EC0D7D">
              <w:rPr>
                <w:rFonts w:ascii="Times New Roman" w:eastAsia="Times New Roman" w:hAnsi="Times New Roman" w:cs="Times New Roman"/>
                <w:noProof/>
                <w:color w:val="D52A33"/>
                <w:sz w:val="24"/>
                <w:szCs w:val="24"/>
              </w:rPr>
              <w:drawing>
                <wp:inline distT="0" distB="0" distL="0" distR="0" wp14:anchorId="5138359A" wp14:editId="4D6672D3">
                  <wp:extent cx="3048000" cy="2926080"/>
                  <wp:effectExtent l="0" t="0" r="0" b="7620"/>
                  <wp:docPr id="36" name="Picture 36">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120"/>
                          </pic:cNvPr>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048000" cy="2926080"/>
                          </a:xfrm>
                          <a:prstGeom prst="rect">
                            <a:avLst/>
                          </a:prstGeom>
                          <a:noFill/>
                          <a:ln>
                            <a:noFill/>
                          </a:ln>
                        </pic:spPr>
                      </pic:pic>
                    </a:graphicData>
                  </a:graphic>
                </wp:inline>
              </w:drawing>
            </w:r>
          </w:p>
        </w:tc>
      </w:tr>
      <w:tr w:rsidR="00EC0D7D" w:rsidRPr="00EC0D7D" w14:paraId="4D8EECDE" w14:textId="77777777" w:rsidTr="00EC0D7D">
        <w:trPr>
          <w:tblCellSpacing w:w="0" w:type="dxa"/>
          <w:jc w:val="center"/>
        </w:trPr>
        <w:tc>
          <w:tcPr>
            <w:tcW w:w="0" w:type="auto"/>
            <w:vAlign w:val="center"/>
            <w:hideMark/>
          </w:tcPr>
          <w:p w14:paraId="10DEC742" w14:textId="77777777" w:rsidR="00EC0D7D" w:rsidRPr="00EC0D7D" w:rsidRDefault="00EC0D7D" w:rsidP="00EC0D7D">
            <w:pPr>
              <w:spacing w:after="0" w:line="240" w:lineRule="auto"/>
              <w:jc w:val="center"/>
              <w:rPr>
                <w:rFonts w:ascii="Times New Roman" w:eastAsia="Times New Roman" w:hAnsi="Times New Roman" w:cs="Times New Roman"/>
                <w:sz w:val="16"/>
                <w:szCs w:val="16"/>
              </w:rPr>
            </w:pPr>
            <w:r w:rsidRPr="00EC0D7D">
              <w:rPr>
                <w:rFonts w:ascii="Times New Roman" w:eastAsia="Times New Roman" w:hAnsi="Times New Roman" w:cs="Times New Roman"/>
                <w:sz w:val="24"/>
                <w:szCs w:val="24"/>
              </w:rPr>
              <w:t>Add your device items. In this example we are doing temperature at IREAL67</w:t>
            </w:r>
          </w:p>
        </w:tc>
      </w:tr>
    </w:tbl>
    <w:p w14:paraId="7F21DBD5" w14:textId="77777777" w:rsidR="00EC0D7D" w:rsidRPr="00EC0D7D" w:rsidRDefault="00EC0D7D" w:rsidP="00EC0D7D">
      <w:pPr>
        <w:shd w:val="clear" w:color="auto" w:fill="FEFDFA"/>
        <w:spacing w:after="0" w:line="240" w:lineRule="auto"/>
        <w:rPr>
          <w:rFonts w:ascii="Arial" w:eastAsia="Times New Roman" w:hAnsi="Arial" w:cs="Arial"/>
          <w:color w:val="333333"/>
          <w:sz w:val="20"/>
          <w:szCs w:val="20"/>
        </w:rPr>
      </w:pP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4920"/>
      </w:tblGrid>
      <w:tr w:rsidR="00EC0D7D" w:rsidRPr="00EC0D7D" w14:paraId="5AEDD40D" w14:textId="77777777" w:rsidTr="00EC0D7D">
        <w:trPr>
          <w:tblCellSpacing w:w="0" w:type="dxa"/>
        </w:trPr>
        <w:tc>
          <w:tcPr>
            <w:tcW w:w="0" w:type="auto"/>
            <w:vAlign w:val="center"/>
            <w:hideMark/>
          </w:tcPr>
          <w:p w14:paraId="50FB7CC1" w14:textId="36739C14" w:rsidR="00EC0D7D" w:rsidRPr="00EC0D7D" w:rsidRDefault="00EC0D7D" w:rsidP="00EC0D7D">
            <w:pPr>
              <w:spacing w:after="0" w:line="240" w:lineRule="auto"/>
              <w:jc w:val="center"/>
              <w:rPr>
                <w:rFonts w:ascii="Times New Roman" w:eastAsia="Times New Roman" w:hAnsi="Times New Roman" w:cs="Times New Roman"/>
                <w:sz w:val="24"/>
                <w:szCs w:val="24"/>
              </w:rPr>
            </w:pPr>
            <w:r w:rsidRPr="00EC0D7D">
              <w:rPr>
                <w:rFonts w:ascii="Times New Roman" w:eastAsia="Times New Roman" w:hAnsi="Times New Roman" w:cs="Times New Roman"/>
                <w:noProof/>
                <w:color w:val="D52A33"/>
                <w:sz w:val="24"/>
                <w:szCs w:val="24"/>
              </w:rPr>
              <w:drawing>
                <wp:inline distT="0" distB="0" distL="0" distR="0" wp14:anchorId="746D3380" wp14:editId="1906D705">
                  <wp:extent cx="3048000" cy="1859280"/>
                  <wp:effectExtent l="0" t="0" r="0" b="7620"/>
                  <wp:docPr id="35" name="Picture 35">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122"/>
                          </pic:cNvPr>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048000" cy="1859280"/>
                          </a:xfrm>
                          <a:prstGeom prst="rect">
                            <a:avLst/>
                          </a:prstGeom>
                          <a:noFill/>
                          <a:ln>
                            <a:noFill/>
                          </a:ln>
                        </pic:spPr>
                      </pic:pic>
                    </a:graphicData>
                  </a:graphic>
                </wp:inline>
              </w:drawing>
            </w:r>
          </w:p>
        </w:tc>
      </w:tr>
      <w:tr w:rsidR="00EC0D7D" w:rsidRPr="00EC0D7D" w14:paraId="474F1E64" w14:textId="77777777" w:rsidTr="00EC0D7D">
        <w:trPr>
          <w:tblCellSpacing w:w="0" w:type="dxa"/>
        </w:trPr>
        <w:tc>
          <w:tcPr>
            <w:tcW w:w="0" w:type="auto"/>
            <w:vAlign w:val="center"/>
            <w:hideMark/>
          </w:tcPr>
          <w:p w14:paraId="70ECCBB0" w14:textId="77777777" w:rsidR="00EC0D7D" w:rsidRPr="00EC0D7D" w:rsidRDefault="00EC0D7D" w:rsidP="00EC0D7D">
            <w:pPr>
              <w:spacing w:after="0" w:line="240" w:lineRule="auto"/>
              <w:jc w:val="center"/>
              <w:rPr>
                <w:rFonts w:ascii="Times New Roman" w:eastAsia="Times New Roman" w:hAnsi="Times New Roman" w:cs="Times New Roman"/>
                <w:sz w:val="16"/>
                <w:szCs w:val="16"/>
              </w:rPr>
            </w:pPr>
            <w:r w:rsidRPr="00EC0D7D">
              <w:rPr>
                <w:rFonts w:ascii="Times New Roman" w:eastAsia="Times New Roman" w:hAnsi="Times New Roman" w:cs="Times New Roman"/>
                <w:sz w:val="16"/>
                <w:szCs w:val="16"/>
              </w:rPr>
              <w:t xml:space="preserve">Create an </w:t>
            </w:r>
            <w:proofErr w:type="gramStart"/>
            <w:r w:rsidRPr="00EC0D7D">
              <w:rPr>
                <w:rFonts w:ascii="Times New Roman" w:eastAsia="Times New Roman" w:hAnsi="Times New Roman" w:cs="Times New Roman"/>
                <w:sz w:val="16"/>
                <w:szCs w:val="16"/>
              </w:rPr>
              <w:t>Access  Name</w:t>
            </w:r>
            <w:proofErr w:type="gramEnd"/>
            <w:r w:rsidRPr="00EC0D7D">
              <w:rPr>
                <w:rFonts w:ascii="Times New Roman" w:eastAsia="Times New Roman" w:hAnsi="Times New Roman" w:cs="Times New Roman"/>
                <w:sz w:val="16"/>
                <w:szCs w:val="16"/>
              </w:rPr>
              <w:t xml:space="preserve"> in your </w:t>
            </w:r>
            <w:proofErr w:type="spellStart"/>
            <w:r w:rsidRPr="00EC0D7D">
              <w:rPr>
                <w:rFonts w:ascii="Times New Roman" w:eastAsia="Times New Roman" w:hAnsi="Times New Roman" w:cs="Times New Roman"/>
                <w:sz w:val="16"/>
                <w:szCs w:val="16"/>
              </w:rPr>
              <w:t>wonderware</w:t>
            </w:r>
            <w:proofErr w:type="spellEnd"/>
            <w:r w:rsidRPr="00EC0D7D">
              <w:rPr>
                <w:rFonts w:ascii="Times New Roman" w:eastAsia="Times New Roman" w:hAnsi="Times New Roman" w:cs="Times New Roman"/>
                <w:sz w:val="16"/>
                <w:szCs w:val="16"/>
              </w:rPr>
              <w:t>. I called mine Pi</w:t>
            </w:r>
          </w:p>
        </w:tc>
      </w:tr>
    </w:tbl>
    <w:p w14:paraId="414DBB1E" w14:textId="77777777" w:rsidR="00EC0D7D" w:rsidRPr="00EC0D7D" w:rsidRDefault="00EC0D7D" w:rsidP="00EC0D7D">
      <w:pPr>
        <w:shd w:val="clear" w:color="auto" w:fill="FEFDFA"/>
        <w:spacing w:after="0" w:line="240" w:lineRule="auto"/>
        <w:rPr>
          <w:rFonts w:ascii="Arial" w:eastAsia="Times New Roman" w:hAnsi="Arial" w:cs="Arial"/>
          <w:vanish/>
          <w:color w:val="333333"/>
          <w:sz w:val="20"/>
          <w:szCs w:val="20"/>
        </w:rPr>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4920"/>
      </w:tblGrid>
      <w:tr w:rsidR="00EC0D7D" w:rsidRPr="00EC0D7D" w14:paraId="33043F2B" w14:textId="77777777" w:rsidTr="00EC0D7D">
        <w:trPr>
          <w:tblCellSpacing w:w="0" w:type="dxa"/>
          <w:jc w:val="center"/>
        </w:trPr>
        <w:tc>
          <w:tcPr>
            <w:tcW w:w="0" w:type="auto"/>
            <w:vAlign w:val="center"/>
            <w:hideMark/>
          </w:tcPr>
          <w:p w14:paraId="5E10511A" w14:textId="5CB37E47" w:rsidR="00EC0D7D" w:rsidRPr="00EC0D7D" w:rsidRDefault="00EC0D7D" w:rsidP="00EC0D7D">
            <w:pPr>
              <w:spacing w:after="0" w:line="240" w:lineRule="auto"/>
              <w:jc w:val="center"/>
              <w:rPr>
                <w:rFonts w:ascii="Times New Roman" w:eastAsia="Times New Roman" w:hAnsi="Times New Roman" w:cs="Times New Roman"/>
                <w:sz w:val="24"/>
                <w:szCs w:val="24"/>
              </w:rPr>
            </w:pPr>
            <w:r w:rsidRPr="00EC0D7D">
              <w:rPr>
                <w:rFonts w:ascii="Times New Roman" w:eastAsia="Times New Roman" w:hAnsi="Times New Roman" w:cs="Times New Roman"/>
                <w:noProof/>
                <w:color w:val="D52A33"/>
                <w:sz w:val="24"/>
                <w:szCs w:val="24"/>
              </w:rPr>
              <w:lastRenderedPageBreak/>
              <w:drawing>
                <wp:inline distT="0" distB="0" distL="0" distR="0" wp14:anchorId="1C5DBE8C" wp14:editId="1A7D8712">
                  <wp:extent cx="3048000" cy="2278380"/>
                  <wp:effectExtent l="0" t="0" r="0" b="7620"/>
                  <wp:docPr id="34" name="Picture 34">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48000" cy="2278380"/>
                          </a:xfrm>
                          <a:prstGeom prst="rect">
                            <a:avLst/>
                          </a:prstGeom>
                          <a:noFill/>
                          <a:ln>
                            <a:noFill/>
                          </a:ln>
                        </pic:spPr>
                      </pic:pic>
                    </a:graphicData>
                  </a:graphic>
                </wp:inline>
              </w:drawing>
            </w:r>
          </w:p>
        </w:tc>
      </w:tr>
      <w:tr w:rsidR="00EC0D7D" w:rsidRPr="00EC0D7D" w14:paraId="7D9473A2" w14:textId="77777777" w:rsidTr="00EC0D7D">
        <w:trPr>
          <w:tblCellSpacing w:w="0" w:type="dxa"/>
          <w:jc w:val="center"/>
        </w:trPr>
        <w:tc>
          <w:tcPr>
            <w:tcW w:w="0" w:type="auto"/>
            <w:vAlign w:val="center"/>
            <w:hideMark/>
          </w:tcPr>
          <w:p w14:paraId="44F81D9A" w14:textId="77777777" w:rsidR="00EC0D7D" w:rsidRPr="00EC0D7D" w:rsidRDefault="00EC0D7D" w:rsidP="00EC0D7D">
            <w:pPr>
              <w:spacing w:after="0" w:line="240" w:lineRule="auto"/>
              <w:jc w:val="center"/>
              <w:rPr>
                <w:rFonts w:ascii="Times New Roman" w:eastAsia="Times New Roman" w:hAnsi="Times New Roman" w:cs="Times New Roman"/>
                <w:sz w:val="16"/>
                <w:szCs w:val="16"/>
              </w:rPr>
            </w:pPr>
          </w:p>
        </w:tc>
      </w:tr>
    </w:tbl>
    <w:p w14:paraId="43251420" w14:textId="77777777" w:rsidR="00EC0D7D" w:rsidRPr="00EC0D7D" w:rsidRDefault="00EC0D7D" w:rsidP="00EC0D7D">
      <w:pPr>
        <w:shd w:val="clear" w:color="auto" w:fill="FEFDFA"/>
        <w:spacing w:after="0" w:line="240" w:lineRule="auto"/>
        <w:rPr>
          <w:rFonts w:ascii="Arial" w:eastAsia="Times New Roman" w:hAnsi="Arial" w:cs="Arial"/>
          <w:vanish/>
          <w:color w:val="333333"/>
          <w:sz w:val="20"/>
          <w:szCs w:val="20"/>
        </w:rPr>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6218"/>
      </w:tblGrid>
      <w:tr w:rsidR="00EC0D7D" w:rsidRPr="00EC0D7D" w14:paraId="10066D03" w14:textId="77777777" w:rsidTr="00EC0D7D">
        <w:trPr>
          <w:tblCellSpacing w:w="0" w:type="dxa"/>
          <w:jc w:val="center"/>
        </w:trPr>
        <w:tc>
          <w:tcPr>
            <w:tcW w:w="0" w:type="auto"/>
            <w:vAlign w:val="center"/>
            <w:hideMark/>
          </w:tcPr>
          <w:p w14:paraId="0081D649" w14:textId="618AE065" w:rsidR="00EC0D7D" w:rsidRPr="00EC0D7D" w:rsidRDefault="00EC0D7D" w:rsidP="00EC0D7D">
            <w:pPr>
              <w:spacing w:after="0" w:line="240" w:lineRule="auto"/>
              <w:jc w:val="center"/>
              <w:rPr>
                <w:rFonts w:ascii="Times New Roman" w:eastAsia="Times New Roman" w:hAnsi="Times New Roman" w:cs="Times New Roman"/>
                <w:sz w:val="24"/>
                <w:szCs w:val="24"/>
              </w:rPr>
            </w:pPr>
            <w:r w:rsidRPr="00EC0D7D">
              <w:rPr>
                <w:rFonts w:ascii="Times New Roman" w:eastAsia="Times New Roman" w:hAnsi="Times New Roman" w:cs="Times New Roman"/>
                <w:noProof/>
                <w:color w:val="D52A33"/>
                <w:sz w:val="24"/>
                <w:szCs w:val="24"/>
              </w:rPr>
              <w:drawing>
                <wp:inline distT="0" distB="0" distL="0" distR="0" wp14:anchorId="5363BCE0" wp14:editId="63236FF4">
                  <wp:extent cx="3048000" cy="1638300"/>
                  <wp:effectExtent l="0" t="0" r="0" b="0"/>
                  <wp:docPr id="33" name="Picture 33">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0" cy="1638300"/>
                          </a:xfrm>
                          <a:prstGeom prst="rect">
                            <a:avLst/>
                          </a:prstGeom>
                          <a:noFill/>
                          <a:ln>
                            <a:noFill/>
                          </a:ln>
                        </pic:spPr>
                      </pic:pic>
                    </a:graphicData>
                  </a:graphic>
                </wp:inline>
              </w:drawing>
            </w:r>
          </w:p>
        </w:tc>
      </w:tr>
      <w:tr w:rsidR="00EC0D7D" w:rsidRPr="00EC0D7D" w14:paraId="0BE09A85" w14:textId="77777777" w:rsidTr="00EC0D7D">
        <w:trPr>
          <w:tblCellSpacing w:w="0" w:type="dxa"/>
          <w:jc w:val="center"/>
        </w:trPr>
        <w:tc>
          <w:tcPr>
            <w:tcW w:w="0" w:type="auto"/>
            <w:vAlign w:val="center"/>
            <w:hideMark/>
          </w:tcPr>
          <w:p w14:paraId="6190D24C" w14:textId="77777777" w:rsidR="00EC0D7D" w:rsidRPr="00EC0D7D" w:rsidRDefault="00EC0D7D" w:rsidP="00EC0D7D">
            <w:pPr>
              <w:spacing w:after="0" w:line="240" w:lineRule="auto"/>
              <w:jc w:val="center"/>
              <w:rPr>
                <w:rFonts w:ascii="Times New Roman" w:eastAsia="Times New Roman" w:hAnsi="Times New Roman" w:cs="Times New Roman"/>
                <w:sz w:val="16"/>
                <w:szCs w:val="16"/>
              </w:rPr>
            </w:pPr>
            <w:r w:rsidRPr="00EC0D7D">
              <w:rPr>
                <w:rFonts w:ascii="Times New Roman" w:eastAsia="Times New Roman" w:hAnsi="Times New Roman" w:cs="Times New Roman"/>
                <w:b/>
                <w:bCs/>
                <w:sz w:val="24"/>
                <w:szCs w:val="24"/>
              </w:rPr>
              <w:t xml:space="preserve">Create a </w:t>
            </w:r>
            <w:proofErr w:type="spellStart"/>
            <w:r w:rsidRPr="00EC0D7D">
              <w:rPr>
                <w:rFonts w:ascii="Times New Roman" w:eastAsia="Times New Roman" w:hAnsi="Times New Roman" w:cs="Times New Roman"/>
                <w:b/>
                <w:bCs/>
                <w:sz w:val="24"/>
                <w:szCs w:val="24"/>
              </w:rPr>
              <w:t>tagname</w:t>
            </w:r>
            <w:proofErr w:type="spellEnd"/>
            <w:r w:rsidRPr="00EC0D7D">
              <w:rPr>
                <w:rFonts w:ascii="Times New Roman" w:eastAsia="Times New Roman" w:hAnsi="Times New Roman" w:cs="Times New Roman"/>
                <w:b/>
                <w:bCs/>
                <w:sz w:val="24"/>
                <w:szCs w:val="24"/>
              </w:rPr>
              <w:t xml:space="preserve"> and reference it to our Temperature item</w:t>
            </w:r>
          </w:p>
        </w:tc>
      </w:tr>
    </w:tbl>
    <w:p w14:paraId="4294A780" w14:textId="77777777" w:rsidR="00EC0D7D" w:rsidRPr="00EC0D7D" w:rsidRDefault="00EC0D7D" w:rsidP="00EC0D7D">
      <w:pPr>
        <w:shd w:val="clear" w:color="auto" w:fill="FEFDFA"/>
        <w:spacing w:after="0" w:line="240" w:lineRule="auto"/>
        <w:rPr>
          <w:rFonts w:ascii="Arial" w:eastAsia="Times New Roman" w:hAnsi="Arial" w:cs="Arial"/>
          <w:color w:val="333333"/>
          <w:sz w:val="20"/>
          <w:szCs w:val="20"/>
        </w:rPr>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4920"/>
      </w:tblGrid>
      <w:tr w:rsidR="00EC0D7D" w:rsidRPr="00EC0D7D" w14:paraId="53653F81" w14:textId="77777777" w:rsidTr="00EC0D7D">
        <w:trPr>
          <w:tblCellSpacing w:w="0" w:type="dxa"/>
          <w:jc w:val="center"/>
        </w:trPr>
        <w:tc>
          <w:tcPr>
            <w:tcW w:w="0" w:type="auto"/>
            <w:vAlign w:val="center"/>
            <w:hideMark/>
          </w:tcPr>
          <w:p w14:paraId="5BEAA267" w14:textId="62B7A62C" w:rsidR="00EC0D7D" w:rsidRPr="00EC0D7D" w:rsidRDefault="00EC0D7D" w:rsidP="00EC0D7D">
            <w:pPr>
              <w:spacing w:after="0" w:line="240" w:lineRule="auto"/>
              <w:jc w:val="center"/>
              <w:rPr>
                <w:rFonts w:ascii="Times New Roman" w:eastAsia="Times New Roman" w:hAnsi="Times New Roman" w:cs="Times New Roman"/>
                <w:sz w:val="24"/>
                <w:szCs w:val="24"/>
              </w:rPr>
            </w:pPr>
            <w:r w:rsidRPr="00EC0D7D">
              <w:rPr>
                <w:rFonts w:ascii="Times New Roman" w:eastAsia="Times New Roman" w:hAnsi="Times New Roman" w:cs="Times New Roman"/>
                <w:noProof/>
                <w:color w:val="D52A33"/>
                <w:sz w:val="24"/>
                <w:szCs w:val="24"/>
              </w:rPr>
              <w:drawing>
                <wp:inline distT="0" distB="0" distL="0" distR="0" wp14:anchorId="3451CA2C" wp14:editId="7FBBCD15">
                  <wp:extent cx="3048000" cy="1775460"/>
                  <wp:effectExtent l="0" t="0" r="0" b="0"/>
                  <wp:docPr id="32" name="Picture 32">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48000" cy="1775460"/>
                          </a:xfrm>
                          <a:prstGeom prst="rect">
                            <a:avLst/>
                          </a:prstGeom>
                          <a:noFill/>
                          <a:ln>
                            <a:noFill/>
                          </a:ln>
                        </pic:spPr>
                      </pic:pic>
                    </a:graphicData>
                  </a:graphic>
                </wp:inline>
              </w:drawing>
            </w:r>
          </w:p>
        </w:tc>
      </w:tr>
      <w:tr w:rsidR="00EC0D7D" w:rsidRPr="00EC0D7D" w14:paraId="7934E679" w14:textId="77777777" w:rsidTr="00EC0D7D">
        <w:trPr>
          <w:tblCellSpacing w:w="0" w:type="dxa"/>
          <w:jc w:val="center"/>
        </w:trPr>
        <w:tc>
          <w:tcPr>
            <w:tcW w:w="0" w:type="auto"/>
            <w:vAlign w:val="center"/>
            <w:hideMark/>
          </w:tcPr>
          <w:p w14:paraId="6E421BE4" w14:textId="77777777" w:rsidR="00EC0D7D" w:rsidRPr="00EC0D7D" w:rsidRDefault="00EC0D7D" w:rsidP="00EC0D7D">
            <w:pPr>
              <w:spacing w:after="0" w:line="240" w:lineRule="auto"/>
              <w:jc w:val="center"/>
              <w:rPr>
                <w:rFonts w:ascii="Times New Roman" w:eastAsia="Times New Roman" w:hAnsi="Times New Roman" w:cs="Times New Roman"/>
                <w:sz w:val="16"/>
                <w:szCs w:val="16"/>
              </w:rPr>
            </w:pPr>
            <w:r w:rsidRPr="00EC0D7D">
              <w:rPr>
                <w:rFonts w:ascii="Times New Roman" w:eastAsia="Times New Roman" w:hAnsi="Times New Roman" w:cs="Times New Roman"/>
                <w:sz w:val="24"/>
                <w:szCs w:val="24"/>
              </w:rPr>
              <w:t xml:space="preserve">attach your </w:t>
            </w:r>
            <w:proofErr w:type="spellStart"/>
            <w:r w:rsidRPr="00EC0D7D">
              <w:rPr>
                <w:rFonts w:ascii="Times New Roman" w:eastAsia="Times New Roman" w:hAnsi="Times New Roman" w:cs="Times New Roman"/>
                <w:sz w:val="24"/>
                <w:szCs w:val="24"/>
              </w:rPr>
              <w:t>tagname</w:t>
            </w:r>
            <w:proofErr w:type="spellEnd"/>
            <w:r w:rsidRPr="00EC0D7D">
              <w:rPr>
                <w:rFonts w:ascii="Times New Roman" w:eastAsia="Times New Roman" w:hAnsi="Times New Roman" w:cs="Times New Roman"/>
                <w:sz w:val="24"/>
                <w:szCs w:val="24"/>
              </w:rPr>
              <w:t xml:space="preserve"> to a text field</w:t>
            </w:r>
          </w:p>
        </w:tc>
      </w:tr>
    </w:tbl>
    <w:p w14:paraId="7D7A987B" w14:textId="77777777" w:rsidR="00EC0D7D" w:rsidRPr="00EC0D7D" w:rsidRDefault="00EC0D7D" w:rsidP="00EC0D7D">
      <w:pPr>
        <w:shd w:val="clear" w:color="auto" w:fill="FEFDFA"/>
        <w:spacing w:after="0" w:line="240" w:lineRule="auto"/>
        <w:rPr>
          <w:rFonts w:ascii="Arial" w:eastAsia="Times New Roman" w:hAnsi="Arial" w:cs="Arial"/>
          <w:color w:val="333333"/>
          <w:sz w:val="20"/>
          <w:szCs w:val="20"/>
        </w:rPr>
      </w:pPr>
    </w:p>
    <w:p w14:paraId="63388F82" w14:textId="734D69FE" w:rsidR="00EC0D7D" w:rsidRPr="00EC0D7D" w:rsidRDefault="00EC0D7D" w:rsidP="00EC0D7D">
      <w:pPr>
        <w:shd w:val="clear" w:color="auto" w:fill="FEFDFA"/>
        <w:spacing w:after="0" w:line="240" w:lineRule="auto"/>
        <w:jc w:val="center"/>
        <w:rPr>
          <w:rFonts w:ascii="Arial" w:eastAsia="Times New Roman" w:hAnsi="Arial" w:cs="Arial"/>
          <w:color w:val="333333"/>
          <w:sz w:val="20"/>
          <w:szCs w:val="20"/>
        </w:rPr>
      </w:pPr>
      <w:r w:rsidRPr="00EC0D7D">
        <w:rPr>
          <w:rFonts w:ascii="Arial" w:eastAsia="Times New Roman" w:hAnsi="Arial" w:cs="Arial"/>
          <w:noProof/>
          <w:color w:val="D52A33"/>
          <w:sz w:val="20"/>
          <w:szCs w:val="20"/>
        </w:rPr>
        <w:lastRenderedPageBreak/>
        <w:drawing>
          <wp:inline distT="0" distB="0" distL="0" distR="0" wp14:anchorId="40C5C9EF" wp14:editId="5628B8FB">
            <wp:extent cx="5943600" cy="2154555"/>
            <wp:effectExtent l="0" t="0" r="0" b="0"/>
            <wp:docPr id="31" name="Picture 31">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154555"/>
                    </a:xfrm>
                    <a:prstGeom prst="rect">
                      <a:avLst/>
                    </a:prstGeom>
                    <a:noFill/>
                    <a:ln>
                      <a:noFill/>
                    </a:ln>
                  </pic:spPr>
                </pic:pic>
              </a:graphicData>
            </a:graphic>
          </wp:inline>
        </w:drawing>
      </w:r>
    </w:p>
    <w:p w14:paraId="0BE64C91" w14:textId="77777777" w:rsidR="00EC0D7D" w:rsidRPr="00EC0D7D" w:rsidRDefault="00EC0D7D" w:rsidP="00EC0D7D">
      <w:pPr>
        <w:shd w:val="clear" w:color="auto" w:fill="FEFDFA"/>
        <w:spacing w:after="0" w:line="240" w:lineRule="auto"/>
        <w:rPr>
          <w:rFonts w:ascii="Arial" w:eastAsia="Times New Roman" w:hAnsi="Arial" w:cs="Arial"/>
          <w:color w:val="333333"/>
          <w:sz w:val="20"/>
          <w:szCs w:val="20"/>
        </w:rPr>
      </w:pPr>
      <w:r w:rsidRPr="00EC0D7D">
        <w:rPr>
          <w:rFonts w:ascii="Arial" w:eastAsia="Times New Roman" w:hAnsi="Arial" w:cs="Arial"/>
          <w:color w:val="333333"/>
          <w:sz w:val="20"/>
          <w:szCs w:val="20"/>
        </w:rPr>
        <w:br/>
      </w:r>
      <w:r w:rsidRPr="00EC0D7D">
        <w:rPr>
          <w:rFonts w:ascii="Arial" w:eastAsia="Times New Roman" w:hAnsi="Arial" w:cs="Arial"/>
          <w:color w:val="333333"/>
          <w:sz w:val="20"/>
          <w:szCs w:val="20"/>
        </w:rPr>
        <w:br/>
        <w:t xml:space="preserve">If you wish me to show anymore examples of how to write or read inputs or outputs in the pi using this </w:t>
      </w:r>
      <w:proofErr w:type="gramStart"/>
      <w:r w:rsidRPr="00EC0D7D">
        <w:rPr>
          <w:rFonts w:ascii="Arial" w:eastAsia="Times New Roman" w:hAnsi="Arial" w:cs="Arial"/>
          <w:color w:val="333333"/>
          <w:sz w:val="20"/>
          <w:szCs w:val="20"/>
        </w:rPr>
        <w:t>protocol</w:t>
      </w:r>
      <w:proofErr w:type="gramEnd"/>
      <w:r w:rsidRPr="00EC0D7D">
        <w:rPr>
          <w:rFonts w:ascii="Arial" w:eastAsia="Times New Roman" w:hAnsi="Arial" w:cs="Arial"/>
          <w:color w:val="333333"/>
          <w:sz w:val="20"/>
          <w:szCs w:val="20"/>
        </w:rPr>
        <w:t xml:space="preserve"> please let me know.</w:t>
      </w:r>
    </w:p>
    <w:p w14:paraId="077C1187" w14:textId="7DB3A12E" w:rsidR="00EC0D7D" w:rsidRDefault="00EC0D7D">
      <w:r>
        <w:br w:type="page"/>
      </w:r>
    </w:p>
    <w:p w14:paraId="39156B0A" w14:textId="77777777" w:rsidR="00EC0D7D" w:rsidRDefault="00EC0D7D" w:rsidP="00EC0D7D">
      <w:pPr>
        <w:pStyle w:val="Heading3"/>
        <w:shd w:val="clear" w:color="auto" w:fill="FEFDFA"/>
        <w:spacing w:before="0" w:beforeAutospacing="0" w:after="0" w:afterAutospacing="0"/>
        <w:rPr>
          <w:rFonts w:ascii="Georgia" w:hAnsi="Georgia"/>
          <w:color w:val="D52A33"/>
          <w:sz w:val="33"/>
          <w:szCs w:val="33"/>
        </w:rPr>
      </w:pPr>
      <w:r>
        <w:rPr>
          <w:rFonts w:ascii="Georgia" w:hAnsi="Georgia"/>
          <w:color w:val="D52A33"/>
          <w:sz w:val="33"/>
          <w:szCs w:val="33"/>
        </w:rPr>
        <w:lastRenderedPageBreak/>
        <w:t>Raspberry Pi SCADA Part 1, Modbus Temperature Sensor</w:t>
      </w:r>
    </w:p>
    <w:p w14:paraId="05B82FB6" w14:textId="77777777" w:rsidR="00EC0D7D" w:rsidRDefault="00EC0D7D" w:rsidP="00EC0D7D">
      <w:pPr>
        <w:pStyle w:val="Heading1"/>
        <w:shd w:val="clear" w:color="auto" w:fill="FEFDFA"/>
        <w:spacing w:before="0"/>
        <w:rPr>
          <w:rFonts w:ascii="Arial" w:hAnsi="Arial" w:cs="Arial"/>
          <w:color w:val="333333"/>
          <w:sz w:val="48"/>
          <w:szCs w:val="48"/>
        </w:rPr>
      </w:pPr>
      <w:r>
        <w:rPr>
          <w:rFonts w:ascii="Arial" w:hAnsi="Arial" w:cs="Arial"/>
          <w:color w:val="333333"/>
        </w:rPr>
        <w:t>Raspberry Pi SCADA Part 1, Modbus Temperature Sensor.</w:t>
      </w:r>
    </w:p>
    <w:p w14:paraId="060AFAC4" w14:textId="77777777" w:rsidR="00EC0D7D" w:rsidRDefault="00EC0D7D" w:rsidP="00EC0D7D">
      <w:pPr>
        <w:shd w:val="clear" w:color="auto" w:fill="FEFDFA"/>
        <w:rPr>
          <w:rFonts w:ascii="Arial" w:hAnsi="Arial" w:cs="Arial"/>
          <w:color w:val="333333"/>
          <w:sz w:val="20"/>
          <w:szCs w:val="20"/>
        </w:rPr>
      </w:pPr>
      <w:r>
        <w:rPr>
          <w:rFonts w:ascii="Arial" w:hAnsi="Arial" w:cs="Arial"/>
          <w:color w:val="333333"/>
          <w:sz w:val="20"/>
          <w:szCs w:val="20"/>
        </w:rPr>
        <w:t>One great thing about the Pi is that it is so cost effective in some </w:t>
      </w:r>
      <w:hyperlink r:id="rId132" w:history="1">
        <w:r>
          <w:rPr>
            <w:rStyle w:val="Hyperlink"/>
            <w:rFonts w:ascii="Arial" w:hAnsi="Arial" w:cs="Arial"/>
            <w:color w:val="D52A33"/>
            <w:sz w:val="20"/>
            <w:szCs w:val="20"/>
            <w:u w:val="none"/>
          </w:rPr>
          <w:t>SCADA</w:t>
        </w:r>
      </w:hyperlink>
      <w:r>
        <w:rPr>
          <w:rFonts w:ascii="Arial" w:hAnsi="Arial" w:cs="Arial"/>
          <w:color w:val="333333"/>
          <w:sz w:val="20"/>
          <w:szCs w:val="20"/>
        </w:rPr>
        <w:t xml:space="preserve"> applications. With several different languages to be able to present your data. In the many crazy off the wall things I will do in my series here I will start off with using </w:t>
      </w:r>
      <w:proofErr w:type="spellStart"/>
      <w:proofErr w:type="gramStart"/>
      <w:r>
        <w:rPr>
          <w:rFonts w:ascii="Arial" w:hAnsi="Arial" w:cs="Arial"/>
          <w:color w:val="333333"/>
          <w:sz w:val="20"/>
          <w:szCs w:val="20"/>
        </w:rPr>
        <w:t>pymodbus,the</w:t>
      </w:r>
      <w:proofErr w:type="spellEnd"/>
      <w:proofErr w:type="gramEnd"/>
      <w:r>
        <w:rPr>
          <w:rFonts w:ascii="Arial" w:hAnsi="Arial" w:cs="Arial"/>
          <w:color w:val="333333"/>
          <w:sz w:val="20"/>
          <w:szCs w:val="20"/>
        </w:rPr>
        <w:t xml:space="preserve"> DS18b20, and a 4.7k resistor temperature probe to get building temperature. Now there are known security flaws with </w:t>
      </w:r>
      <w:proofErr w:type="spellStart"/>
      <w:r>
        <w:rPr>
          <w:rFonts w:ascii="Arial" w:hAnsi="Arial" w:cs="Arial"/>
          <w:color w:val="333333"/>
          <w:sz w:val="20"/>
          <w:szCs w:val="20"/>
        </w:rPr>
        <w:t>modbus</w:t>
      </w:r>
      <w:proofErr w:type="spellEnd"/>
      <w:r>
        <w:rPr>
          <w:rFonts w:ascii="Arial" w:hAnsi="Arial" w:cs="Arial"/>
          <w:color w:val="333333"/>
          <w:sz w:val="20"/>
          <w:szCs w:val="20"/>
        </w:rPr>
        <w:t xml:space="preserve"> since it is an open protocol, but with this example you can only read data from the addresses.  This will be in holding the register 0x00 and will need to be scaled by 100 </w:t>
      </w:r>
      <w:proofErr w:type="spellStart"/>
      <w:r>
        <w:rPr>
          <w:rFonts w:ascii="Arial" w:hAnsi="Arial" w:cs="Arial"/>
          <w:color w:val="333333"/>
          <w:sz w:val="20"/>
          <w:szCs w:val="20"/>
        </w:rPr>
        <w:t>afterwords</w:t>
      </w:r>
      <w:proofErr w:type="spellEnd"/>
      <w:r>
        <w:rPr>
          <w:rFonts w:ascii="Arial" w:hAnsi="Arial" w:cs="Arial"/>
          <w:color w:val="333333"/>
          <w:sz w:val="20"/>
          <w:szCs w:val="20"/>
        </w:rPr>
        <w:t>.</w:t>
      </w:r>
    </w:p>
    <w:p w14:paraId="6E42D3AB" w14:textId="3AE37CB7" w:rsidR="00EC0D7D" w:rsidRDefault="00EC0D7D" w:rsidP="00EC0D7D">
      <w:pPr>
        <w:shd w:val="clear" w:color="auto" w:fill="FEFDFA"/>
        <w:rPr>
          <w:rFonts w:ascii="Arial" w:hAnsi="Arial" w:cs="Arial"/>
          <w:color w:val="333333"/>
          <w:sz w:val="20"/>
          <w:szCs w:val="20"/>
        </w:rPr>
      </w:pPr>
      <w:r>
        <w:rPr>
          <w:rFonts w:ascii="Arial" w:hAnsi="Arial" w:cs="Arial"/>
          <w:noProof/>
          <w:color w:val="D52A33"/>
          <w:sz w:val="20"/>
          <w:szCs w:val="20"/>
        </w:rPr>
        <w:drawing>
          <wp:inline distT="0" distB="0" distL="0" distR="0" wp14:anchorId="20E2CDEC" wp14:editId="40C4043D">
            <wp:extent cx="3048000" cy="2286000"/>
            <wp:effectExtent l="0" t="0" r="0" b="0"/>
            <wp:docPr id="46" name="Picture 46">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18"/>
        <w:gridCol w:w="689"/>
      </w:tblGrid>
      <w:tr w:rsidR="00EC0D7D" w14:paraId="0690AA64" w14:textId="77777777" w:rsidTr="00EC0D7D">
        <w:trPr>
          <w:gridAfter w:val="1"/>
          <w:tblCellSpacing w:w="15" w:type="dxa"/>
          <w:jc w:val="center"/>
        </w:trPr>
        <w:tc>
          <w:tcPr>
            <w:tcW w:w="0" w:type="auto"/>
            <w:vAlign w:val="center"/>
            <w:hideMark/>
          </w:tcPr>
          <w:p w14:paraId="14BF363E" w14:textId="77777777" w:rsidR="00EC0D7D" w:rsidRDefault="00EC0D7D">
            <w:pPr>
              <w:jc w:val="both"/>
              <w:rPr>
                <w:rFonts w:ascii="Times New Roman" w:hAnsi="Times New Roman" w:cs="Times New Roman"/>
                <w:sz w:val="24"/>
                <w:szCs w:val="24"/>
              </w:rPr>
            </w:pPr>
            <w:r>
              <w:t>My total cost:</w:t>
            </w:r>
          </w:p>
        </w:tc>
      </w:tr>
      <w:tr w:rsidR="00EC0D7D" w14:paraId="7E1C6E9A" w14:textId="77777777" w:rsidTr="00EC0D7D">
        <w:trPr>
          <w:tblCellSpacing w:w="15" w:type="dxa"/>
          <w:jc w:val="center"/>
        </w:trPr>
        <w:tc>
          <w:tcPr>
            <w:tcW w:w="0" w:type="auto"/>
            <w:vAlign w:val="center"/>
            <w:hideMark/>
          </w:tcPr>
          <w:p w14:paraId="76E564D7" w14:textId="3D16896D" w:rsidR="00EC0D7D" w:rsidRDefault="00EC0D7D">
            <w:pPr>
              <w:jc w:val="both"/>
            </w:pPr>
            <w:hyperlink r:id="rId135" w:tgtFrame="_blank" w:history="1">
              <w:r>
                <w:rPr>
                  <w:rStyle w:val="Hyperlink"/>
                  <w:color w:val="D52A33"/>
                  <w:u w:val="none"/>
                </w:rPr>
                <w:t>Model-A Pi</w:t>
              </w:r>
            </w:hyperlink>
            <w:r>
              <w:rPr>
                <w:noProof/>
              </w:rPr>
              <mc:AlternateContent>
                <mc:Choice Requires="wps">
                  <w:drawing>
                    <wp:inline distT="0" distB="0" distL="0" distR="0" wp14:anchorId="38028E2F" wp14:editId="5D73C341">
                      <wp:extent cx="304800" cy="304800"/>
                      <wp:effectExtent l="0" t="0" r="0" b="0"/>
                      <wp:docPr id="45"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7B9EC" id="Rectangle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w:t>
            </w:r>
          </w:p>
        </w:tc>
        <w:tc>
          <w:tcPr>
            <w:tcW w:w="0" w:type="auto"/>
            <w:vAlign w:val="center"/>
            <w:hideMark/>
          </w:tcPr>
          <w:p w14:paraId="595A73E1" w14:textId="77777777" w:rsidR="00EC0D7D" w:rsidRDefault="00EC0D7D">
            <w:pPr>
              <w:jc w:val="both"/>
            </w:pPr>
            <w:r>
              <w:t>$25.00</w:t>
            </w:r>
          </w:p>
        </w:tc>
      </w:tr>
      <w:tr w:rsidR="00EC0D7D" w14:paraId="2D8EB21B" w14:textId="77777777" w:rsidTr="00EC0D7D">
        <w:trPr>
          <w:tblCellSpacing w:w="15" w:type="dxa"/>
          <w:jc w:val="center"/>
        </w:trPr>
        <w:tc>
          <w:tcPr>
            <w:tcW w:w="0" w:type="auto"/>
            <w:vAlign w:val="center"/>
            <w:hideMark/>
          </w:tcPr>
          <w:p w14:paraId="23CC116B" w14:textId="1024451B" w:rsidR="00EC0D7D" w:rsidRDefault="00EC0D7D">
            <w:pPr>
              <w:jc w:val="both"/>
            </w:pPr>
            <w:hyperlink r:id="rId136" w:tgtFrame="_blank" w:history="1">
              <w:r>
                <w:rPr>
                  <w:rStyle w:val="Hyperlink"/>
                  <w:color w:val="D52A33"/>
                  <w:u w:val="none"/>
                </w:rPr>
                <w:t>Resistors</w:t>
              </w:r>
            </w:hyperlink>
            <w:r>
              <w:rPr>
                <w:noProof/>
              </w:rPr>
              <mc:AlternateContent>
                <mc:Choice Requires="wps">
                  <w:drawing>
                    <wp:inline distT="0" distB="0" distL="0" distR="0" wp14:anchorId="5515646F" wp14:editId="6CF1B7C7">
                      <wp:extent cx="304800" cy="304800"/>
                      <wp:effectExtent l="0" t="0" r="0" b="0"/>
                      <wp:docPr id="44" name="Rectangl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20331" id="Rectangle 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w:t>
            </w:r>
          </w:p>
        </w:tc>
        <w:tc>
          <w:tcPr>
            <w:tcW w:w="0" w:type="auto"/>
            <w:vAlign w:val="center"/>
            <w:hideMark/>
          </w:tcPr>
          <w:p w14:paraId="66C4F8EE" w14:textId="77777777" w:rsidR="00EC0D7D" w:rsidRDefault="00EC0D7D">
            <w:pPr>
              <w:jc w:val="right"/>
            </w:pPr>
            <w:r>
              <w:t>.05</w:t>
            </w:r>
          </w:p>
        </w:tc>
      </w:tr>
      <w:tr w:rsidR="00EC0D7D" w14:paraId="53489C1C" w14:textId="77777777" w:rsidTr="00EC0D7D">
        <w:trPr>
          <w:tblCellSpacing w:w="15" w:type="dxa"/>
          <w:jc w:val="center"/>
        </w:trPr>
        <w:tc>
          <w:tcPr>
            <w:tcW w:w="0" w:type="auto"/>
            <w:vAlign w:val="center"/>
            <w:hideMark/>
          </w:tcPr>
          <w:p w14:paraId="56538202" w14:textId="3944BB18" w:rsidR="00EC0D7D" w:rsidRDefault="00EC0D7D">
            <w:hyperlink r:id="rId137" w:tgtFrame="_blank" w:history="1">
              <w:r>
                <w:rPr>
                  <w:rStyle w:val="Hyperlink"/>
                  <w:color w:val="D52A33"/>
                  <w:u w:val="none"/>
                </w:rPr>
                <w:t>Connectors</w:t>
              </w:r>
            </w:hyperlink>
            <w:r>
              <w:rPr>
                <w:noProof/>
              </w:rPr>
              <mc:AlternateContent>
                <mc:Choice Requires="wps">
                  <w:drawing>
                    <wp:inline distT="0" distB="0" distL="0" distR="0" wp14:anchorId="30BADB7B" wp14:editId="69DC08A6">
                      <wp:extent cx="304800" cy="304800"/>
                      <wp:effectExtent l="0" t="0" r="0" b="0"/>
                      <wp:docPr id="43"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C041D2" id="Rectangle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w:t>
            </w:r>
          </w:p>
        </w:tc>
        <w:tc>
          <w:tcPr>
            <w:tcW w:w="0" w:type="auto"/>
            <w:vAlign w:val="center"/>
            <w:hideMark/>
          </w:tcPr>
          <w:p w14:paraId="5CAF7C83" w14:textId="77777777" w:rsidR="00EC0D7D" w:rsidRDefault="00EC0D7D">
            <w:pPr>
              <w:jc w:val="right"/>
            </w:pPr>
            <w:r>
              <w:t>.20</w:t>
            </w:r>
          </w:p>
        </w:tc>
      </w:tr>
      <w:tr w:rsidR="00EC0D7D" w14:paraId="765648B6" w14:textId="77777777" w:rsidTr="00EC0D7D">
        <w:trPr>
          <w:tblCellSpacing w:w="15" w:type="dxa"/>
          <w:jc w:val="center"/>
        </w:trPr>
        <w:tc>
          <w:tcPr>
            <w:tcW w:w="0" w:type="auto"/>
            <w:vAlign w:val="center"/>
            <w:hideMark/>
          </w:tcPr>
          <w:p w14:paraId="2399B4F1" w14:textId="6B5BF3C9" w:rsidR="00EC0D7D" w:rsidRDefault="00EC0D7D">
            <w:pPr>
              <w:jc w:val="both"/>
            </w:pPr>
            <w:hyperlink r:id="rId138" w:tgtFrame="_blank" w:history="1">
              <w:proofErr w:type="spellStart"/>
              <w:r>
                <w:rPr>
                  <w:rStyle w:val="Hyperlink"/>
                  <w:color w:val="D52A33"/>
                  <w:u w:val="none"/>
                </w:rPr>
                <w:t>Wifi</w:t>
              </w:r>
              <w:proofErr w:type="spellEnd"/>
            </w:hyperlink>
            <w:r>
              <w:rPr>
                <w:noProof/>
              </w:rPr>
              <mc:AlternateContent>
                <mc:Choice Requires="wps">
                  <w:drawing>
                    <wp:inline distT="0" distB="0" distL="0" distR="0" wp14:anchorId="0B82B968" wp14:editId="50912597">
                      <wp:extent cx="304800" cy="304800"/>
                      <wp:effectExtent l="0" t="0" r="0" b="0"/>
                      <wp:docPr id="42"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F9C34" id="Rectangle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vAlign w:val="center"/>
            <w:hideMark/>
          </w:tcPr>
          <w:p w14:paraId="5ABF4210" w14:textId="77777777" w:rsidR="00EC0D7D" w:rsidRDefault="00EC0D7D">
            <w:pPr>
              <w:jc w:val="both"/>
            </w:pPr>
            <w:r>
              <w:t>$10.00</w:t>
            </w:r>
          </w:p>
        </w:tc>
      </w:tr>
      <w:tr w:rsidR="00EC0D7D" w14:paraId="7279AC7C" w14:textId="77777777" w:rsidTr="00EC0D7D">
        <w:trPr>
          <w:tblCellSpacing w:w="15" w:type="dxa"/>
          <w:jc w:val="center"/>
        </w:trPr>
        <w:tc>
          <w:tcPr>
            <w:tcW w:w="0" w:type="auto"/>
            <w:vAlign w:val="center"/>
            <w:hideMark/>
          </w:tcPr>
          <w:p w14:paraId="67305358" w14:textId="28F50910" w:rsidR="00EC0D7D" w:rsidRDefault="00EC0D7D">
            <w:pPr>
              <w:jc w:val="both"/>
            </w:pPr>
            <w:hyperlink r:id="rId139" w:tgtFrame="_blank" w:history="1">
              <w:r>
                <w:rPr>
                  <w:rStyle w:val="Hyperlink"/>
                  <w:color w:val="D52A33"/>
                  <w:u w:val="none"/>
                </w:rPr>
                <w:t>Temp Sensor</w:t>
              </w:r>
            </w:hyperlink>
            <w:r>
              <w:rPr>
                <w:noProof/>
              </w:rPr>
              <mc:AlternateContent>
                <mc:Choice Requires="wps">
                  <w:drawing>
                    <wp:inline distT="0" distB="0" distL="0" distR="0" wp14:anchorId="310F7557" wp14:editId="3AE61D0B">
                      <wp:extent cx="304800" cy="304800"/>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2748E5" id="Rectangle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vAlign w:val="center"/>
            <w:hideMark/>
          </w:tcPr>
          <w:p w14:paraId="43FA4018" w14:textId="77777777" w:rsidR="00EC0D7D" w:rsidRDefault="00EC0D7D">
            <w:pPr>
              <w:jc w:val="both"/>
            </w:pPr>
            <w:r>
              <w:t>$3.00</w:t>
            </w:r>
          </w:p>
        </w:tc>
      </w:tr>
      <w:tr w:rsidR="00EC0D7D" w14:paraId="7AC7EFD6" w14:textId="77777777" w:rsidTr="00EC0D7D">
        <w:trPr>
          <w:tblCellSpacing w:w="15" w:type="dxa"/>
          <w:jc w:val="center"/>
        </w:trPr>
        <w:tc>
          <w:tcPr>
            <w:tcW w:w="0" w:type="auto"/>
            <w:vAlign w:val="center"/>
            <w:hideMark/>
          </w:tcPr>
          <w:p w14:paraId="40DB1419" w14:textId="77777777" w:rsidR="00EC0D7D" w:rsidRDefault="00EC0D7D">
            <w:pPr>
              <w:jc w:val="both"/>
            </w:pPr>
            <w:r>
              <w:t>Total</w:t>
            </w:r>
          </w:p>
        </w:tc>
        <w:tc>
          <w:tcPr>
            <w:tcW w:w="0" w:type="auto"/>
            <w:vAlign w:val="center"/>
            <w:hideMark/>
          </w:tcPr>
          <w:p w14:paraId="2F9ED115" w14:textId="77777777" w:rsidR="00EC0D7D" w:rsidRDefault="00EC0D7D">
            <w:pPr>
              <w:jc w:val="both"/>
            </w:pPr>
            <w:r>
              <w:t>$38.25</w:t>
            </w:r>
          </w:p>
        </w:tc>
      </w:tr>
    </w:tbl>
    <w:p w14:paraId="6348E372" w14:textId="77777777" w:rsidR="00EC0D7D" w:rsidRDefault="00EC0D7D" w:rsidP="00EC0D7D">
      <w:pPr>
        <w:shd w:val="clear" w:color="auto" w:fill="FEFDFA"/>
        <w:rPr>
          <w:rFonts w:ascii="Arial" w:hAnsi="Arial" w:cs="Arial"/>
          <w:color w:val="333333"/>
          <w:sz w:val="20"/>
          <w:szCs w:val="20"/>
        </w:rPr>
      </w:pPr>
    </w:p>
    <w:p w14:paraId="7E4A6C3E" w14:textId="77777777" w:rsidR="00EC0D7D" w:rsidRDefault="00EC0D7D" w:rsidP="00EC0D7D">
      <w:pPr>
        <w:pStyle w:val="Heading3"/>
        <w:shd w:val="clear" w:color="auto" w:fill="FEFDFA"/>
        <w:spacing w:before="0" w:beforeAutospacing="0" w:after="0" w:afterAutospacing="0"/>
        <w:rPr>
          <w:rFonts w:ascii="Arial" w:hAnsi="Arial" w:cs="Arial"/>
          <w:color w:val="333333"/>
        </w:rPr>
      </w:pPr>
      <w:r>
        <w:rPr>
          <w:rFonts w:ascii="Arial" w:hAnsi="Arial" w:cs="Arial"/>
          <w:color w:val="333333"/>
        </w:rPr>
        <w:t>SETUP</w:t>
      </w:r>
    </w:p>
    <w:p w14:paraId="082792F1" w14:textId="77777777" w:rsidR="00EC0D7D" w:rsidRDefault="00EC0D7D" w:rsidP="00EC0D7D">
      <w:pPr>
        <w:pStyle w:val="HTMLPreformatted"/>
        <w:shd w:val="clear" w:color="auto" w:fill="FEFDFA"/>
        <w:rPr>
          <w:color w:val="333333"/>
        </w:rPr>
      </w:pPr>
      <w:r>
        <w:rPr>
          <w:color w:val="333333"/>
        </w:rPr>
        <w:t xml:space="preserve">get </w:t>
      </w:r>
      <w:proofErr w:type="spellStart"/>
      <w:r>
        <w:rPr>
          <w:color w:val="333333"/>
        </w:rPr>
        <w:t>pymodbus</w:t>
      </w:r>
      <w:proofErr w:type="spellEnd"/>
      <w:r>
        <w:rPr>
          <w:color w:val="333333"/>
        </w:rPr>
        <w:t xml:space="preserve"> and dependencies:</w:t>
      </w:r>
    </w:p>
    <w:p w14:paraId="713CEA4F" w14:textId="77777777" w:rsidR="00EC0D7D" w:rsidRDefault="00EC0D7D" w:rsidP="00EC0D7D">
      <w:pPr>
        <w:pStyle w:val="HTMLPreformatted"/>
        <w:shd w:val="clear" w:color="auto" w:fill="FEFDFA"/>
        <w:rPr>
          <w:color w:val="333333"/>
        </w:rPr>
      </w:pPr>
      <w:proofErr w:type="spellStart"/>
      <w:r>
        <w:rPr>
          <w:color w:val="333333"/>
        </w:rPr>
        <w:t>sudo</w:t>
      </w:r>
      <w:proofErr w:type="spellEnd"/>
      <w:r>
        <w:rPr>
          <w:color w:val="333333"/>
        </w:rPr>
        <w:t xml:space="preserve"> apt-get install python-</w:t>
      </w:r>
      <w:proofErr w:type="spellStart"/>
      <w:r>
        <w:rPr>
          <w:color w:val="333333"/>
        </w:rPr>
        <w:t>pymodbus</w:t>
      </w:r>
      <w:proofErr w:type="spellEnd"/>
      <w:r>
        <w:rPr>
          <w:color w:val="333333"/>
        </w:rPr>
        <w:t xml:space="preserve"> python-twisted-conch </w:t>
      </w:r>
    </w:p>
    <w:p w14:paraId="48F5D2D5" w14:textId="77777777" w:rsidR="00EC0D7D" w:rsidRDefault="00EC0D7D" w:rsidP="00EC0D7D">
      <w:pPr>
        <w:shd w:val="clear" w:color="auto" w:fill="FEFDFA"/>
        <w:rPr>
          <w:rFonts w:ascii="Arial" w:hAnsi="Arial" w:cs="Arial"/>
          <w:color w:val="333333"/>
          <w:sz w:val="20"/>
          <w:szCs w:val="20"/>
        </w:rPr>
      </w:pPr>
    </w:p>
    <w:p w14:paraId="19A61238" w14:textId="77777777" w:rsidR="00EC0D7D" w:rsidRDefault="00EC0D7D" w:rsidP="00EC0D7D">
      <w:pPr>
        <w:pStyle w:val="HTMLPreformatted"/>
        <w:shd w:val="clear" w:color="auto" w:fill="FEFDFA"/>
        <w:rPr>
          <w:color w:val="333333"/>
        </w:rPr>
      </w:pPr>
      <w:r>
        <w:rPr>
          <w:color w:val="333333"/>
        </w:rPr>
        <w:lastRenderedPageBreak/>
        <w:t xml:space="preserve">from </w:t>
      </w:r>
      <w:proofErr w:type="spellStart"/>
      <w:proofErr w:type="gramStart"/>
      <w:r>
        <w:rPr>
          <w:color w:val="333333"/>
        </w:rPr>
        <w:t>pymodbus.server</w:t>
      </w:r>
      <w:proofErr w:type="gramEnd"/>
      <w:r>
        <w:rPr>
          <w:color w:val="333333"/>
        </w:rPr>
        <w:t>.async</w:t>
      </w:r>
      <w:proofErr w:type="spellEnd"/>
      <w:r>
        <w:rPr>
          <w:color w:val="333333"/>
        </w:rPr>
        <w:t xml:space="preserve"> import </w:t>
      </w:r>
      <w:proofErr w:type="spellStart"/>
      <w:r>
        <w:rPr>
          <w:color w:val="333333"/>
        </w:rPr>
        <w:t>StartTcpServer</w:t>
      </w:r>
      <w:proofErr w:type="spellEnd"/>
    </w:p>
    <w:p w14:paraId="1315A3D8" w14:textId="77777777" w:rsidR="00EC0D7D" w:rsidRDefault="00EC0D7D" w:rsidP="00EC0D7D">
      <w:pPr>
        <w:pStyle w:val="HTMLPreformatted"/>
        <w:shd w:val="clear" w:color="auto" w:fill="FEFDFA"/>
        <w:rPr>
          <w:color w:val="333333"/>
        </w:rPr>
      </w:pPr>
      <w:r>
        <w:rPr>
          <w:color w:val="333333"/>
        </w:rPr>
        <w:t xml:space="preserve">from </w:t>
      </w:r>
      <w:proofErr w:type="spellStart"/>
      <w:proofErr w:type="gramStart"/>
      <w:r>
        <w:rPr>
          <w:color w:val="333333"/>
        </w:rPr>
        <w:t>pymodbus.device</w:t>
      </w:r>
      <w:proofErr w:type="spellEnd"/>
      <w:proofErr w:type="gramEnd"/>
      <w:r>
        <w:rPr>
          <w:color w:val="333333"/>
        </w:rPr>
        <w:t xml:space="preserve"> import </w:t>
      </w:r>
      <w:proofErr w:type="spellStart"/>
      <w:r>
        <w:rPr>
          <w:color w:val="333333"/>
        </w:rPr>
        <w:t>ModbusDeviceIdentification</w:t>
      </w:r>
      <w:proofErr w:type="spellEnd"/>
    </w:p>
    <w:p w14:paraId="403B6378" w14:textId="77777777" w:rsidR="00EC0D7D" w:rsidRDefault="00EC0D7D" w:rsidP="00EC0D7D">
      <w:pPr>
        <w:pStyle w:val="HTMLPreformatted"/>
        <w:shd w:val="clear" w:color="auto" w:fill="FEFDFA"/>
        <w:rPr>
          <w:color w:val="333333"/>
        </w:rPr>
      </w:pPr>
      <w:r>
        <w:rPr>
          <w:color w:val="333333"/>
        </w:rPr>
        <w:t xml:space="preserve">from </w:t>
      </w:r>
      <w:proofErr w:type="spellStart"/>
      <w:proofErr w:type="gramStart"/>
      <w:r>
        <w:rPr>
          <w:color w:val="333333"/>
        </w:rPr>
        <w:t>pymodbus.datastore</w:t>
      </w:r>
      <w:proofErr w:type="spellEnd"/>
      <w:proofErr w:type="gramEnd"/>
      <w:r>
        <w:rPr>
          <w:color w:val="333333"/>
        </w:rPr>
        <w:t xml:space="preserve"> import </w:t>
      </w:r>
      <w:proofErr w:type="spellStart"/>
      <w:r>
        <w:rPr>
          <w:color w:val="333333"/>
        </w:rPr>
        <w:t>ModbusSequentialDataBlock</w:t>
      </w:r>
      <w:proofErr w:type="spellEnd"/>
    </w:p>
    <w:p w14:paraId="4163CFCE" w14:textId="77777777" w:rsidR="00EC0D7D" w:rsidRDefault="00EC0D7D" w:rsidP="00EC0D7D">
      <w:pPr>
        <w:pStyle w:val="HTMLPreformatted"/>
        <w:shd w:val="clear" w:color="auto" w:fill="FEFDFA"/>
        <w:rPr>
          <w:color w:val="333333"/>
        </w:rPr>
      </w:pPr>
      <w:r>
        <w:rPr>
          <w:color w:val="333333"/>
        </w:rPr>
        <w:t xml:space="preserve">from </w:t>
      </w:r>
      <w:proofErr w:type="spellStart"/>
      <w:proofErr w:type="gramStart"/>
      <w:r>
        <w:rPr>
          <w:color w:val="333333"/>
        </w:rPr>
        <w:t>pymodbus.datastore</w:t>
      </w:r>
      <w:proofErr w:type="spellEnd"/>
      <w:proofErr w:type="gramEnd"/>
      <w:r>
        <w:rPr>
          <w:color w:val="333333"/>
        </w:rPr>
        <w:t xml:space="preserve"> import </w:t>
      </w:r>
      <w:proofErr w:type="spellStart"/>
      <w:r>
        <w:rPr>
          <w:color w:val="333333"/>
        </w:rPr>
        <w:t>ModbusSlaveContext</w:t>
      </w:r>
      <w:proofErr w:type="spellEnd"/>
      <w:r>
        <w:rPr>
          <w:color w:val="333333"/>
        </w:rPr>
        <w:t xml:space="preserve">, </w:t>
      </w:r>
      <w:proofErr w:type="spellStart"/>
      <w:r>
        <w:rPr>
          <w:color w:val="333333"/>
        </w:rPr>
        <w:t>ModbusServerContext</w:t>
      </w:r>
      <w:proofErr w:type="spellEnd"/>
    </w:p>
    <w:p w14:paraId="2D27EA2E" w14:textId="77777777" w:rsidR="00EC0D7D" w:rsidRDefault="00EC0D7D" w:rsidP="00EC0D7D">
      <w:pPr>
        <w:pStyle w:val="HTMLPreformatted"/>
        <w:shd w:val="clear" w:color="auto" w:fill="FEFDFA"/>
        <w:rPr>
          <w:color w:val="333333"/>
        </w:rPr>
      </w:pPr>
      <w:r>
        <w:rPr>
          <w:color w:val="333333"/>
        </w:rPr>
        <w:t xml:space="preserve">from </w:t>
      </w:r>
      <w:proofErr w:type="spellStart"/>
      <w:proofErr w:type="gramStart"/>
      <w:r>
        <w:rPr>
          <w:color w:val="333333"/>
        </w:rPr>
        <w:t>pymodbus.transaction</w:t>
      </w:r>
      <w:proofErr w:type="spellEnd"/>
      <w:proofErr w:type="gramEnd"/>
      <w:r>
        <w:rPr>
          <w:color w:val="333333"/>
        </w:rPr>
        <w:t xml:space="preserve"> import </w:t>
      </w:r>
      <w:proofErr w:type="spellStart"/>
      <w:r>
        <w:rPr>
          <w:color w:val="333333"/>
        </w:rPr>
        <w:t>ModbusRtuFramer</w:t>
      </w:r>
      <w:proofErr w:type="spellEnd"/>
      <w:r>
        <w:rPr>
          <w:color w:val="333333"/>
        </w:rPr>
        <w:t xml:space="preserve">, </w:t>
      </w:r>
      <w:proofErr w:type="spellStart"/>
      <w:r>
        <w:rPr>
          <w:color w:val="333333"/>
        </w:rPr>
        <w:t>ModbusAsciiFramer</w:t>
      </w:r>
      <w:proofErr w:type="spellEnd"/>
    </w:p>
    <w:p w14:paraId="6F4FA01A" w14:textId="77777777" w:rsidR="00EC0D7D" w:rsidRDefault="00EC0D7D" w:rsidP="00EC0D7D">
      <w:pPr>
        <w:pStyle w:val="HTMLPreformatted"/>
        <w:shd w:val="clear" w:color="auto" w:fill="FEFDFA"/>
        <w:rPr>
          <w:color w:val="333333"/>
        </w:rPr>
      </w:pPr>
      <w:r>
        <w:rPr>
          <w:color w:val="333333"/>
        </w:rPr>
        <w:t xml:space="preserve">from </w:t>
      </w:r>
      <w:proofErr w:type="spellStart"/>
      <w:proofErr w:type="gramStart"/>
      <w:r>
        <w:rPr>
          <w:color w:val="333333"/>
        </w:rPr>
        <w:t>twisted.internet</w:t>
      </w:r>
      <w:proofErr w:type="gramEnd"/>
      <w:r>
        <w:rPr>
          <w:color w:val="333333"/>
        </w:rPr>
        <w:t>.task</w:t>
      </w:r>
      <w:proofErr w:type="spellEnd"/>
      <w:r>
        <w:rPr>
          <w:color w:val="333333"/>
        </w:rPr>
        <w:t xml:space="preserve"> import </w:t>
      </w:r>
      <w:proofErr w:type="spellStart"/>
      <w:r>
        <w:rPr>
          <w:color w:val="333333"/>
        </w:rPr>
        <w:t>LoopingCall</w:t>
      </w:r>
      <w:proofErr w:type="spellEnd"/>
    </w:p>
    <w:p w14:paraId="5CBE0AE4" w14:textId="77777777" w:rsidR="00EC0D7D" w:rsidRDefault="00EC0D7D" w:rsidP="00EC0D7D">
      <w:pPr>
        <w:pStyle w:val="HTMLPreformatted"/>
        <w:shd w:val="clear" w:color="auto" w:fill="FEFDFA"/>
        <w:rPr>
          <w:color w:val="333333"/>
        </w:rPr>
      </w:pPr>
      <w:r>
        <w:rPr>
          <w:color w:val="333333"/>
        </w:rPr>
        <w:t>from threading import Thread</w:t>
      </w:r>
    </w:p>
    <w:p w14:paraId="01B4BA01" w14:textId="77777777" w:rsidR="00EC0D7D" w:rsidRDefault="00EC0D7D" w:rsidP="00EC0D7D">
      <w:pPr>
        <w:pStyle w:val="HTMLPreformatted"/>
        <w:shd w:val="clear" w:color="auto" w:fill="FEFDFA"/>
        <w:rPr>
          <w:color w:val="333333"/>
        </w:rPr>
      </w:pPr>
      <w:r>
        <w:rPr>
          <w:color w:val="333333"/>
        </w:rPr>
        <w:t>from time import sleep</w:t>
      </w:r>
    </w:p>
    <w:p w14:paraId="0D505E6E" w14:textId="77777777" w:rsidR="00EC0D7D" w:rsidRDefault="00EC0D7D" w:rsidP="00EC0D7D">
      <w:pPr>
        <w:pStyle w:val="HTMLPreformatted"/>
        <w:shd w:val="clear" w:color="auto" w:fill="FEFDFA"/>
        <w:rPr>
          <w:color w:val="333333"/>
        </w:rPr>
      </w:pPr>
      <w:r>
        <w:rPr>
          <w:color w:val="333333"/>
        </w:rPr>
        <w:t xml:space="preserve">import </w:t>
      </w:r>
      <w:proofErr w:type="spellStart"/>
      <w:r>
        <w:rPr>
          <w:color w:val="333333"/>
        </w:rPr>
        <w:t>os</w:t>
      </w:r>
      <w:proofErr w:type="spellEnd"/>
    </w:p>
    <w:p w14:paraId="5F435FED" w14:textId="77777777" w:rsidR="00EC0D7D" w:rsidRDefault="00EC0D7D" w:rsidP="00EC0D7D">
      <w:pPr>
        <w:pStyle w:val="HTMLPreformatted"/>
        <w:shd w:val="clear" w:color="auto" w:fill="FEFDFA"/>
        <w:rPr>
          <w:color w:val="333333"/>
        </w:rPr>
      </w:pPr>
      <w:proofErr w:type="spellStart"/>
      <w:proofErr w:type="gramStart"/>
      <w:r>
        <w:rPr>
          <w:color w:val="333333"/>
        </w:rPr>
        <w:t>os.system</w:t>
      </w:r>
      <w:proofErr w:type="spellEnd"/>
      <w:proofErr w:type="gramEnd"/>
      <w:r>
        <w:rPr>
          <w:color w:val="333333"/>
        </w:rPr>
        <w:t>('</w:t>
      </w:r>
      <w:proofErr w:type="spellStart"/>
      <w:r>
        <w:rPr>
          <w:color w:val="333333"/>
        </w:rPr>
        <w:t>modprobe</w:t>
      </w:r>
      <w:proofErr w:type="spellEnd"/>
      <w:r>
        <w:rPr>
          <w:color w:val="333333"/>
        </w:rPr>
        <w:t xml:space="preserve"> w1-gpio')</w:t>
      </w:r>
    </w:p>
    <w:p w14:paraId="36C40040" w14:textId="77777777" w:rsidR="00EC0D7D" w:rsidRDefault="00EC0D7D" w:rsidP="00EC0D7D">
      <w:pPr>
        <w:pStyle w:val="HTMLPreformatted"/>
        <w:shd w:val="clear" w:color="auto" w:fill="FEFDFA"/>
        <w:rPr>
          <w:color w:val="333333"/>
        </w:rPr>
      </w:pPr>
      <w:proofErr w:type="spellStart"/>
      <w:proofErr w:type="gramStart"/>
      <w:r>
        <w:rPr>
          <w:color w:val="333333"/>
        </w:rPr>
        <w:t>os.system</w:t>
      </w:r>
      <w:proofErr w:type="spellEnd"/>
      <w:proofErr w:type="gramEnd"/>
      <w:r>
        <w:rPr>
          <w:color w:val="333333"/>
        </w:rPr>
        <w:t>('</w:t>
      </w:r>
      <w:proofErr w:type="spellStart"/>
      <w:r>
        <w:rPr>
          <w:color w:val="333333"/>
        </w:rPr>
        <w:t>modprobe</w:t>
      </w:r>
      <w:proofErr w:type="spellEnd"/>
      <w:r>
        <w:rPr>
          <w:color w:val="333333"/>
        </w:rPr>
        <w:t xml:space="preserve"> w1-therm')</w:t>
      </w:r>
    </w:p>
    <w:p w14:paraId="184A56CB" w14:textId="77777777" w:rsidR="00EC0D7D" w:rsidRDefault="00EC0D7D" w:rsidP="00EC0D7D">
      <w:pPr>
        <w:pStyle w:val="HTMLPreformatted"/>
        <w:shd w:val="clear" w:color="auto" w:fill="FEFDFA"/>
        <w:rPr>
          <w:color w:val="333333"/>
        </w:rPr>
      </w:pPr>
      <w:r>
        <w:rPr>
          <w:color w:val="333333"/>
        </w:rPr>
        <w:t>temperature =0</w:t>
      </w:r>
    </w:p>
    <w:p w14:paraId="76F05E6B" w14:textId="77777777" w:rsidR="00EC0D7D" w:rsidRDefault="00EC0D7D" w:rsidP="00EC0D7D">
      <w:pPr>
        <w:pStyle w:val="HTMLPreformatted"/>
        <w:shd w:val="clear" w:color="auto" w:fill="FEFDFA"/>
        <w:rPr>
          <w:color w:val="333333"/>
        </w:rPr>
      </w:pPr>
      <w:r>
        <w:rPr>
          <w:color w:val="333333"/>
        </w:rPr>
        <w:t xml:space="preserve">class </w:t>
      </w:r>
      <w:proofErr w:type="gramStart"/>
      <w:r>
        <w:rPr>
          <w:color w:val="333333"/>
        </w:rPr>
        <w:t>Temp(</w:t>
      </w:r>
      <w:proofErr w:type="gramEnd"/>
      <w:r>
        <w:rPr>
          <w:color w:val="333333"/>
        </w:rPr>
        <w:t>Thread):</w:t>
      </w:r>
    </w:p>
    <w:p w14:paraId="7E63234E" w14:textId="77777777" w:rsidR="00EC0D7D" w:rsidRDefault="00EC0D7D" w:rsidP="00EC0D7D">
      <w:pPr>
        <w:pStyle w:val="HTMLPreformatted"/>
        <w:shd w:val="clear" w:color="auto" w:fill="FEFDFA"/>
        <w:rPr>
          <w:color w:val="333333"/>
        </w:rPr>
      </w:pPr>
      <w:r>
        <w:rPr>
          <w:color w:val="333333"/>
        </w:rPr>
        <w:t xml:space="preserve">    """</w:t>
      </w:r>
    </w:p>
    <w:p w14:paraId="3C4E7207" w14:textId="77777777" w:rsidR="00EC0D7D" w:rsidRDefault="00EC0D7D" w:rsidP="00EC0D7D">
      <w:pPr>
        <w:pStyle w:val="HTMLPreformatted"/>
        <w:shd w:val="clear" w:color="auto" w:fill="FEFDFA"/>
        <w:rPr>
          <w:color w:val="333333"/>
        </w:rPr>
      </w:pPr>
      <w:r>
        <w:rPr>
          <w:color w:val="333333"/>
        </w:rPr>
        <w:t xml:space="preserve">     A class for getting the current temp of a DS18B20</w:t>
      </w:r>
    </w:p>
    <w:p w14:paraId="287958C7" w14:textId="77777777" w:rsidR="00EC0D7D" w:rsidRDefault="00EC0D7D" w:rsidP="00EC0D7D">
      <w:pPr>
        <w:pStyle w:val="HTMLPreformatted"/>
        <w:shd w:val="clear" w:color="auto" w:fill="FEFDFA"/>
        <w:rPr>
          <w:color w:val="333333"/>
        </w:rPr>
      </w:pPr>
      <w:r>
        <w:rPr>
          <w:color w:val="333333"/>
        </w:rPr>
        <w:t xml:space="preserve">    """</w:t>
      </w:r>
    </w:p>
    <w:p w14:paraId="524F82CA" w14:textId="77777777" w:rsidR="00EC0D7D" w:rsidRDefault="00EC0D7D" w:rsidP="00EC0D7D">
      <w:pPr>
        <w:pStyle w:val="HTMLPreformatted"/>
        <w:shd w:val="clear" w:color="auto" w:fill="FEFDFA"/>
        <w:rPr>
          <w:color w:val="333333"/>
        </w:rPr>
      </w:pPr>
    </w:p>
    <w:p w14:paraId="4F595793" w14:textId="77777777" w:rsidR="00EC0D7D" w:rsidRDefault="00EC0D7D" w:rsidP="00EC0D7D">
      <w:pPr>
        <w:pStyle w:val="HTMLPreformatted"/>
        <w:shd w:val="clear" w:color="auto" w:fill="FEFDFA"/>
        <w:rPr>
          <w:color w:val="333333"/>
        </w:rPr>
      </w:pPr>
      <w:r>
        <w:rPr>
          <w:color w:val="333333"/>
        </w:rPr>
        <w:t xml:space="preserve">    def __</w:t>
      </w:r>
      <w:proofErr w:type="spellStart"/>
      <w:r>
        <w:rPr>
          <w:color w:val="333333"/>
        </w:rPr>
        <w:t>init</w:t>
      </w:r>
      <w:proofErr w:type="spellEnd"/>
      <w:r>
        <w:rPr>
          <w:color w:val="333333"/>
        </w:rPr>
        <w:t>_</w:t>
      </w:r>
      <w:proofErr w:type="gramStart"/>
      <w:r>
        <w:rPr>
          <w:color w:val="333333"/>
        </w:rPr>
        <w:t>_(</w:t>
      </w:r>
      <w:proofErr w:type="gramEnd"/>
      <w:r>
        <w:rPr>
          <w:color w:val="333333"/>
        </w:rPr>
        <w:t xml:space="preserve">self, </w:t>
      </w:r>
      <w:proofErr w:type="spellStart"/>
      <w:r>
        <w:rPr>
          <w:color w:val="333333"/>
        </w:rPr>
        <w:t>fileName</w:t>
      </w:r>
      <w:proofErr w:type="spellEnd"/>
      <w:r>
        <w:rPr>
          <w:color w:val="333333"/>
        </w:rPr>
        <w:t>=''):</w:t>
      </w:r>
    </w:p>
    <w:p w14:paraId="3181743A" w14:textId="77777777" w:rsidR="00EC0D7D" w:rsidRDefault="00EC0D7D" w:rsidP="00EC0D7D">
      <w:pPr>
        <w:pStyle w:val="HTMLPreformatted"/>
        <w:shd w:val="clear" w:color="auto" w:fill="FEFDFA"/>
        <w:rPr>
          <w:color w:val="333333"/>
        </w:rPr>
      </w:pPr>
      <w:r>
        <w:rPr>
          <w:color w:val="333333"/>
        </w:rPr>
        <w:t xml:space="preserve">        </w:t>
      </w:r>
      <w:proofErr w:type="gramStart"/>
      <w:r>
        <w:rPr>
          <w:color w:val="333333"/>
        </w:rPr>
        <w:t>Thread._</w:t>
      </w:r>
      <w:proofErr w:type="gramEnd"/>
      <w:r>
        <w:rPr>
          <w:color w:val="333333"/>
        </w:rPr>
        <w:t>_</w:t>
      </w:r>
      <w:proofErr w:type="spellStart"/>
      <w:r>
        <w:rPr>
          <w:color w:val="333333"/>
        </w:rPr>
        <w:t>init</w:t>
      </w:r>
      <w:proofErr w:type="spellEnd"/>
      <w:r>
        <w:rPr>
          <w:color w:val="333333"/>
        </w:rPr>
        <w:t>__(self)</w:t>
      </w:r>
    </w:p>
    <w:p w14:paraId="4E549608" w14:textId="77777777" w:rsidR="00EC0D7D" w:rsidRDefault="00EC0D7D" w:rsidP="00EC0D7D">
      <w:pPr>
        <w:pStyle w:val="HTMLPreformatted"/>
        <w:shd w:val="clear" w:color="auto" w:fill="FEFDFA"/>
        <w:rPr>
          <w:color w:val="333333"/>
        </w:rPr>
      </w:pPr>
      <w:r>
        <w:rPr>
          <w:color w:val="333333"/>
        </w:rPr>
        <w:t xml:space="preserve">        </w:t>
      </w:r>
      <w:proofErr w:type="spellStart"/>
      <w:proofErr w:type="gramStart"/>
      <w:r>
        <w:rPr>
          <w:color w:val="333333"/>
        </w:rPr>
        <w:t>self.tempDir</w:t>
      </w:r>
      <w:proofErr w:type="spellEnd"/>
      <w:proofErr w:type="gramEnd"/>
      <w:r>
        <w:rPr>
          <w:color w:val="333333"/>
        </w:rPr>
        <w:t xml:space="preserve"> = '/sys/bus/w1/devices/'</w:t>
      </w:r>
    </w:p>
    <w:p w14:paraId="1E0C9D41" w14:textId="77777777" w:rsidR="00EC0D7D" w:rsidRDefault="00EC0D7D" w:rsidP="00EC0D7D">
      <w:pPr>
        <w:pStyle w:val="HTMLPreformatted"/>
        <w:shd w:val="clear" w:color="auto" w:fill="FEFDFA"/>
        <w:rPr>
          <w:color w:val="333333"/>
        </w:rPr>
      </w:pPr>
      <w:r>
        <w:rPr>
          <w:color w:val="333333"/>
        </w:rPr>
        <w:t xml:space="preserve">        list = </w:t>
      </w:r>
      <w:proofErr w:type="spellStart"/>
      <w:proofErr w:type="gramStart"/>
      <w:r>
        <w:rPr>
          <w:color w:val="333333"/>
        </w:rPr>
        <w:t>os.listdir</w:t>
      </w:r>
      <w:proofErr w:type="spellEnd"/>
      <w:proofErr w:type="gramEnd"/>
      <w:r>
        <w:rPr>
          <w:color w:val="333333"/>
        </w:rPr>
        <w:t>(</w:t>
      </w:r>
      <w:proofErr w:type="spellStart"/>
      <w:r>
        <w:rPr>
          <w:color w:val="333333"/>
        </w:rPr>
        <w:t>self.tempDir</w:t>
      </w:r>
      <w:proofErr w:type="spellEnd"/>
      <w:r>
        <w:rPr>
          <w:color w:val="333333"/>
        </w:rPr>
        <w:t>)</w:t>
      </w:r>
    </w:p>
    <w:p w14:paraId="64F9931D" w14:textId="77777777" w:rsidR="00EC0D7D" w:rsidRDefault="00EC0D7D" w:rsidP="00EC0D7D">
      <w:pPr>
        <w:pStyle w:val="HTMLPreformatted"/>
        <w:shd w:val="clear" w:color="auto" w:fill="FEFDFA"/>
        <w:rPr>
          <w:color w:val="333333"/>
        </w:rPr>
      </w:pPr>
      <w:r>
        <w:rPr>
          <w:color w:val="333333"/>
        </w:rPr>
        <w:t xml:space="preserve">        if(</w:t>
      </w:r>
      <w:proofErr w:type="gramStart"/>
      <w:r>
        <w:rPr>
          <w:color w:val="333333"/>
        </w:rPr>
        <w:t>list[</w:t>
      </w:r>
      <w:proofErr w:type="gramEnd"/>
      <w:r>
        <w:rPr>
          <w:color w:val="333333"/>
        </w:rPr>
        <w:t>0][:2]=="28"):</w:t>
      </w:r>
    </w:p>
    <w:p w14:paraId="558DAAD5" w14:textId="77777777" w:rsidR="00EC0D7D" w:rsidRDefault="00EC0D7D" w:rsidP="00EC0D7D">
      <w:pPr>
        <w:pStyle w:val="HTMLPreformatted"/>
        <w:shd w:val="clear" w:color="auto" w:fill="FEFDFA"/>
        <w:rPr>
          <w:color w:val="333333"/>
        </w:rPr>
      </w:pPr>
      <w:r>
        <w:rPr>
          <w:color w:val="333333"/>
        </w:rPr>
        <w:t xml:space="preserve">         </w:t>
      </w:r>
      <w:proofErr w:type="spellStart"/>
      <w:r>
        <w:rPr>
          <w:color w:val="333333"/>
        </w:rPr>
        <w:t>fileName</w:t>
      </w:r>
      <w:proofErr w:type="spellEnd"/>
      <w:r>
        <w:rPr>
          <w:color w:val="333333"/>
        </w:rPr>
        <w:t>=</w:t>
      </w:r>
      <w:proofErr w:type="gramStart"/>
      <w:r>
        <w:rPr>
          <w:color w:val="333333"/>
        </w:rPr>
        <w:t>list[</w:t>
      </w:r>
      <w:proofErr w:type="gramEnd"/>
      <w:r>
        <w:rPr>
          <w:color w:val="333333"/>
        </w:rPr>
        <w:t>0]</w:t>
      </w:r>
    </w:p>
    <w:p w14:paraId="36DF8B6A" w14:textId="77777777" w:rsidR="00EC0D7D" w:rsidRDefault="00EC0D7D" w:rsidP="00EC0D7D">
      <w:pPr>
        <w:pStyle w:val="HTMLPreformatted"/>
        <w:shd w:val="clear" w:color="auto" w:fill="FEFDFA"/>
        <w:rPr>
          <w:color w:val="333333"/>
        </w:rPr>
      </w:pPr>
      <w:r>
        <w:rPr>
          <w:color w:val="333333"/>
        </w:rPr>
        <w:t xml:space="preserve">        </w:t>
      </w:r>
      <w:proofErr w:type="spellStart"/>
      <w:proofErr w:type="gramStart"/>
      <w:r>
        <w:rPr>
          <w:color w:val="333333"/>
        </w:rPr>
        <w:t>self.fileName</w:t>
      </w:r>
      <w:proofErr w:type="spellEnd"/>
      <w:proofErr w:type="gramEnd"/>
      <w:r>
        <w:rPr>
          <w:color w:val="333333"/>
        </w:rPr>
        <w:t xml:space="preserve"> = </w:t>
      </w:r>
      <w:proofErr w:type="spellStart"/>
      <w:r>
        <w:rPr>
          <w:color w:val="333333"/>
        </w:rPr>
        <w:t>fileName</w:t>
      </w:r>
      <w:proofErr w:type="spellEnd"/>
    </w:p>
    <w:p w14:paraId="38F439C6" w14:textId="77777777" w:rsidR="00EC0D7D" w:rsidRDefault="00EC0D7D" w:rsidP="00EC0D7D">
      <w:pPr>
        <w:pStyle w:val="HTMLPreformatted"/>
        <w:shd w:val="clear" w:color="auto" w:fill="FEFDFA"/>
        <w:rPr>
          <w:color w:val="333333"/>
        </w:rPr>
      </w:pPr>
      <w:r>
        <w:rPr>
          <w:color w:val="333333"/>
        </w:rPr>
        <w:t xml:space="preserve">        </w:t>
      </w:r>
      <w:proofErr w:type="spellStart"/>
      <w:proofErr w:type="gramStart"/>
      <w:r>
        <w:rPr>
          <w:color w:val="333333"/>
        </w:rPr>
        <w:t>self.currentTemp</w:t>
      </w:r>
      <w:proofErr w:type="spellEnd"/>
      <w:proofErr w:type="gramEnd"/>
      <w:r>
        <w:rPr>
          <w:color w:val="333333"/>
        </w:rPr>
        <w:t xml:space="preserve"> = -999</w:t>
      </w:r>
    </w:p>
    <w:p w14:paraId="0C5939B9" w14:textId="77777777" w:rsidR="00EC0D7D" w:rsidRDefault="00EC0D7D" w:rsidP="00EC0D7D">
      <w:pPr>
        <w:pStyle w:val="HTMLPreformatted"/>
        <w:shd w:val="clear" w:color="auto" w:fill="FEFDFA"/>
        <w:rPr>
          <w:color w:val="333333"/>
        </w:rPr>
      </w:pPr>
      <w:r>
        <w:rPr>
          <w:color w:val="333333"/>
        </w:rPr>
        <w:t xml:space="preserve">        </w:t>
      </w:r>
      <w:proofErr w:type="spellStart"/>
      <w:proofErr w:type="gramStart"/>
      <w:r>
        <w:rPr>
          <w:color w:val="333333"/>
        </w:rPr>
        <w:t>self.correctionFactor</w:t>
      </w:r>
      <w:proofErr w:type="spellEnd"/>
      <w:proofErr w:type="gramEnd"/>
      <w:r>
        <w:rPr>
          <w:color w:val="333333"/>
        </w:rPr>
        <w:t xml:space="preserve"> = 1;</w:t>
      </w:r>
    </w:p>
    <w:p w14:paraId="56082B0C" w14:textId="77777777" w:rsidR="00EC0D7D" w:rsidRDefault="00EC0D7D" w:rsidP="00EC0D7D">
      <w:pPr>
        <w:pStyle w:val="HTMLPreformatted"/>
        <w:shd w:val="clear" w:color="auto" w:fill="FEFDFA"/>
        <w:rPr>
          <w:color w:val="333333"/>
        </w:rPr>
      </w:pPr>
      <w:r>
        <w:rPr>
          <w:color w:val="333333"/>
        </w:rPr>
        <w:t xml:space="preserve">        </w:t>
      </w:r>
      <w:proofErr w:type="spellStart"/>
      <w:proofErr w:type="gramStart"/>
      <w:r>
        <w:rPr>
          <w:color w:val="333333"/>
        </w:rPr>
        <w:t>self.enabled</w:t>
      </w:r>
      <w:proofErr w:type="spellEnd"/>
      <w:proofErr w:type="gramEnd"/>
      <w:r>
        <w:rPr>
          <w:color w:val="333333"/>
        </w:rPr>
        <w:t xml:space="preserve"> = True</w:t>
      </w:r>
    </w:p>
    <w:p w14:paraId="12685815" w14:textId="77777777" w:rsidR="00EC0D7D" w:rsidRDefault="00EC0D7D" w:rsidP="00EC0D7D">
      <w:pPr>
        <w:pStyle w:val="HTMLPreformatted"/>
        <w:shd w:val="clear" w:color="auto" w:fill="FEFDFA"/>
        <w:rPr>
          <w:color w:val="333333"/>
        </w:rPr>
      </w:pPr>
    </w:p>
    <w:p w14:paraId="4807E69C" w14:textId="77777777" w:rsidR="00EC0D7D" w:rsidRDefault="00EC0D7D" w:rsidP="00EC0D7D">
      <w:pPr>
        <w:pStyle w:val="HTMLPreformatted"/>
        <w:shd w:val="clear" w:color="auto" w:fill="FEFDFA"/>
        <w:rPr>
          <w:color w:val="333333"/>
        </w:rPr>
      </w:pPr>
      <w:r>
        <w:rPr>
          <w:color w:val="333333"/>
        </w:rPr>
        <w:t xml:space="preserve">    def run(self):</w:t>
      </w:r>
    </w:p>
    <w:p w14:paraId="7226C55C" w14:textId="77777777" w:rsidR="00EC0D7D" w:rsidRDefault="00EC0D7D" w:rsidP="00EC0D7D">
      <w:pPr>
        <w:pStyle w:val="HTMLPreformatted"/>
        <w:shd w:val="clear" w:color="auto" w:fill="FEFDFA"/>
        <w:rPr>
          <w:color w:val="333333"/>
        </w:rPr>
      </w:pPr>
      <w:r>
        <w:rPr>
          <w:color w:val="333333"/>
        </w:rPr>
        <w:t xml:space="preserve">        while True:</w:t>
      </w:r>
    </w:p>
    <w:p w14:paraId="546E60B1" w14:textId="77777777" w:rsidR="00EC0D7D" w:rsidRDefault="00EC0D7D" w:rsidP="00EC0D7D">
      <w:pPr>
        <w:pStyle w:val="HTMLPreformatted"/>
        <w:shd w:val="clear" w:color="auto" w:fill="FEFDFA"/>
        <w:rPr>
          <w:color w:val="333333"/>
        </w:rPr>
      </w:pPr>
      <w:r>
        <w:rPr>
          <w:color w:val="333333"/>
        </w:rPr>
        <w:t xml:space="preserve">            if </w:t>
      </w:r>
      <w:proofErr w:type="spellStart"/>
      <w:proofErr w:type="gramStart"/>
      <w:r>
        <w:rPr>
          <w:color w:val="333333"/>
        </w:rPr>
        <w:t>self.isEnabled</w:t>
      </w:r>
      <w:proofErr w:type="spellEnd"/>
      <w:proofErr w:type="gramEnd"/>
      <w:r>
        <w:rPr>
          <w:color w:val="333333"/>
        </w:rPr>
        <w:t>():</w:t>
      </w:r>
    </w:p>
    <w:p w14:paraId="29805353" w14:textId="77777777" w:rsidR="00EC0D7D" w:rsidRDefault="00EC0D7D" w:rsidP="00EC0D7D">
      <w:pPr>
        <w:pStyle w:val="HTMLPreformatted"/>
        <w:shd w:val="clear" w:color="auto" w:fill="FEFDFA"/>
        <w:rPr>
          <w:color w:val="333333"/>
        </w:rPr>
      </w:pPr>
      <w:r>
        <w:rPr>
          <w:color w:val="333333"/>
        </w:rPr>
        <w:t xml:space="preserve">                try:</w:t>
      </w:r>
    </w:p>
    <w:p w14:paraId="3B0955A5" w14:textId="77777777" w:rsidR="00EC0D7D" w:rsidRDefault="00EC0D7D" w:rsidP="00EC0D7D">
      <w:pPr>
        <w:pStyle w:val="HTMLPreformatted"/>
        <w:shd w:val="clear" w:color="auto" w:fill="FEFDFA"/>
        <w:rPr>
          <w:color w:val="333333"/>
        </w:rPr>
      </w:pPr>
      <w:r>
        <w:rPr>
          <w:color w:val="333333"/>
        </w:rPr>
        <w:t xml:space="preserve">                    f = </w:t>
      </w:r>
      <w:proofErr w:type="gramStart"/>
      <w:r>
        <w:rPr>
          <w:color w:val="333333"/>
        </w:rPr>
        <w:t>open(</w:t>
      </w:r>
      <w:proofErr w:type="spellStart"/>
      <w:proofErr w:type="gramEnd"/>
      <w:r>
        <w:rPr>
          <w:color w:val="333333"/>
        </w:rPr>
        <w:t>self.tempDir</w:t>
      </w:r>
      <w:proofErr w:type="spellEnd"/>
      <w:r>
        <w:rPr>
          <w:color w:val="333333"/>
        </w:rPr>
        <w:t xml:space="preserve"> + </w:t>
      </w:r>
      <w:proofErr w:type="spellStart"/>
      <w:r>
        <w:rPr>
          <w:color w:val="333333"/>
        </w:rPr>
        <w:t>self.fileName</w:t>
      </w:r>
      <w:proofErr w:type="spellEnd"/>
      <w:r>
        <w:rPr>
          <w:color w:val="333333"/>
        </w:rPr>
        <w:t xml:space="preserve"> + "/w1_slave", 'r')</w:t>
      </w:r>
    </w:p>
    <w:p w14:paraId="70276126" w14:textId="77777777" w:rsidR="00EC0D7D" w:rsidRDefault="00EC0D7D" w:rsidP="00EC0D7D">
      <w:pPr>
        <w:pStyle w:val="HTMLPreformatted"/>
        <w:shd w:val="clear" w:color="auto" w:fill="FEFDFA"/>
        <w:rPr>
          <w:color w:val="333333"/>
        </w:rPr>
      </w:pPr>
      <w:r>
        <w:rPr>
          <w:color w:val="333333"/>
        </w:rPr>
        <w:t xml:space="preserve">                except </w:t>
      </w:r>
      <w:proofErr w:type="spellStart"/>
      <w:r>
        <w:rPr>
          <w:color w:val="333333"/>
        </w:rPr>
        <w:t>IOError</w:t>
      </w:r>
      <w:proofErr w:type="spellEnd"/>
      <w:r>
        <w:rPr>
          <w:color w:val="333333"/>
        </w:rPr>
        <w:t xml:space="preserve"> as e:</w:t>
      </w:r>
    </w:p>
    <w:p w14:paraId="31C6D036" w14:textId="77777777" w:rsidR="00EC0D7D" w:rsidRDefault="00EC0D7D" w:rsidP="00EC0D7D">
      <w:pPr>
        <w:pStyle w:val="HTMLPreformatted"/>
        <w:shd w:val="clear" w:color="auto" w:fill="FEFDFA"/>
        <w:rPr>
          <w:color w:val="333333"/>
        </w:rPr>
      </w:pPr>
      <w:r>
        <w:rPr>
          <w:color w:val="333333"/>
        </w:rPr>
        <w:t xml:space="preserve">                    print "Error: File " + </w:t>
      </w:r>
      <w:proofErr w:type="spellStart"/>
      <w:proofErr w:type="gramStart"/>
      <w:r>
        <w:rPr>
          <w:color w:val="333333"/>
        </w:rPr>
        <w:t>self.tempDir</w:t>
      </w:r>
      <w:proofErr w:type="spellEnd"/>
      <w:proofErr w:type="gramEnd"/>
      <w:r>
        <w:rPr>
          <w:color w:val="333333"/>
        </w:rPr>
        <w:t xml:space="preserve"> + </w:t>
      </w:r>
      <w:proofErr w:type="spellStart"/>
      <w:r>
        <w:rPr>
          <w:color w:val="333333"/>
        </w:rPr>
        <w:t>self.fileName</w:t>
      </w:r>
      <w:proofErr w:type="spellEnd"/>
      <w:r>
        <w:rPr>
          <w:color w:val="333333"/>
        </w:rPr>
        <w:t xml:space="preserve"> + "/w1_slave" + " does$</w:t>
      </w:r>
    </w:p>
    <w:p w14:paraId="332E868D" w14:textId="77777777" w:rsidR="00EC0D7D" w:rsidRDefault="00EC0D7D" w:rsidP="00EC0D7D">
      <w:pPr>
        <w:pStyle w:val="HTMLPreformatted"/>
        <w:shd w:val="clear" w:color="auto" w:fill="FEFDFA"/>
        <w:rPr>
          <w:color w:val="333333"/>
        </w:rPr>
      </w:pPr>
      <w:r>
        <w:rPr>
          <w:color w:val="333333"/>
        </w:rPr>
        <w:t xml:space="preserve">                    return;</w:t>
      </w:r>
    </w:p>
    <w:p w14:paraId="1AECAE62" w14:textId="77777777" w:rsidR="00EC0D7D" w:rsidRDefault="00EC0D7D" w:rsidP="00EC0D7D">
      <w:pPr>
        <w:pStyle w:val="HTMLPreformatted"/>
        <w:shd w:val="clear" w:color="auto" w:fill="FEFDFA"/>
        <w:rPr>
          <w:color w:val="333333"/>
        </w:rPr>
      </w:pPr>
    </w:p>
    <w:p w14:paraId="04EAB34E" w14:textId="77777777" w:rsidR="00EC0D7D" w:rsidRDefault="00EC0D7D" w:rsidP="00EC0D7D">
      <w:pPr>
        <w:pStyle w:val="HTMLPreformatted"/>
        <w:shd w:val="clear" w:color="auto" w:fill="FEFDFA"/>
        <w:rPr>
          <w:color w:val="333333"/>
        </w:rPr>
      </w:pPr>
      <w:r>
        <w:rPr>
          <w:color w:val="333333"/>
        </w:rPr>
        <w:t xml:space="preserve">                lines=</w:t>
      </w:r>
      <w:proofErr w:type="spellStart"/>
      <w:proofErr w:type="gramStart"/>
      <w:r>
        <w:rPr>
          <w:color w:val="333333"/>
        </w:rPr>
        <w:t>f.readlines</w:t>
      </w:r>
      <w:proofErr w:type="spellEnd"/>
      <w:proofErr w:type="gramEnd"/>
      <w:r>
        <w:rPr>
          <w:color w:val="333333"/>
        </w:rPr>
        <w:t>()</w:t>
      </w:r>
    </w:p>
    <w:p w14:paraId="3AED78AD" w14:textId="77777777" w:rsidR="00EC0D7D" w:rsidRDefault="00EC0D7D" w:rsidP="00EC0D7D">
      <w:pPr>
        <w:pStyle w:val="HTMLPreformatted"/>
        <w:shd w:val="clear" w:color="auto" w:fill="FEFDFA"/>
        <w:rPr>
          <w:color w:val="333333"/>
        </w:rPr>
      </w:pPr>
      <w:r>
        <w:rPr>
          <w:color w:val="333333"/>
        </w:rPr>
        <w:t xml:space="preserve">                </w:t>
      </w:r>
      <w:proofErr w:type="spellStart"/>
      <w:r>
        <w:rPr>
          <w:color w:val="333333"/>
        </w:rPr>
        <w:t>crcLine</w:t>
      </w:r>
      <w:proofErr w:type="spellEnd"/>
      <w:r>
        <w:rPr>
          <w:color w:val="333333"/>
        </w:rPr>
        <w:t>=</w:t>
      </w:r>
      <w:proofErr w:type="gramStart"/>
      <w:r>
        <w:rPr>
          <w:color w:val="333333"/>
        </w:rPr>
        <w:t>lines[</w:t>
      </w:r>
      <w:proofErr w:type="gramEnd"/>
      <w:r>
        <w:rPr>
          <w:color w:val="333333"/>
        </w:rPr>
        <w:t>0]</w:t>
      </w:r>
    </w:p>
    <w:p w14:paraId="433B474F" w14:textId="77777777" w:rsidR="00EC0D7D" w:rsidRDefault="00EC0D7D" w:rsidP="00EC0D7D">
      <w:pPr>
        <w:pStyle w:val="HTMLPreformatted"/>
        <w:shd w:val="clear" w:color="auto" w:fill="FEFDFA"/>
        <w:rPr>
          <w:color w:val="333333"/>
        </w:rPr>
      </w:pPr>
      <w:r>
        <w:rPr>
          <w:color w:val="333333"/>
        </w:rPr>
        <w:t xml:space="preserve">                </w:t>
      </w:r>
      <w:proofErr w:type="spellStart"/>
      <w:r>
        <w:rPr>
          <w:color w:val="333333"/>
        </w:rPr>
        <w:t>tempLine</w:t>
      </w:r>
      <w:proofErr w:type="spellEnd"/>
      <w:r>
        <w:rPr>
          <w:color w:val="333333"/>
        </w:rPr>
        <w:t>=</w:t>
      </w:r>
      <w:proofErr w:type="gramStart"/>
      <w:r>
        <w:rPr>
          <w:color w:val="333333"/>
        </w:rPr>
        <w:t>lines[</w:t>
      </w:r>
      <w:proofErr w:type="gramEnd"/>
      <w:r>
        <w:rPr>
          <w:color w:val="333333"/>
        </w:rPr>
        <w:t>1]</w:t>
      </w:r>
    </w:p>
    <w:p w14:paraId="542B7FF5" w14:textId="77777777" w:rsidR="00EC0D7D" w:rsidRDefault="00EC0D7D" w:rsidP="00EC0D7D">
      <w:pPr>
        <w:pStyle w:val="HTMLPreformatted"/>
        <w:shd w:val="clear" w:color="auto" w:fill="FEFDFA"/>
        <w:rPr>
          <w:color w:val="333333"/>
        </w:rPr>
      </w:pPr>
      <w:r>
        <w:rPr>
          <w:color w:val="333333"/>
        </w:rPr>
        <w:t xml:space="preserve">                </w:t>
      </w:r>
      <w:proofErr w:type="spellStart"/>
      <w:r>
        <w:rPr>
          <w:color w:val="333333"/>
        </w:rPr>
        <w:t>result_list</w:t>
      </w:r>
      <w:proofErr w:type="spellEnd"/>
      <w:r>
        <w:rPr>
          <w:color w:val="333333"/>
        </w:rPr>
        <w:t xml:space="preserve"> = </w:t>
      </w:r>
      <w:proofErr w:type="spellStart"/>
      <w:r>
        <w:rPr>
          <w:color w:val="333333"/>
        </w:rPr>
        <w:t>tempLine.split</w:t>
      </w:r>
      <w:proofErr w:type="spellEnd"/>
      <w:r>
        <w:rPr>
          <w:color w:val="333333"/>
        </w:rPr>
        <w:t>("=")</w:t>
      </w:r>
    </w:p>
    <w:p w14:paraId="23D8C72D" w14:textId="77777777" w:rsidR="00EC0D7D" w:rsidRDefault="00EC0D7D" w:rsidP="00EC0D7D">
      <w:pPr>
        <w:pStyle w:val="HTMLPreformatted"/>
        <w:shd w:val="clear" w:color="auto" w:fill="FEFDFA"/>
        <w:rPr>
          <w:color w:val="333333"/>
        </w:rPr>
      </w:pPr>
    </w:p>
    <w:p w14:paraId="4E5DD5C6" w14:textId="77777777" w:rsidR="00EC0D7D" w:rsidRDefault="00EC0D7D" w:rsidP="00EC0D7D">
      <w:pPr>
        <w:pStyle w:val="HTMLPreformatted"/>
        <w:shd w:val="clear" w:color="auto" w:fill="FEFDFA"/>
        <w:rPr>
          <w:color w:val="333333"/>
        </w:rPr>
      </w:pPr>
      <w:r>
        <w:rPr>
          <w:color w:val="333333"/>
        </w:rPr>
        <w:t xml:space="preserve">                temp = float(</w:t>
      </w:r>
      <w:proofErr w:type="spellStart"/>
      <w:r>
        <w:rPr>
          <w:color w:val="333333"/>
        </w:rPr>
        <w:t>result_</w:t>
      </w:r>
      <w:proofErr w:type="gramStart"/>
      <w:r>
        <w:rPr>
          <w:color w:val="333333"/>
        </w:rPr>
        <w:t>list</w:t>
      </w:r>
      <w:proofErr w:type="spellEnd"/>
      <w:r>
        <w:rPr>
          <w:color w:val="333333"/>
        </w:rPr>
        <w:t>[</w:t>
      </w:r>
      <w:proofErr w:type="gramEnd"/>
      <w:r>
        <w:rPr>
          <w:color w:val="333333"/>
        </w:rPr>
        <w:t xml:space="preserve">-1])/1000 # temp in </w:t>
      </w:r>
      <w:proofErr w:type="spellStart"/>
      <w:r>
        <w:rPr>
          <w:color w:val="333333"/>
        </w:rPr>
        <w:t>Celcius</w:t>
      </w:r>
      <w:proofErr w:type="spellEnd"/>
    </w:p>
    <w:p w14:paraId="00DEF143" w14:textId="77777777" w:rsidR="00EC0D7D" w:rsidRDefault="00EC0D7D" w:rsidP="00EC0D7D">
      <w:pPr>
        <w:pStyle w:val="HTMLPreformatted"/>
        <w:shd w:val="clear" w:color="auto" w:fill="FEFDFA"/>
        <w:rPr>
          <w:color w:val="333333"/>
        </w:rPr>
      </w:pPr>
      <w:r>
        <w:rPr>
          <w:color w:val="333333"/>
        </w:rPr>
        <w:t xml:space="preserve">                temp = temp + </w:t>
      </w:r>
      <w:proofErr w:type="spellStart"/>
      <w:proofErr w:type="gramStart"/>
      <w:r>
        <w:rPr>
          <w:color w:val="333333"/>
        </w:rPr>
        <w:t>self.correctionFactor</w:t>
      </w:r>
      <w:proofErr w:type="spellEnd"/>
      <w:proofErr w:type="gramEnd"/>
      <w:r>
        <w:rPr>
          <w:color w:val="333333"/>
        </w:rPr>
        <w:t xml:space="preserve"> # correction factor</w:t>
      </w:r>
    </w:p>
    <w:p w14:paraId="03DA5323" w14:textId="77777777" w:rsidR="00EC0D7D" w:rsidRDefault="00EC0D7D" w:rsidP="00EC0D7D">
      <w:pPr>
        <w:pStyle w:val="HTMLPreformatted"/>
        <w:shd w:val="clear" w:color="auto" w:fill="FEFDFA"/>
        <w:rPr>
          <w:color w:val="333333"/>
        </w:rPr>
      </w:pPr>
      <w:r>
        <w:rPr>
          <w:color w:val="333333"/>
        </w:rPr>
        <w:t xml:space="preserve">                #</w:t>
      </w:r>
      <w:proofErr w:type="gramStart"/>
      <w:r>
        <w:rPr>
          <w:color w:val="333333"/>
        </w:rPr>
        <w:t>if</w:t>
      </w:r>
      <w:proofErr w:type="gramEnd"/>
      <w:r>
        <w:rPr>
          <w:color w:val="333333"/>
        </w:rPr>
        <w:t xml:space="preserve"> you want to convert to </w:t>
      </w:r>
      <w:proofErr w:type="spellStart"/>
      <w:r>
        <w:rPr>
          <w:color w:val="333333"/>
        </w:rPr>
        <w:t>Celcius</w:t>
      </w:r>
      <w:proofErr w:type="spellEnd"/>
      <w:r>
        <w:rPr>
          <w:color w:val="333333"/>
        </w:rPr>
        <w:t>, comment this line</w:t>
      </w:r>
    </w:p>
    <w:p w14:paraId="69B4173E" w14:textId="77777777" w:rsidR="00EC0D7D" w:rsidRDefault="00EC0D7D" w:rsidP="00EC0D7D">
      <w:pPr>
        <w:pStyle w:val="HTMLPreformatted"/>
        <w:shd w:val="clear" w:color="auto" w:fill="FEFDFA"/>
        <w:rPr>
          <w:color w:val="333333"/>
        </w:rPr>
      </w:pPr>
      <w:r>
        <w:rPr>
          <w:color w:val="333333"/>
        </w:rPr>
        <w:t xml:space="preserve">                temp = (9.0/5.</w:t>
      </w:r>
      <w:proofErr w:type="gramStart"/>
      <w:r>
        <w:rPr>
          <w:color w:val="333333"/>
        </w:rPr>
        <w:t>0)*</w:t>
      </w:r>
      <w:proofErr w:type="gramEnd"/>
      <w:r>
        <w:rPr>
          <w:color w:val="333333"/>
        </w:rPr>
        <w:t>temp + 32</w:t>
      </w:r>
    </w:p>
    <w:p w14:paraId="3CEC8D55" w14:textId="77777777" w:rsidR="00EC0D7D" w:rsidRDefault="00EC0D7D" w:rsidP="00EC0D7D">
      <w:pPr>
        <w:pStyle w:val="HTMLPreformatted"/>
        <w:shd w:val="clear" w:color="auto" w:fill="FEFDFA"/>
        <w:rPr>
          <w:color w:val="333333"/>
        </w:rPr>
      </w:pPr>
    </w:p>
    <w:p w14:paraId="59F6CE5E" w14:textId="77777777" w:rsidR="00EC0D7D" w:rsidRDefault="00EC0D7D" w:rsidP="00EC0D7D">
      <w:pPr>
        <w:pStyle w:val="HTMLPreformatted"/>
        <w:shd w:val="clear" w:color="auto" w:fill="FEFDFA"/>
        <w:rPr>
          <w:color w:val="333333"/>
        </w:rPr>
      </w:pPr>
      <w:r>
        <w:rPr>
          <w:color w:val="333333"/>
        </w:rPr>
        <w:t xml:space="preserve">                if </w:t>
      </w:r>
      <w:proofErr w:type="spellStart"/>
      <w:r>
        <w:rPr>
          <w:color w:val="333333"/>
        </w:rPr>
        <w:t>crcLine.find</w:t>
      </w:r>
      <w:proofErr w:type="spellEnd"/>
      <w:r>
        <w:rPr>
          <w:color w:val="333333"/>
        </w:rPr>
        <w:t>("NO") &gt; -1:</w:t>
      </w:r>
    </w:p>
    <w:p w14:paraId="6C57D9D7" w14:textId="77777777" w:rsidR="00EC0D7D" w:rsidRDefault="00EC0D7D" w:rsidP="00EC0D7D">
      <w:pPr>
        <w:pStyle w:val="HTMLPreformatted"/>
        <w:shd w:val="clear" w:color="auto" w:fill="FEFDFA"/>
        <w:rPr>
          <w:color w:val="333333"/>
        </w:rPr>
      </w:pPr>
      <w:r>
        <w:rPr>
          <w:color w:val="333333"/>
        </w:rPr>
        <w:t xml:space="preserve">                    temp = -999</w:t>
      </w:r>
    </w:p>
    <w:p w14:paraId="014D0A51" w14:textId="77777777" w:rsidR="00EC0D7D" w:rsidRDefault="00EC0D7D" w:rsidP="00EC0D7D">
      <w:pPr>
        <w:pStyle w:val="HTMLPreformatted"/>
        <w:shd w:val="clear" w:color="auto" w:fill="FEFDFA"/>
        <w:rPr>
          <w:color w:val="333333"/>
        </w:rPr>
      </w:pPr>
      <w:r>
        <w:rPr>
          <w:color w:val="333333"/>
        </w:rPr>
        <w:t xml:space="preserve">                </w:t>
      </w:r>
      <w:proofErr w:type="spellStart"/>
      <w:proofErr w:type="gramStart"/>
      <w:r>
        <w:rPr>
          <w:color w:val="333333"/>
        </w:rPr>
        <w:t>self.currentTemp</w:t>
      </w:r>
      <w:proofErr w:type="spellEnd"/>
      <w:proofErr w:type="gramEnd"/>
      <w:r>
        <w:rPr>
          <w:color w:val="333333"/>
        </w:rPr>
        <w:t xml:space="preserve"> = temp</w:t>
      </w:r>
    </w:p>
    <w:p w14:paraId="0391669F" w14:textId="77777777" w:rsidR="00EC0D7D" w:rsidRDefault="00EC0D7D" w:rsidP="00EC0D7D">
      <w:pPr>
        <w:pStyle w:val="HTMLPreformatted"/>
        <w:shd w:val="clear" w:color="auto" w:fill="FEFDFA"/>
        <w:rPr>
          <w:color w:val="333333"/>
        </w:rPr>
      </w:pPr>
      <w:r>
        <w:rPr>
          <w:color w:val="333333"/>
        </w:rPr>
        <w:t xml:space="preserve">                #print "Current: " + str(</w:t>
      </w:r>
      <w:proofErr w:type="spellStart"/>
      <w:proofErr w:type="gramStart"/>
      <w:r>
        <w:rPr>
          <w:color w:val="333333"/>
        </w:rPr>
        <w:t>self.currentTemp</w:t>
      </w:r>
      <w:proofErr w:type="spellEnd"/>
      <w:proofErr w:type="gramEnd"/>
      <w:r>
        <w:rPr>
          <w:color w:val="333333"/>
        </w:rPr>
        <w:t>) + " " + str(</w:t>
      </w:r>
      <w:proofErr w:type="spellStart"/>
      <w:r>
        <w:rPr>
          <w:color w:val="333333"/>
        </w:rPr>
        <w:t>self.fileName</w:t>
      </w:r>
      <w:proofErr w:type="spellEnd"/>
      <w:r>
        <w:rPr>
          <w:color w:val="333333"/>
        </w:rPr>
        <w:t>)</w:t>
      </w:r>
    </w:p>
    <w:p w14:paraId="7C1AA725" w14:textId="77777777" w:rsidR="00EC0D7D" w:rsidRDefault="00EC0D7D" w:rsidP="00EC0D7D">
      <w:pPr>
        <w:pStyle w:val="HTMLPreformatted"/>
        <w:shd w:val="clear" w:color="auto" w:fill="FEFDFA"/>
        <w:rPr>
          <w:color w:val="333333"/>
        </w:rPr>
      </w:pPr>
      <w:r>
        <w:rPr>
          <w:color w:val="333333"/>
        </w:rPr>
        <w:t xml:space="preserve">            </w:t>
      </w:r>
      <w:proofErr w:type="gramStart"/>
      <w:r>
        <w:rPr>
          <w:color w:val="333333"/>
        </w:rPr>
        <w:t>sleep(</w:t>
      </w:r>
      <w:proofErr w:type="gramEnd"/>
      <w:r>
        <w:rPr>
          <w:color w:val="333333"/>
        </w:rPr>
        <w:t>1)</w:t>
      </w:r>
    </w:p>
    <w:p w14:paraId="258B236C" w14:textId="77777777" w:rsidR="00EC0D7D" w:rsidRDefault="00EC0D7D" w:rsidP="00EC0D7D">
      <w:pPr>
        <w:pStyle w:val="HTMLPreformatted"/>
        <w:shd w:val="clear" w:color="auto" w:fill="FEFDFA"/>
        <w:rPr>
          <w:color w:val="333333"/>
        </w:rPr>
      </w:pPr>
    </w:p>
    <w:p w14:paraId="65DAACE4" w14:textId="77777777" w:rsidR="00EC0D7D" w:rsidRDefault="00EC0D7D" w:rsidP="00EC0D7D">
      <w:pPr>
        <w:pStyle w:val="HTMLPreformatted"/>
        <w:shd w:val="clear" w:color="auto" w:fill="FEFDFA"/>
        <w:rPr>
          <w:color w:val="333333"/>
        </w:rPr>
      </w:pPr>
      <w:r>
        <w:rPr>
          <w:color w:val="333333"/>
        </w:rPr>
        <w:t xml:space="preserve">    #returns the current temp for the probe</w:t>
      </w:r>
    </w:p>
    <w:p w14:paraId="11278BAF" w14:textId="77777777" w:rsidR="00EC0D7D" w:rsidRDefault="00EC0D7D" w:rsidP="00EC0D7D">
      <w:pPr>
        <w:pStyle w:val="HTMLPreformatted"/>
        <w:shd w:val="clear" w:color="auto" w:fill="FEFDFA"/>
        <w:rPr>
          <w:color w:val="333333"/>
        </w:rPr>
      </w:pPr>
      <w:r>
        <w:rPr>
          <w:color w:val="333333"/>
        </w:rPr>
        <w:t xml:space="preserve">    def </w:t>
      </w:r>
      <w:proofErr w:type="spellStart"/>
      <w:r>
        <w:rPr>
          <w:color w:val="333333"/>
        </w:rPr>
        <w:t>getCurrentTemp</w:t>
      </w:r>
      <w:proofErr w:type="spellEnd"/>
      <w:r>
        <w:rPr>
          <w:color w:val="333333"/>
        </w:rPr>
        <w:t>(self):</w:t>
      </w:r>
    </w:p>
    <w:p w14:paraId="35267EC8" w14:textId="77777777" w:rsidR="00EC0D7D" w:rsidRDefault="00EC0D7D" w:rsidP="00EC0D7D">
      <w:pPr>
        <w:pStyle w:val="HTMLPreformatted"/>
        <w:shd w:val="clear" w:color="auto" w:fill="FEFDFA"/>
        <w:rPr>
          <w:color w:val="333333"/>
        </w:rPr>
      </w:pPr>
      <w:r>
        <w:rPr>
          <w:color w:val="333333"/>
        </w:rPr>
        <w:lastRenderedPageBreak/>
        <w:t xml:space="preserve">        return </w:t>
      </w:r>
      <w:proofErr w:type="spellStart"/>
      <w:proofErr w:type="gramStart"/>
      <w:r>
        <w:rPr>
          <w:color w:val="333333"/>
        </w:rPr>
        <w:t>self.currentTemp</w:t>
      </w:r>
      <w:proofErr w:type="spellEnd"/>
      <w:proofErr w:type="gramEnd"/>
    </w:p>
    <w:p w14:paraId="20DAA011" w14:textId="77777777" w:rsidR="00EC0D7D" w:rsidRDefault="00EC0D7D" w:rsidP="00EC0D7D">
      <w:pPr>
        <w:pStyle w:val="HTMLPreformatted"/>
        <w:shd w:val="clear" w:color="auto" w:fill="FEFDFA"/>
        <w:rPr>
          <w:color w:val="333333"/>
        </w:rPr>
      </w:pPr>
    </w:p>
    <w:p w14:paraId="7E3B64BE" w14:textId="77777777" w:rsidR="00EC0D7D" w:rsidRDefault="00EC0D7D" w:rsidP="00EC0D7D">
      <w:pPr>
        <w:pStyle w:val="HTMLPreformatted"/>
        <w:shd w:val="clear" w:color="auto" w:fill="FEFDFA"/>
        <w:rPr>
          <w:color w:val="333333"/>
        </w:rPr>
      </w:pPr>
      <w:r>
        <w:rPr>
          <w:color w:val="333333"/>
        </w:rPr>
        <w:t xml:space="preserve">    #setter to enable this probe</w:t>
      </w:r>
    </w:p>
    <w:p w14:paraId="4794D28C" w14:textId="77777777" w:rsidR="00EC0D7D" w:rsidRDefault="00EC0D7D" w:rsidP="00EC0D7D">
      <w:pPr>
        <w:pStyle w:val="HTMLPreformatted"/>
        <w:shd w:val="clear" w:color="auto" w:fill="FEFDFA"/>
        <w:rPr>
          <w:color w:val="333333"/>
        </w:rPr>
      </w:pPr>
      <w:r>
        <w:rPr>
          <w:color w:val="333333"/>
        </w:rPr>
        <w:t xml:space="preserve">    def </w:t>
      </w:r>
      <w:proofErr w:type="spellStart"/>
      <w:proofErr w:type="gramStart"/>
      <w:r>
        <w:rPr>
          <w:color w:val="333333"/>
        </w:rPr>
        <w:t>setEnabled</w:t>
      </w:r>
      <w:proofErr w:type="spellEnd"/>
      <w:r>
        <w:rPr>
          <w:color w:val="333333"/>
        </w:rPr>
        <w:t>(</w:t>
      </w:r>
      <w:proofErr w:type="gramEnd"/>
      <w:r>
        <w:rPr>
          <w:color w:val="333333"/>
        </w:rPr>
        <w:t>self, enabled):</w:t>
      </w:r>
    </w:p>
    <w:p w14:paraId="335E12B6" w14:textId="77777777" w:rsidR="00EC0D7D" w:rsidRDefault="00EC0D7D" w:rsidP="00EC0D7D">
      <w:pPr>
        <w:pStyle w:val="HTMLPreformatted"/>
        <w:shd w:val="clear" w:color="auto" w:fill="FEFDFA"/>
        <w:rPr>
          <w:color w:val="333333"/>
        </w:rPr>
      </w:pPr>
      <w:r>
        <w:rPr>
          <w:color w:val="333333"/>
        </w:rPr>
        <w:t xml:space="preserve">        </w:t>
      </w:r>
      <w:proofErr w:type="spellStart"/>
      <w:proofErr w:type="gramStart"/>
      <w:r>
        <w:rPr>
          <w:color w:val="333333"/>
        </w:rPr>
        <w:t>self.enabled</w:t>
      </w:r>
      <w:proofErr w:type="spellEnd"/>
      <w:proofErr w:type="gramEnd"/>
      <w:r>
        <w:rPr>
          <w:color w:val="333333"/>
        </w:rPr>
        <w:t xml:space="preserve"> = enabled</w:t>
      </w:r>
    </w:p>
    <w:p w14:paraId="3B009F64" w14:textId="77777777" w:rsidR="00EC0D7D" w:rsidRDefault="00EC0D7D" w:rsidP="00EC0D7D">
      <w:pPr>
        <w:pStyle w:val="HTMLPreformatted"/>
        <w:shd w:val="clear" w:color="auto" w:fill="FEFDFA"/>
        <w:rPr>
          <w:color w:val="333333"/>
        </w:rPr>
      </w:pPr>
      <w:r>
        <w:rPr>
          <w:color w:val="333333"/>
        </w:rPr>
        <w:t xml:space="preserve">    #getter</w:t>
      </w:r>
    </w:p>
    <w:p w14:paraId="21EF9FEA" w14:textId="77777777" w:rsidR="00EC0D7D" w:rsidRDefault="00EC0D7D" w:rsidP="00EC0D7D">
      <w:pPr>
        <w:pStyle w:val="HTMLPreformatted"/>
        <w:shd w:val="clear" w:color="auto" w:fill="FEFDFA"/>
        <w:rPr>
          <w:color w:val="333333"/>
        </w:rPr>
      </w:pPr>
      <w:r>
        <w:rPr>
          <w:color w:val="333333"/>
        </w:rPr>
        <w:t xml:space="preserve">    def </w:t>
      </w:r>
      <w:proofErr w:type="spellStart"/>
      <w:r>
        <w:rPr>
          <w:color w:val="333333"/>
        </w:rPr>
        <w:t>isEnabled</w:t>
      </w:r>
      <w:proofErr w:type="spellEnd"/>
      <w:r>
        <w:rPr>
          <w:color w:val="333333"/>
        </w:rPr>
        <w:t>(self):</w:t>
      </w:r>
    </w:p>
    <w:p w14:paraId="00D68CA8" w14:textId="77777777" w:rsidR="00EC0D7D" w:rsidRDefault="00EC0D7D" w:rsidP="00EC0D7D">
      <w:pPr>
        <w:pStyle w:val="HTMLPreformatted"/>
        <w:shd w:val="clear" w:color="auto" w:fill="FEFDFA"/>
        <w:rPr>
          <w:color w:val="333333"/>
        </w:rPr>
      </w:pPr>
      <w:r>
        <w:rPr>
          <w:color w:val="333333"/>
        </w:rPr>
        <w:t xml:space="preserve">        return </w:t>
      </w:r>
      <w:proofErr w:type="spellStart"/>
      <w:proofErr w:type="gramStart"/>
      <w:r>
        <w:rPr>
          <w:color w:val="333333"/>
        </w:rPr>
        <w:t>self.enabled</w:t>
      </w:r>
      <w:proofErr w:type="spellEnd"/>
      <w:proofErr w:type="gramEnd"/>
    </w:p>
    <w:p w14:paraId="41DEC8CC" w14:textId="77777777" w:rsidR="00EC0D7D" w:rsidRDefault="00EC0D7D" w:rsidP="00EC0D7D">
      <w:pPr>
        <w:pStyle w:val="HTMLPreformatted"/>
        <w:shd w:val="clear" w:color="auto" w:fill="FEFDFA"/>
        <w:rPr>
          <w:color w:val="333333"/>
        </w:rPr>
      </w:pPr>
    </w:p>
    <w:p w14:paraId="1ACA03B1" w14:textId="77777777" w:rsidR="00EC0D7D" w:rsidRDefault="00EC0D7D" w:rsidP="00EC0D7D">
      <w:pPr>
        <w:pStyle w:val="HTMLPreformatted"/>
        <w:shd w:val="clear" w:color="auto" w:fill="FEFDFA"/>
        <w:rPr>
          <w:color w:val="333333"/>
        </w:rPr>
      </w:pPr>
      <w:r>
        <w:rPr>
          <w:color w:val="333333"/>
        </w:rPr>
        <w:t xml:space="preserve">def </w:t>
      </w:r>
      <w:proofErr w:type="spellStart"/>
      <w:r>
        <w:rPr>
          <w:color w:val="333333"/>
        </w:rPr>
        <w:t>updating_writer</w:t>
      </w:r>
      <w:proofErr w:type="spellEnd"/>
      <w:r>
        <w:rPr>
          <w:color w:val="333333"/>
        </w:rPr>
        <w:t>(a):</w:t>
      </w:r>
    </w:p>
    <w:p w14:paraId="52FC6A7A" w14:textId="77777777" w:rsidR="00EC0D7D" w:rsidRDefault="00EC0D7D" w:rsidP="00EC0D7D">
      <w:pPr>
        <w:pStyle w:val="HTMLPreformatted"/>
        <w:shd w:val="clear" w:color="auto" w:fill="FEFDFA"/>
        <w:rPr>
          <w:color w:val="333333"/>
        </w:rPr>
      </w:pPr>
      <w:r>
        <w:rPr>
          <w:color w:val="333333"/>
        </w:rPr>
        <w:t xml:space="preserve">    </w:t>
      </w:r>
      <w:proofErr w:type="gramStart"/>
      <w:r>
        <w:rPr>
          <w:color w:val="333333"/>
        </w:rPr>
        <w:t>context  =</w:t>
      </w:r>
      <w:proofErr w:type="gramEnd"/>
      <w:r>
        <w:rPr>
          <w:color w:val="333333"/>
        </w:rPr>
        <w:t xml:space="preserve"> a[0]</w:t>
      </w:r>
    </w:p>
    <w:p w14:paraId="388DA79B" w14:textId="77777777" w:rsidR="00EC0D7D" w:rsidRDefault="00EC0D7D" w:rsidP="00EC0D7D">
      <w:pPr>
        <w:pStyle w:val="HTMLPreformatted"/>
        <w:shd w:val="clear" w:color="auto" w:fill="FEFDFA"/>
        <w:rPr>
          <w:color w:val="333333"/>
        </w:rPr>
      </w:pPr>
      <w:r>
        <w:rPr>
          <w:color w:val="333333"/>
        </w:rPr>
        <w:t xml:space="preserve">    register = 3</w:t>
      </w:r>
    </w:p>
    <w:p w14:paraId="2D63C49E" w14:textId="77777777" w:rsidR="00EC0D7D" w:rsidRDefault="00EC0D7D" w:rsidP="00EC0D7D">
      <w:pPr>
        <w:pStyle w:val="HTMLPreformatted"/>
        <w:shd w:val="clear" w:color="auto" w:fill="FEFDFA"/>
        <w:rPr>
          <w:color w:val="333333"/>
        </w:rPr>
      </w:pPr>
      <w:r>
        <w:rPr>
          <w:color w:val="333333"/>
        </w:rPr>
        <w:t xml:space="preserve">    </w:t>
      </w:r>
      <w:proofErr w:type="spellStart"/>
      <w:r>
        <w:rPr>
          <w:color w:val="333333"/>
        </w:rPr>
        <w:t>slave_id</w:t>
      </w:r>
      <w:proofErr w:type="spellEnd"/>
      <w:r>
        <w:rPr>
          <w:color w:val="333333"/>
        </w:rPr>
        <w:t xml:space="preserve"> = 0x00</w:t>
      </w:r>
    </w:p>
    <w:p w14:paraId="677ABD09" w14:textId="77777777" w:rsidR="00EC0D7D" w:rsidRDefault="00EC0D7D" w:rsidP="00EC0D7D">
      <w:pPr>
        <w:pStyle w:val="HTMLPreformatted"/>
        <w:shd w:val="clear" w:color="auto" w:fill="FEFDFA"/>
        <w:rPr>
          <w:color w:val="333333"/>
        </w:rPr>
      </w:pPr>
      <w:r>
        <w:rPr>
          <w:color w:val="333333"/>
        </w:rPr>
        <w:t xml:space="preserve">    </w:t>
      </w:r>
      <w:proofErr w:type="gramStart"/>
      <w:r>
        <w:rPr>
          <w:color w:val="333333"/>
        </w:rPr>
        <w:t>address  =</w:t>
      </w:r>
      <w:proofErr w:type="gramEnd"/>
      <w:r>
        <w:rPr>
          <w:color w:val="333333"/>
        </w:rPr>
        <w:t xml:space="preserve"> 0x00</w:t>
      </w:r>
    </w:p>
    <w:p w14:paraId="6AB2E1BA" w14:textId="77777777" w:rsidR="00EC0D7D" w:rsidRDefault="00EC0D7D" w:rsidP="00EC0D7D">
      <w:pPr>
        <w:pStyle w:val="HTMLPreformatted"/>
        <w:shd w:val="clear" w:color="auto" w:fill="FEFDFA"/>
        <w:rPr>
          <w:color w:val="333333"/>
        </w:rPr>
      </w:pPr>
      <w:r>
        <w:rPr>
          <w:color w:val="333333"/>
        </w:rPr>
        <w:t xml:space="preserve">    #print </w:t>
      </w:r>
      <w:proofErr w:type="spellStart"/>
      <w:proofErr w:type="gramStart"/>
      <w:r>
        <w:rPr>
          <w:color w:val="333333"/>
        </w:rPr>
        <w:t>pi.getCurrentTemp</w:t>
      </w:r>
      <w:proofErr w:type="spellEnd"/>
      <w:proofErr w:type="gramEnd"/>
      <w:r>
        <w:rPr>
          <w:color w:val="333333"/>
        </w:rPr>
        <w:t>(),str(int(</w:t>
      </w:r>
      <w:proofErr w:type="spellStart"/>
      <w:r>
        <w:rPr>
          <w:color w:val="333333"/>
        </w:rPr>
        <w:t>pi.getCurrentTemp</w:t>
      </w:r>
      <w:proofErr w:type="spellEnd"/>
      <w:r>
        <w:rPr>
          <w:color w:val="333333"/>
        </w:rPr>
        <w:t>()*10))</w:t>
      </w:r>
    </w:p>
    <w:p w14:paraId="6B8A8624" w14:textId="77777777" w:rsidR="00EC0D7D" w:rsidRDefault="00EC0D7D" w:rsidP="00EC0D7D">
      <w:pPr>
        <w:pStyle w:val="HTMLPreformatted"/>
        <w:shd w:val="clear" w:color="auto" w:fill="FEFDFA"/>
        <w:rPr>
          <w:color w:val="333333"/>
        </w:rPr>
      </w:pPr>
      <w:r>
        <w:rPr>
          <w:color w:val="333333"/>
        </w:rPr>
        <w:t xml:space="preserve">    values = [int(</w:t>
      </w:r>
      <w:proofErr w:type="spellStart"/>
      <w:proofErr w:type="gramStart"/>
      <w:r>
        <w:rPr>
          <w:color w:val="333333"/>
        </w:rPr>
        <w:t>pi.getCurrentTemp</w:t>
      </w:r>
      <w:proofErr w:type="spellEnd"/>
      <w:proofErr w:type="gramEnd"/>
      <w:r>
        <w:rPr>
          <w:color w:val="333333"/>
        </w:rPr>
        <w:t>()*100)]</w:t>
      </w:r>
    </w:p>
    <w:p w14:paraId="3C4910A9" w14:textId="77777777" w:rsidR="00EC0D7D" w:rsidRDefault="00EC0D7D" w:rsidP="00EC0D7D">
      <w:pPr>
        <w:pStyle w:val="HTMLPreformatted"/>
        <w:shd w:val="clear" w:color="auto" w:fill="FEFDFA"/>
        <w:rPr>
          <w:color w:val="333333"/>
        </w:rPr>
      </w:pPr>
      <w:r>
        <w:rPr>
          <w:color w:val="333333"/>
        </w:rPr>
        <w:t xml:space="preserve">    context[</w:t>
      </w:r>
      <w:proofErr w:type="spellStart"/>
      <w:r>
        <w:rPr>
          <w:color w:val="333333"/>
        </w:rPr>
        <w:t>slave_id</w:t>
      </w:r>
      <w:proofErr w:type="spellEnd"/>
      <w:proofErr w:type="gramStart"/>
      <w:r>
        <w:rPr>
          <w:color w:val="333333"/>
        </w:rPr>
        <w:t>].</w:t>
      </w:r>
      <w:proofErr w:type="spellStart"/>
      <w:r>
        <w:rPr>
          <w:color w:val="333333"/>
        </w:rPr>
        <w:t>setValues</w:t>
      </w:r>
      <w:proofErr w:type="spellEnd"/>
      <w:proofErr w:type="gramEnd"/>
      <w:r>
        <w:rPr>
          <w:color w:val="333333"/>
        </w:rPr>
        <w:t>(</w:t>
      </w:r>
      <w:proofErr w:type="spellStart"/>
      <w:r>
        <w:rPr>
          <w:color w:val="333333"/>
        </w:rPr>
        <w:t>register,address,values</w:t>
      </w:r>
      <w:proofErr w:type="spellEnd"/>
      <w:r>
        <w:rPr>
          <w:color w:val="333333"/>
        </w:rPr>
        <w:t>)</w:t>
      </w:r>
    </w:p>
    <w:p w14:paraId="5A10E75A" w14:textId="77777777" w:rsidR="00EC0D7D" w:rsidRDefault="00EC0D7D" w:rsidP="00EC0D7D">
      <w:pPr>
        <w:pStyle w:val="HTMLPreformatted"/>
        <w:shd w:val="clear" w:color="auto" w:fill="FEFDFA"/>
        <w:rPr>
          <w:color w:val="333333"/>
        </w:rPr>
      </w:pPr>
    </w:p>
    <w:p w14:paraId="55885E3B" w14:textId="77777777" w:rsidR="00EC0D7D" w:rsidRDefault="00EC0D7D" w:rsidP="00EC0D7D">
      <w:pPr>
        <w:pStyle w:val="HTMLPreformatted"/>
        <w:shd w:val="clear" w:color="auto" w:fill="FEFDFA"/>
        <w:rPr>
          <w:color w:val="333333"/>
        </w:rPr>
      </w:pPr>
      <w:r>
        <w:rPr>
          <w:color w:val="333333"/>
        </w:rPr>
        <w:t xml:space="preserve">store = </w:t>
      </w:r>
      <w:proofErr w:type="spellStart"/>
      <w:proofErr w:type="gramStart"/>
      <w:r>
        <w:rPr>
          <w:color w:val="333333"/>
        </w:rPr>
        <w:t>ModbusSlaveContext</w:t>
      </w:r>
      <w:proofErr w:type="spellEnd"/>
      <w:r>
        <w:rPr>
          <w:color w:val="333333"/>
        </w:rPr>
        <w:t>(</w:t>
      </w:r>
      <w:proofErr w:type="gramEnd"/>
    </w:p>
    <w:p w14:paraId="6B93E4E8" w14:textId="77777777" w:rsidR="00EC0D7D" w:rsidRDefault="00EC0D7D" w:rsidP="00EC0D7D">
      <w:pPr>
        <w:pStyle w:val="HTMLPreformatted"/>
        <w:shd w:val="clear" w:color="auto" w:fill="FEFDFA"/>
        <w:rPr>
          <w:color w:val="333333"/>
        </w:rPr>
      </w:pPr>
      <w:r>
        <w:rPr>
          <w:color w:val="333333"/>
        </w:rPr>
        <w:t xml:space="preserve">    di = </w:t>
      </w:r>
      <w:proofErr w:type="spellStart"/>
      <w:proofErr w:type="gramStart"/>
      <w:r>
        <w:rPr>
          <w:color w:val="333333"/>
        </w:rPr>
        <w:t>ModbusSequentialDataBlock</w:t>
      </w:r>
      <w:proofErr w:type="spellEnd"/>
      <w:r>
        <w:rPr>
          <w:color w:val="333333"/>
        </w:rPr>
        <w:t>(</w:t>
      </w:r>
      <w:proofErr w:type="gramEnd"/>
      <w:r>
        <w:rPr>
          <w:color w:val="333333"/>
        </w:rPr>
        <w:t>0, [0]*100),</w:t>
      </w:r>
    </w:p>
    <w:p w14:paraId="23C19291" w14:textId="77777777" w:rsidR="00EC0D7D" w:rsidRDefault="00EC0D7D" w:rsidP="00EC0D7D">
      <w:pPr>
        <w:pStyle w:val="HTMLPreformatted"/>
        <w:shd w:val="clear" w:color="auto" w:fill="FEFDFA"/>
        <w:rPr>
          <w:color w:val="333333"/>
        </w:rPr>
      </w:pPr>
      <w:r>
        <w:rPr>
          <w:color w:val="333333"/>
        </w:rPr>
        <w:t xml:space="preserve">    co = </w:t>
      </w:r>
      <w:proofErr w:type="spellStart"/>
      <w:proofErr w:type="gramStart"/>
      <w:r>
        <w:rPr>
          <w:color w:val="333333"/>
        </w:rPr>
        <w:t>ModbusSequentialDataBlock</w:t>
      </w:r>
      <w:proofErr w:type="spellEnd"/>
      <w:r>
        <w:rPr>
          <w:color w:val="333333"/>
        </w:rPr>
        <w:t>(</w:t>
      </w:r>
      <w:proofErr w:type="gramEnd"/>
      <w:r>
        <w:rPr>
          <w:color w:val="333333"/>
        </w:rPr>
        <w:t>0, [0]*100),</w:t>
      </w:r>
    </w:p>
    <w:p w14:paraId="542088EF" w14:textId="77777777" w:rsidR="00EC0D7D" w:rsidRDefault="00EC0D7D" w:rsidP="00EC0D7D">
      <w:pPr>
        <w:pStyle w:val="HTMLPreformatted"/>
        <w:shd w:val="clear" w:color="auto" w:fill="FEFDFA"/>
        <w:rPr>
          <w:color w:val="333333"/>
        </w:rPr>
      </w:pPr>
      <w:r>
        <w:rPr>
          <w:color w:val="333333"/>
        </w:rPr>
        <w:t xml:space="preserve">    </w:t>
      </w:r>
      <w:proofErr w:type="spellStart"/>
      <w:r>
        <w:rPr>
          <w:color w:val="333333"/>
        </w:rPr>
        <w:t>hr</w:t>
      </w:r>
      <w:proofErr w:type="spellEnd"/>
      <w:r>
        <w:rPr>
          <w:color w:val="333333"/>
        </w:rPr>
        <w:t xml:space="preserve"> = </w:t>
      </w:r>
      <w:proofErr w:type="spellStart"/>
      <w:proofErr w:type="gramStart"/>
      <w:r>
        <w:rPr>
          <w:color w:val="333333"/>
        </w:rPr>
        <w:t>ModbusSequentialDataBlock</w:t>
      </w:r>
      <w:proofErr w:type="spellEnd"/>
      <w:r>
        <w:rPr>
          <w:color w:val="333333"/>
        </w:rPr>
        <w:t>(</w:t>
      </w:r>
      <w:proofErr w:type="gramEnd"/>
      <w:r>
        <w:rPr>
          <w:color w:val="333333"/>
        </w:rPr>
        <w:t>0, [0]*100),</w:t>
      </w:r>
    </w:p>
    <w:p w14:paraId="7F3224DE" w14:textId="77777777" w:rsidR="00EC0D7D" w:rsidRDefault="00EC0D7D" w:rsidP="00EC0D7D">
      <w:pPr>
        <w:pStyle w:val="HTMLPreformatted"/>
        <w:shd w:val="clear" w:color="auto" w:fill="FEFDFA"/>
        <w:rPr>
          <w:color w:val="333333"/>
        </w:rPr>
      </w:pPr>
      <w:r>
        <w:rPr>
          <w:color w:val="333333"/>
        </w:rPr>
        <w:t xml:space="preserve">    </w:t>
      </w:r>
      <w:proofErr w:type="spellStart"/>
      <w:r>
        <w:rPr>
          <w:color w:val="333333"/>
        </w:rPr>
        <w:t>ir</w:t>
      </w:r>
      <w:proofErr w:type="spellEnd"/>
      <w:r>
        <w:rPr>
          <w:color w:val="333333"/>
        </w:rPr>
        <w:t xml:space="preserve"> = </w:t>
      </w:r>
      <w:proofErr w:type="spellStart"/>
      <w:proofErr w:type="gramStart"/>
      <w:r>
        <w:rPr>
          <w:color w:val="333333"/>
        </w:rPr>
        <w:t>ModbusSequentialDataBlock</w:t>
      </w:r>
      <w:proofErr w:type="spellEnd"/>
      <w:r>
        <w:rPr>
          <w:color w:val="333333"/>
        </w:rPr>
        <w:t>(</w:t>
      </w:r>
      <w:proofErr w:type="gramEnd"/>
      <w:r>
        <w:rPr>
          <w:color w:val="333333"/>
        </w:rPr>
        <w:t>0, [0]*100))</w:t>
      </w:r>
    </w:p>
    <w:p w14:paraId="41BD5601" w14:textId="77777777" w:rsidR="00EC0D7D" w:rsidRDefault="00EC0D7D" w:rsidP="00EC0D7D">
      <w:pPr>
        <w:pStyle w:val="HTMLPreformatted"/>
        <w:shd w:val="clear" w:color="auto" w:fill="FEFDFA"/>
        <w:rPr>
          <w:color w:val="333333"/>
        </w:rPr>
      </w:pPr>
      <w:r>
        <w:rPr>
          <w:color w:val="333333"/>
        </w:rPr>
        <w:t xml:space="preserve">context = </w:t>
      </w:r>
      <w:proofErr w:type="spellStart"/>
      <w:proofErr w:type="gramStart"/>
      <w:r>
        <w:rPr>
          <w:color w:val="333333"/>
        </w:rPr>
        <w:t>ModbusServerContext</w:t>
      </w:r>
      <w:proofErr w:type="spellEnd"/>
      <w:r>
        <w:rPr>
          <w:color w:val="333333"/>
        </w:rPr>
        <w:t>(</w:t>
      </w:r>
      <w:proofErr w:type="gramEnd"/>
      <w:r>
        <w:rPr>
          <w:color w:val="333333"/>
        </w:rPr>
        <w:t>slaves=store, single=True)</w:t>
      </w:r>
    </w:p>
    <w:p w14:paraId="179939DC" w14:textId="77777777" w:rsidR="00EC0D7D" w:rsidRDefault="00EC0D7D" w:rsidP="00EC0D7D">
      <w:pPr>
        <w:pStyle w:val="HTMLPreformatted"/>
        <w:shd w:val="clear" w:color="auto" w:fill="FEFDFA"/>
        <w:rPr>
          <w:color w:val="333333"/>
        </w:rPr>
      </w:pPr>
    </w:p>
    <w:p w14:paraId="6C4D6A10" w14:textId="77777777" w:rsidR="00EC0D7D" w:rsidRDefault="00EC0D7D" w:rsidP="00EC0D7D">
      <w:pPr>
        <w:pStyle w:val="HTMLPreformatted"/>
        <w:shd w:val="clear" w:color="auto" w:fill="FEFDFA"/>
        <w:rPr>
          <w:color w:val="333333"/>
        </w:rPr>
      </w:pPr>
      <w:r>
        <w:rPr>
          <w:color w:val="333333"/>
        </w:rPr>
        <w:t xml:space="preserve">identity = </w:t>
      </w:r>
      <w:proofErr w:type="spellStart"/>
      <w:proofErr w:type="gramStart"/>
      <w:r>
        <w:rPr>
          <w:color w:val="333333"/>
        </w:rPr>
        <w:t>ModbusDeviceIdentification</w:t>
      </w:r>
      <w:proofErr w:type="spellEnd"/>
      <w:r>
        <w:rPr>
          <w:color w:val="333333"/>
        </w:rPr>
        <w:t>(</w:t>
      </w:r>
      <w:proofErr w:type="gramEnd"/>
      <w:r>
        <w:rPr>
          <w:color w:val="333333"/>
        </w:rPr>
        <w:t>)</w:t>
      </w:r>
    </w:p>
    <w:p w14:paraId="70EACA0A" w14:textId="77777777" w:rsidR="00EC0D7D" w:rsidRDefault="00EC0D7D" w:rsidP="00EC0D7D">
      <w:pPr>
        <w:pStyle w:val="HTMLPreformatted"/>
        <w:shd w:val="clear" w:color="auto" w:fill="FEFDFA"/>
        <w:rPr>
          <w:color w:val="333333"/>
        </w:rPr>
      </w:pPr>
      <w:proofErr w:type="spellStart"/>
      <w:proofErr w:type="gramStart"/>
      <w:r>
        <w:rPr>
          <w:color w:val="333333"/>
        </w:rPr>
        <w:t>identity.VendorName</w:t>
      </w:r>
      <w:proofErr w:type="spellEnd"/>
      <w:proofErr w:type="gramEnd"/>
      <w:r>
        <w:rPr>
          <w:color w:val="333333"/>
        </w:rPr>
        <w:t xml:space="preserve">  = '</w:t>
      </w:r>
      <w:proofErr w:type="spellStart"/>
      <w:r>
        <w:rPr>
          <w:color w:val="333333"/>
        </w:rPr>
        <w:t>pymodbus</w:t>
      </w:r>
      <w:proofErr w:type="spellEnd"/>
      <w:r>
        <w:rPr>
          <w:color w:val="333333"/>
        </w:rPr>
        <w:t>'</w:t>
      </w:r>
    </w:p>
    <w:p w14:paraId="7A55E6ED" w14:textId="77777777" w:rsidR="00EC0D7D" w:rsidRDefault="00EC0D7D" w:rsidP="00EC0D7D">
      <w:pPr>
        <w:pStyle w:val="HTMLPreformatted"/>
        <w:shd w:val="clear" w:color="auto" w:fill="FEFDFA"/>
        <w:rPr>
          <w:color w:val="333333"/>
        </w:rPr>
      </w:pPr>
      <w:proofErr w:type="spellStart"/>
      <w:proofErr w:type="gramStart"/>
      <w:r>
        <w:rPr>
          <w:color w:val="333333"/>
        </w:rPr>
        <w:t>identity.ProductCode</w:t>
      </w:r>
      <w:proofErr w:type="spellEnd"/>
      <w:proofErr w:type="gramEnd"/>
      <w:r>
        <w:rPr>
          <w:color w:val="333333"/>
        </w:rPr>
        <w:t xml:space="preserve"> = 'PM'</w:t>
      </w:r>
    </w:p>
    <w:p w14:paraId="4C8917B2" w14:textId="77777777" w:rsidR="00EC0D7D" w:rsidRDefault="00EC0D7D" w:rsidP="00EC0D7D">
      <w:pPr>
        <w:pStyle w:val="HTMLPreformatted"/>
        <w:shd w:val="clear" w:color="auto" w:fill="FEFDFA"/>
        <w:rPr>
          <w:color w:val="333333"/>
        </w:rPr>
      </w:pPr>
      <w:proofErr w:type="spellStart"/>
      <w:proofErr w:type="gramStart"/>
      <w:r>
        <w:rPr>
          <w:color w:val="333333"/>
        </w:rPr>
        <w:t>identity.VendorUrl</w:t>
      </w:r>
      <w:proofErr w:type="spellEnd"/>
      <w:proofErr w:type="gramEnd"/>
      <w:r>
        <w:rPr>
          <w:color w:val="333333"/>
        </w:rPr>
        <w:t xml:space="preserve">   = 'http://github.com/</w:t>
      </w:r>
      <w:proofErr w:type="spellStart"/>
      <w:r>
        <w:rPr>
          <w:color w:val="333333"/>
        </w:rPr>
        <w:t>bashwork</w:t>
      </w:r>
      <w:proofErr w:type="spellEnd"/>
      <w:r>
        <w:rPr>
          <w:color w:val="333333"/>
        </w:rPr>
        <w:t>/</w:t>
      </w:r>
      <w:proofErr w:type="spellStart"/>
      <w:r>
        <w:rPr>
          <w:color w:val="333333"/>
        </w:rPr>
        <w:t>pymodbus</w:t>
      </w:r>
      <w:proofErr w:type="spellEnd"/>
      <w:r>
        <w:rPr>
          <w:color w:val="333333"/>
        </w:rPr>
        <w:t>/'</w:t>
      </w:r>
    </w:p>
    <w:p w14:paraId="425EDC68" w14:textId="77777777" w:rsidR="00EC0D7D" w:rsidRDefault="00EC0D7D" w:rsidP="00EC0D7D">
      <w:pPr>
        <w:pStyle w:val="HTMLPreformatted"/>
        <w:shd w:val="clear" w:color="auto" w:fill="FEFDFA"/>
        <w:rPr>
          <w:color w:val="333333"/>
        </w:rPr>
      </w:pPr>
      <w:proofErr w:type="spellStart"/>
      <w:proofErr w:type="gramStart"/>
      <w:r>
        <w:rPr>
          <w:color w:val="333333"/>
        </w:rPr>
        <w:t>identity.ProductName</w:t>
      </w:r>
      <w:proofErr w:type="spellEnd"/>
      <w:proofErr w:type="gramEnd"/>
      <w:r>
        <w:rPr>
          <w:color w:val="333333"/>
        </w:rPr>
        <w:t xml:space="preserve"> = '</w:t>
      </w:r>
      <w:proofErr w:type="spellStart"/>
      <w:r>
        <w:rPr>
          <w:color w:val="333333"/>
        </w:rPr>
        <w:t>pymodbus</w:t>
      </w:r>
      <w:proofErr w:type="spellEnd"/>
      <w:r>
        <w:rPr>
          <w:color w:val="333333"/>
        </w:rPr>
        <w:t xml:space="preserve"> Server'</w:t>
      </w:r>
    </w:p>
    <w:p w14:paraId="4C3A6C54" w14:textId="77777777" w:rsidR="00EC0D7D" w:rsidRDefault="00EC0D7D" w:rsidP="00EC0D7D">
      <w:pPr>
        <w:pStyle w:val="HTMLPreformatted"/>
        <w:shd w:val="clear" w:color="auto" w:fill="FEFDFA"/>
        <w:rPr>
          <w:color w:val="333333"/>
        </w:rPr>
      </w:pPr>
      <w:proofErr w:type="spellStart"/>
      <w:proofErr w:type="gramStart"/>
      <w:r>
        <w:rPr>
          <w:color w:val="333333"/>
        </w:rPr>
        <w:t>identity.ModelName</w:t>
      </w:r>
      <w:proofErr w:type="spellEnd"/>
      <w:proofErr w:type="gramEnd"/>
      <w:r>
        <w:rPr>
          <w:color w:val="333333"/>
        </w:rPr>
        <w:t xml:space="preserve">   = '</w:t>
      </w:r>
      <w:proofErr w:type="spellStart"/>
      <w:r>
        <w:rPr>
          <w:color w:val="333333"/>
        </w:rPr>
        <w:t>pymodbus</w:t>
      </w:r>
      <w:proofErr w:type="spellEnd"/>
      <w:r>
        <w:rPr>
          <w:color w:val="333333"/>
        </w:rPr>
        <w:t xml:space="preserve"> Server'</w:t>
      </w:r>
    </w:p>
    <w:p w14:paraId="785AB797" w14:textId="77777777" w:rsidR="00EC0D7D" w:rsidRDefault="00EC0D7D" w:rsidP="00EC0D7D">
      <w:pPr>
        <w:pStyle w:val="HTMLPreformatted"/>
        <w:shd w:val="clear" w:color="auto" w:fill="FEFDFA"/>
        <w:rPr>
          <w:color w:val="333333"/>
        </w:rPr>
      </w:pPr>
      <w:proofErr w:type="spellStart"/>
      <w:proofErr w:type="gramStart"/>
      <w:r>
        <w:rPr>
          <w:color w:val="333333"/>
        </w:rPr>
        <w:t>identity.MajorMinorRevision</w:t>
      </w:r>
      <w:proofErr w:type="spellEnd"/>
      <w:proofErr w:type="gramEnd"/>
      <w:r>
        <w:rPr>
          <w:color w:val="333333"/>
        </w:rPr>
        <w:t xml:space="preserve"> = '1.0'</w:t>
      </w:r>
    </w:p>
    <w:p w14:paraId="4B421D55" w14:textId="77777777" w:rsidR="00EC0D7D" w:rsidRDefault="00EC0D7D" w:rsidP="00EC0D7D">
      <w:pPr>
        <w:pStyle w:val="HTMLPreformatted"/>
        <w:shd w:val="clear" w:color="auto" w:fill="FEFDFA"/>
        <w:rPr>
          <w:color w:val="333333"/>
        </w:rPr>
      </w:pPr>
      <w:r>
        <w:rPr>
          <w:color w:val="333333"/>
        </w:rPr>
        <w:t xml:space="preserve">pi = </w:t>
      </w:r>
      <w:proofErr w:type="gramStart"/>
      <w:r>
        <w:rPr>
          <w:color w:val="333333"/>
        </w:rPr>
        <w:t>Temp(</w:t>
      </w:r>
      <w:proofErr w:type="gramEnd"/>
      <w:r>
        <w:rPr>
          <w:color w:val="333333"/>
        </w:rPr>
        <w:t>)</w:t>
      </w:r>
    </w:p>
    <w:p w14:paraId="426C1AEC" w14:textId="77777777" w:rsidR="00EC0D7D" w:rsidRDefault="00EC0D7D" w:rsidP="00EC0D7D">
      <w:pPr>
        <w:pStyle w:val="HTMLPreformatted"/>
        <w:shd w:val="clear" w:color="auto" w:fill="FEFDFA"/>
        <w:rPr>
          <w:color w:val="333333"/>
        </w:rPr>
      </w:pPr>
      <w:proofErr w:type="spellStart"/>
      <w:proofErr w:type="gramStart"/>
      <w:r>
        <w:rPr>
          <w:color w:val="333333"/>
        </w:rPr>
        <w:t>pi.start</w:t>
      </w:r>
      <w:proofErr w:type="spellEnd"/>
      <w:proofErr w:type="gramEnd"/>
      <w:r>
        <w:rPr>
          <w:color w:val="333333"/>
        </w:rPr>
        <w:t>()</w:t>
      </w:r>
    </w:p>
    <w:p w14:paraId="4851AFCB" w14:textId="77777777" w:rsidR="00EC0D7D" w:rsidRDefault="00EC0D7D" w:rsidP="00EC0D7D">
      <w:pPr>
        <w:pStyle w:val="HTMLPreformatted"/>
        <w:shd w:val="clear" w:color="auto" w:fill="FEFDFA"/>
        <w:rPr>
          <w:color w:val="333333"/>
        </w:rPr>
      </w:pPr>
      <w:r>
        <w:rPr>
          <w:color w:val="333333"/>
        </w:rPr>
        <w:t xml:space="preserve">time = 5 # 5 seconds </w:t>
      </w:r>
      <w:proofErr w:type="spellStart"/>
      <w:r>
        <w:rPr>
          <w:color w:val="333333"/>
        </w:rPr>
        <w:t>delaytime</w:t>
      </w:r>
      <w:proofErr w:type="spellEnd"/>
      <w:r>
        <w:rPr>
          <w:color w:val="333333"/>
        </w:rPr>
        <w:t xml:space="preserve"> = 5 # 5 </w:t>
      </w:r>
      <w:proofErr w:type="gramStart"/>
      <w:r>
        <w:rPr>
          <w:color w:val="333333"/>
        </w:rPr>
        <w:t>seconds</w:t>
      </w:r>
      <w:proofErr w:type="gramEnd"/>
      <w:r>
        <w:rPr>
          <w:color w:val="333333"/>
        </w:rPr>
        <w:t xml:space="preserve"> delay</w:t>
      </w:r>
    </w:p>
    <w:p w14:paraId="00D1D358" w14:textId="77777777" w:rsidR="00EC0D7D" w:rsidRDefault="00EC0D7D" w:rsidP="00EC0D7D">
      <w:pPr>
        <w:pStyle w:val="HTMLPreformatted"/>
        <w:shd w:val="clear" w:color="auto" w:fill="FEFDFA"/>
        <w:rPr>
          <w:color w:val="333333"/>
        </w:rPr>
      </w:pPr>
      <w:r>
        <w:rPr>
          <w:color w:val="333333"/>
        </w:rPr>
        <w:t xml:space="preserve">loop = </w:t>
      </w:r>
      <w:proofErr w:type="spellStart"/>
      <w:proofErr w:type="gramStart"/>
      <w:r>
        <w:rPr>
          <w:color w:val="333333"/>
        </w:rPr>
        <w:t>LoopingCall</w:t>
      </w:r>
      <w:proofErr w:type="spellEnd"/>
      <w:r>
        <w:rPr>
          <w:color w:val="333333"/>
        </w:rPr>
        <w:t>(</w:t>
      </w:r>
      <w:proofErr w:type="gramEnd"/>
      <w:r>
        <w:rPr>
          <w:color w:val="333333"/>
        </w:rPr>
        <w:t>f=</w:t>
      </w:r>
      <w:proofErr w:type="spellStart"/>
      <w:r>
        <w:rPr>
          <w:color w:val="333333"/>
        </w:rPr>
        <w:t>updating_writer</w:t>
      </w:r>
      <w:proofErr w:type="spellEnd"/>
      <w:r>
        <w:rPr>
          <w:color w:val="333333"/>
        </w:rPr>
        <w:t>, a=(context,))</w:t>
      </w:r>
    </w:p>
    <w:p w14:paraId="0CA58D38" w14:textId="77777777" w:rsidR="00EC0D7D" w:rsidRDefault="00EC0D7D" w:rsidP="00EC0D7D">
      <w:pPr>
        <w:pStyle w:val="HTMLPreformatted"/>
        <w:shd w:val="clear" w:color="auto" w:fill="FEFDFA"/>
        <w:rPr>
          <w:color w:val="333333"/>
        </w:rPr>
      </w:pPr>
      <w:proofErr w:type="spellStart"/>
      <w:proofErr w:type="gramStart"/>
      <w:r>
        <w:rPr>
          <w:color w:val="333333"/>
        </w:rPr>
        <w:t>loop.start</w:t>
      </w:r>
      <w:proofErr w:type="spellEnd"/>
      <w:proofErr w:type="gramEnd"/>
      <w:r>
        <w:rPr>
          <w:color w:val="333333"/>
        </w:rPr>
        <w:t>(time, now=False) # initially delay by time</w:t>
      </w:r>
    </w:p>
    <w:p w14:paraId="4627644D" w14:textId="77777777" w:rsidR="00EC0D7D" w:rsidRDefault="00EC0D7D" w:rsidP="00EC0D7D">
      <w:pPr>
        <w:pStyle w:val="HTMLPreformatted"/>
        <w:shd w:val="clear" w:color="auto" w:fill="FEFDFA"/>
        <w:rPr>
          <w:color w:val="333333"/>
        </w:rPr>
      </w:pPr>
      <w:proofErr w:type="spellStart"/>
      <w:proofErr w:type="gramStart"/>
      <w:r>
        <w:rPr>
          <w:color w:val="333333"/>
        </w:rPr>
        <w:t>StartTcpServer</w:t>
      </w:r>
      <w:proofErr w:type="spellEnd"/>
      <w:r>
        <w:rPr>
          <w:color w:val="333333"/>
        </w:rPr>
        <w:t>(</w:t>
      </w:r>
      <w:proofErr w:type="gramEnd"/>
      <w:r>
        <w:rPr>
          <w:color w:val="333333"/>
        </w:rPr>
        <w:t>context, identity=identity, address=("localhost", 502))</w:t>
      </w:r>
    </w:p>
    <w:p w14:paraId="703FC3D6" w14:textId="77777777" w:rsidR="00EC0D7D" w:rsidRDefault="00EC0D7D" w:rsidP="00EC0D7D">
      <w:pPr>
        <w:pStyle w:val="HTMLPreformatted"/>
        <w:shd w:val="clear" w:color="auto" w:fill="FEFDFA"/>
        <w:rPr>
          <w:color w:val="333333"/>
        </w:rPr>
      </w:pPr>
      <w:r>
        <w:rPr>
          <w:color w:val="333333"/>
        </w:rPr>
        <w:t xml:space="preserve">#change localhost to your </w:t>
      </w:r>
      <w:proofErr w:type="spellStart"/>
      <w:r>
        <w:rPr>
          <w:color w:val="333333"/>
        </w:rPr>
        <w:t>ip</w:t>
      </w:r>
      <w:proofErr w:type="spellEnd"/>
      <w:r>
        <w:rPr>
          <w:color w:val="333333"/>
        </w:rPr>
        <w:t xml:space="preserve"> address.</w:t>
      </w:r>
    </w:p>
    <w:p w14:paraId="5948D370" w14:textId="77777777" w:rsidR="00EC0D7D" w:rsidRDefault="00EC0D7D" w:rsidP="00EC0D7D">
      <w:pPr>
        <w:pStyle w:val="HTMLPreformatted"/>
        <w:shd w:val="clear" w:color="auto" w:fill="FEFDFA"/>
        <w:rPr>
          <w:color w:val="333333"/>
        </w:rPr>
      </w:pPr>
    </w:p>
    <w:p w14:paraId="59E462B3" w14:textId="77777777" w:rsidR="00EC0D7D" w:rsidRDefault="00EC0D7D" w:rsidP="00EC0D7D">
      <w:pPr>
        <w:pStyle w:val="z-TopofForm"/>
      </w:pPr>
      <w:r>
        <w:t>Top of Form</w:t>
      </w:r>
    </w:p>
    <w:p w14:paraId="29AB6643" w14:textId="77777777" w:rsidR="00EC0D7D" w:rsidRDefault="00EC0D7D" w:rsidP="00EC0D7D">
      <w:pPr>
        <w:shd w:val="clear" w:color="auto" w:fill="FEFDFA"/>
        <w:rPr>
          <w:rFonts w:ascii="Arial" w:hAnsi="Arial" w:cs="Arial"/>
          <w:color w:val="333333"/>
          <w:sz w:val="20"/>
          <w:szCs w:val="20"/>
        </w:rPr>
      </w:pPr>
      <w:r>
        <w:rPr>
          <w:rFonts w:ascii="Arial" w:hAnsi="Arial" w:cs="Arial"/>
          <w:color w:val="333333"/>
          <w:sz w:val="20"/>
          <w:szCs w:val="20"/>
        </w:rPr>
        <w:br/>
        <w:t>Check out how to control Raspberry Pi outputs using this library </w:t>
      </w:r>
      <w:hyperlink r:id="rId140" w:tgtFrame="_blank" w:history="1">
        <w:r>
          <w:rPr>
            <w:rStyle w:val="Hyperlink"/>
            <w:rFonts w:ascii="Arial" w:hAnsi="Arial" w:cs="Arial"/>
            <w:color w:val="D52A33"/>
            <w:sz w:val="20"/>
            <w:szCs w:val="20"/>
            <w:u w:val="none"/>
          </w:rPr>
          <w:t>here</w:t>
        </w:r>
      </w:hyperlink>
    </w:p>
    <w:p w14:paraId="2F7EEE22" w14:textId="77777777" w:rsidR="00EC0D7D" w:rsidRDefault="00EC0D7D" w:rsidP="00EC0D7D">
      <w:pPr>
        <w:pStyle w:val="z-BottomofForm"/>
      </w:pPr>
      <w:r>
        <w:t>Bottom of Form</w:t>
      </w:r>
    </w:p>
    <w:p w14:paraId="6F3B5C24" w14:textId="5EC80B97" w:rsidR="00D16DCB" w:rsidRDefault="00D16DCB">
      <w:r>
        <w:br w:type="page"/>
      </w:r>
    </w:p>
    <w:p w14:paraId="0E34B452" w14:textId="77777777" w:rsidR="00D16DCB" w:rsidRPr="00D16DCB" w:rsidRDefault="00D16DCB" w:rsidP="00D16DCB">
      <w:pPr>
        <w:shd w:val="clear" w:color="auto" w:fill="FEFDFA"/>
        <w:spacing w:after="0" w:line="240" w:lineRule="auto"/>
        <w:outlineLvl w:val="2"/>
        <w:rPr>
          <w:rFonts w:ascii="Georgia" w:eastAsia="Times New Roman" w:hAnsi="Georgia" w:cs="Times New Roman"/>
          <w:b/>
          <w:bCs/>
          <w:color w:val="D52A33"/>
          <w:sz w:val="33"/>
          <w:szCs w:val="33"/>
        </w:rPr>
      </w:pPr>
      <w:r w:rsidRPr="00D16DCB">
        <w:rPr>
          <w:rFonts w:ascii="Georgia" w:eastAsia="Times New Roman" w:hAnsi="Georgia" w:cs="Times New Roman"/>
          <w:b/>
          <w:bCs/>
          <w:color w:val="D52A33"/>
          <w:sz w:val="33"/>
          <w:szCs w:val="33"/>
        </w:rPr>
        <w:lastRenderedPageBreak/>
        <w:t>Raspberry Pi SCADA Part 2, Modbus TCP PWM Controller</w:t>
      </w:r>
    </w:p>
    <w:p w14:paraId="16F668D6" w14:textId="77777777" w:rsidR="00D16DCB" w:rsidRPr="00D16DCB" w:rsidRDefault="00D16DCB" w:rsidP="00D16DCB">
      <w:pPr>
        <w:shd w:val="clear" w:color="auto" w:fill="FEFDFA"/>
        <w:spacing w:after="240" w:line="240" w:lineRule="auto"/>
        <w:rPr>
          <w:rFonts w:ascii="Arial" w:eastAsia="Times New Roman" w:hAnsi="Arial" w:cs="Arial"/>
          <w:color w:val="333333"/>
          <w:sz w:val="20"/>
          <w:szCs w:val="20"/>
        </w:rPr>
      </w:pPr>
      <w:proofErr w:type="spellStart"/>
      <w:r w:rsidRPr="00D16DCB">
        <w:rPr>
          <w:rFonts w:ascii="Arial" w:eastAsia="Times New Roman" w:hAnsi="Arial" w:cs="Arial"/>
          <w:color w:val="333333"/>
          <w:sz w:val="20"/>
          <w:szCs w:val="20"/>
        </w:rPr>
        <w:t>Raspberr</w:t>
      </w:r>
      <w:proofErr w:type="spellEnd"/>
      <w:r w:rsidRPr="00D16DCB">
        <w:rPr>
          <w:rFonts w:ascii="Arial" w:eastAsia="Times New Roman" w:hAnsi="Arial" w:cs="Arial"/>
          <w:color w:val="333333"/>
          <w:sz w:val="20"/>
          <w:szCs w:val="20"/>
        </w:rPr>
        <w:t xml:space="preserve"> Pi SCADA Part 2, Modbus PWM Controller</w:t>
      </w:r>
      <w:r w:rsidRPr="00D16DCB">
        <w:rPr>
          <w:rFonts w:ascii="Arial" w:eastAsia="Times New Roman" w:hAnsi="Arial" w:cs="Arial"/>
          <w:color w:val="333333"/>
          <w:sz w:val="20"/>
          <w:szCs w:val="20"/>
        </w:rPr>
        <w:br/>
      </w:r>
      <w:r w:rsidRPr="00D16DCB">
        <w:rPr>
          <w:rFonts w:ascii="Arial" w:eastAsia="Times New Roman" w:hAnsi="Arial" w:cs="Arial"/>
          <w:color w:val="333333"/>
          <w:sz w:val="20"/>
          <w:szCs w:val="20"/>
        </w:rPr>
        <w:br/>
        <w:t>Since finding a cheap alternative to PLC whilst using an industrial protocol is a popular idea the Raspberry Pi has caught many eyes on doing this.  I </w:t>
      </w:r>
      <w:hyperlink r:id="rId141" w:tgtFrame="_blank" w:history="1">
        <w:r w:rsidRPr="00D16DCB">
          <w:rPr>
            <w:rFonts w:ascii="Arial" w:eastAsia="Times New Roman" w:hAnsi="Arial" w:cs="Arial"/>
            <w:color w:val="D52A33"/>
            <w:sz w:val="20"/>
            <w:szCs w:val="20"/>
            <w:u w:val="single"/>
          </w:rPr>
          <w:t>posted </w:t>
        </w:r>
      </w:hyperlink>
      <w:r w:rsidRPr="00D16DCB">
        <w:rPr>
          <w:rFonts w:ascii="Arial" w:eastAsia="Times New Roman" w:hAnsi="Arial" w:cs="Arial"/>
          <w:color w:val="333333"/>
          <w:sz w:val="20"/>
          <w:szCs w:val="20"/>
        </w:rPr>
        <w:t xml:space="preserve">once on reading a temperature sensor and serving it up on the Pi using </w:t>
      </w:r>
      <w:proofErr w:type="spellStart"/>
      <w:r w:rsidRPr="00D16DCB">
        <w:rPr>
          <w:rFonts w:ascii="Arial" w:eastAsia="Times New Roman" w:hAnsi="Arial" w:cs="Arial"/>
          <w:color w:val="333333"/>
          <w:sz w:val="20"/>
          <w:szCs w:val="20"/>
        </w:rPr>
        <w:t>ModbusTCP</w:t>
      </w:r>
      <w:proofErr w:type="spellEnd"/>
      <w:r w:rsidRPr="00D16DCB">
        <w:rPr>
          <w:rFonts w:ascii="Arial" w:eastAsia="Times New Roman" w:hAnsi="Arial" w:cs="Arial"/>
          <w:color w:val="333333"/>
          <w:sz w:val="20"/>
          <w:szCs w:val="20"/>
        </w:rPr>
        <w:t>. This time I expound on it and show you how to control something. In this case it will be a PC 12v fan.</w:t>
      </w:r>
      <w:r w:rsidRPr="00D16DCB">
        <w:rPr>
          <w:rFonts w:ascii="Arial" w:eastAsia="Times New Roman" w:hAnsi="Arial" w:cs="Arial"/>
          <w:color w:val="333333"/>
          <w:sz w:val="20"/>
          <w:szCs w:val="20"/>
        </w:rPr>
        <w:br/>
      </w:r>
      <w:r w:rsidRPr="00D16DCB">
        <w:rPr>
          <w:rFonts w:ascii="Arial" w:eastAsia="Times New Roman" w:hAnsi="Arial" w:cs="Arial"/>
          <w:color w:val="333333"/>
          <w:sz w:val="20"/>
          <w:szCs w:val="20"/>
        </w:rPr>
        <w:br/>
        <w:t>Parts:</w:t>
      </w:r>
    </w:p>
    <w:p w14:paraId="06209251" w14:textId="77777777" w:rsidR="00D16DCB" w:rsidRPr="00D16DCB" w:rsidRDefault="00D16DCB" w:rsidP="00D16DCB">
      <w:pPr>
        <w:numPr>
          <w:ilvl w:val="0"/>
          <w:numId w:val="4"/>
        </w:numPr>
        <w:shd w:val="clear" w:color="auto" w:fill="FEFDFA"/>
        <w:spacing w:after="60" w:line="240" w:lineRule="auto"/>
        <w:ind w:firstLine="0"/>
        <w:rPr>
          <w:rFonts w:ascii="Arial" w:eastAsia="Times New Roman" w:hAnsi="Arial" w:cs="Arial"/>
          <w:color w:val="333333"/>
          <w:sz w:val="20"/>
          <w:szCs w:val="20"/>
        </w:rPr>
      </w:pPr>
      <w:r w:rsidRPr="00D16DCB">
        <w:rPr>
          <w:rFonts w:ascii="Arial" w:eastAsia="Times New Roman" w:hAnsi="Arial" w:cs="Arial"/>
          <w:color w:val="333333"/>
          <w:sz w:val="20"/>
          <w:szCs w:val="20"/>
        </w:rPr>
        <w:t>1 x Raspberry pi</w:t>
      </w:r>
    </w:p>
    <w:p w14:paraId="2A99E639" w14:textId="77777777" w:rsidR="00D16DCB" w:rsidRPr="00D16DCB" w:rsidRDefault="00D16DCB" w:rsidP="00D16DCB">
      <w:pPr>
        <w:numPr>
          <w:ilvl w:val="0"/>
          <w:numId w:val="4"/>
        </w:numPr>
        <w:shd w:val="clear" w:color="auto" w:fill="FEFDFA"/>
        <w:spacing w:after="60" w:line="240" w:lineRule="auto"/>
        <w:ind w:firstLine="0"/>
        <w:rPr>
          <w:rFonts w:ascii="Arial" w:eastAsia="Times New Roman" w:hAnsi="Arial" w:cs="Arial"/>
          <w:color w:val="333333"/>
          <w:sz w:val="20"/>
          <w:szCs w:val="20"/>
        </w:rPr>
      </w:pPr>
      <w:r w:rsidRPr="00D16DCB">
        <w:rPr>
          <w:rFonts w:ascii="Arial" w:eastAsia="Times New Roman" w:hAnsi="Arial" w:cs="Arial"/>
          <w:color w:val="333333"/>
          <w:sz w:val="20"/>
          <w:szCs w:val="20"/>
        </w:rPr>
        <w:t>1 x Darlington Transistor</w:t>
      </w:r>
    </w:p>
    <w:p w14:paraId="6D21E668" w14:textId="77777777" w:rsidR="00D16DCB" w:rsidRPr="00D16DCB" w:rsidRDefault="00D16DCB" w:rsidP="00D16DCB">
      <w:pPr>
        <w:numPr>
          <w:ilvl w:val="0"/>
          <w:numId w:val="4"/>
        </w:numPr>
        <w:shd w:val="clear" w:color="auto" w:fill="FEFDFA"/>
        <w:spacing w:after="60" w:line="240" w:lineRule="auto"/>
        <w:ind w:firstLine="0"/>
        <w:rPr>
          <w:rFonts w:ascii="Arial" w:eastAsia="Times New Roman" w:hAnsi="Arial" w:cs="Arial"/>
          <w:color w:val="333333"/>
          <w:sz w:val="20"/>
          <w:szCs w:val="20"/>
        </w:rPr>
      </w:pPr>
      <w:r w:rsidRPr="00D16DCB">
        <w:rPr>
          <w:rFonts w:ascii="Arial" w:eastAsia="Times New Roman" w:hAnsi="Arial" w:cs="Arial"/>
          <w:color w:val="333333"/>
          <w:sz w:val="20"/>
          <w:szCs w:val="20"/>
        </w:rPr>
        <w:t xml:space="preserve">1 x PC Fan (with </w:t>
      </w:r>
      <w:proofErr w:type="gramStart"/>
      <w:r w:rsidRPr="00D16DCB">
        <w:rPr>
          <w:rFonts w:ascii="Arial" w:eastAsia="Times New Roman" w:hAnsi="Arial" w:cs="Arial"/>
          <w:color w:val="333333"/>
          <w:sz w:val="20"/>
          <w:szCs w:val="20"/>
        </w:rPr>
        <w:t>about  500</w:t>
      </w:r>
      <w:proofErr w:type="gramEnd"/>
      <w:r w:rsidRPr="00D16DCB">
        <w:rPr>
          <w:rFonts w:ascii="Arial" w:eastAsia="Times New Roman" w:hAnsi="Arial" w:cs="Arial"/>
          <w:color w:val="333333"/>
          <w:sz w:val="20"/>
          <w:szCs w:val="20"/>
        </w:rPr>
        <w:t>ma load)</w:t>
      </w:r>
    </w:p>
    <w:p w14:paraId="48910B7B" w14:textId="77777777" w:rsidR="00D16DCB" w:rsidRPr="00D16DCB" w:rsidRDefault="00D16DCB" w:rsidP="00D16DCB">
      <w:pPr>
        <w:numPr>
          <w:ilvl w:val="0"/>
          <w:numId w:val="4"/>
        </w:numPr>
        <w:shd w:val="clear" w:color="auto" w:fill="FEFDFA"/>
        <w:spacing w:after="60" w:line="240" w:lineRule="auto"/>
        <w:ind w:firstLine="0"/>
        <w:rPr>
          <w:rFonts w:ascii="Arial" w:eastAsia="Times New Roman" w:hAnsi="Arial" w:cs="Arial"/>
          <w:color w:val="333333"/>
          <w:sz w:val="20"/>
          <w:szCs w:val="20"/>
        </w:rPr>
      </w:pPr>
      <w:r w:rsidRPr="00D16DCB">
        <w:rPr>
          <w:rFonts w:ascii="Arial" w:eastAsia="Times New Roman" w:hAnsi="Arial" w:cs="Arial"/>
          <w:color w:val="333333"/>
          <w:sz w:val="20"/>
          <w:szCs w:val="20"/>
        </w:rPr>
        <w:t>1 x 12v DC Power Supply</w:t>
      </w:r>
    </w:p>
    <w:p w14:paraId="7F725681" w14:textId="77777777" w:rsidR="00D16DCB" w:rsidRPr="00D16DCB" w:rsidRDefault="00D16DCB" w:rsidP="00D16DCB">
      <w:pPr>
        <w:shd w:val="clear" w:color="auto" w:fill="FEFDFA"/>
        <w:spacing w:after="240" w:line="240" w:lineRule="auto"/>
        <w:rPr>
          <w:rFonts w:ascii="Arial" w:eastAsia="Times New Roman" w:hAnsi="Arial" w:cs="Arial"/>
          <w:color w:val="333333"/>
          <w:sz w:val="20"/>
          <w:szCs w:val="20"/>
        </w:rPr>
      </w:pPr>
      <w:r w:rsidRPr="00D16DCB">
        <w:rPr>
          <w:rFonts w:ascii="Arial" w:eastAsia="Times New Roman" w:hAnsi="Arial" w:cs="Arial"/>
          <w:color w:val="333333"/>
          <w:sz w:val="20"/>
          <w:szCs w:val="20"/>
        </w:rPr>
        <w:br/>
      </w:r>
      <w:r w:rsidRPr="00D16DCB">
        <w:rPr>
          <w:rFonts w:ascii="Arial" w:eastAsia="Times New Roman" w:hAnsi="Arial" w:cs="Arial"/>
          <w:color w:val="333333"/>
          <w:sz w:val="20"/>
          <w:szCs w:val="20"/>
        </w:rPr>
        <w:br/>
        <w:t>Setup:</w:t>
      </w:r>
    </w:p>
    <w:p w14:paraId="606D977C" w14:textId="77777777" w:rsidR="00D16DCB" w:rsidRPr="00D16DCB" w:rsidRDefault="00D16DCB" w:rsidP="00D16DCB">
      <w:pPr>
        <w:numPr>
          <w:ilvl w:val="0"/>
          <w:numId w:val="5"/>
        </w:numPr>
        <w:shd w:val="clear" w:color="auto" w:fill="FEFDFA"/>
        <w:spacing w:after="60" w:line="240" w:lineRule="auto"/>
        <w:ind w:firstLine="0"/>
        <w:rPr>
          <w:rFonts w:ascii="Arial" w:eastAsia="Times New Roman" w:hAnsi="Arial" w:cs="Arial"/>
          <w:color w:val="333333"/>
          <w:sz w:val="20"/>
          <w:szCs w:val="20"/>
        </w:rPr>
      </w:pPr>
      <w:r w:rsidRPr="00D16DCB">
        <w:rPr>
          <w:rFonts w:ascii="Arial" w:eastAsia="Times New Roman" w:hAnsi="Arial" w:cs="Arial"/>
          <w:color w:val="333333"/>
          <w:sz w:val="20"/>
          <w:szCs w:val="20"/>
        </w:rPr>
        <w:t xml:space="preserve">Installing </w:t>
      </w:r>
      <w:proofErr w:type="spellStart"/>
      <w:r w:rsidRPr="00D16DCB">
        <w:rPr>
          <w:rFonts w:ascii="Arial" w:eastAsia="Times New Roman" w:hAnsi="Arial" w:cs="Arial"/>
          <w:color w:val="333333"/>
          <w:sz w:val="20"/>
          <w:szCs w:val="20"/>
        </w:rPr>
        <w:t>pymodbus</w:t>
      </w:r>
      <w:proofErr w:type="spellEnd"/>
      <w:r w:rsidRPr="00D16DCB">
        <w:rPr>
          <w:rFonts w:ascii="Arial" w:eastAsia="Times New Roman" w:hAnsi="Arial" w:cs="Arial"/>
          <w:color w:val="333333"/>
          <w:sz w:val="20"/>
          <w:szCs w:val="20"/>
        </w:rPr>
        <w:t xml:space="preserve"> and dependencies:</w:t>
      </w:r>
    </w:p>
    <w:p w14:paraId="67595D5D" w14:textId="77777777" w:rsidR="00D16DCB" w:rsidRPr="00D16DCB" w:rsidRDefault="00D16DCB" w:rsidP="00D16DCB">
      <w:pPr>
        <w:numPr>
          <w:ilvl w:val="1"/>
          <w:numId w:val="5"/>
        </w:numPr>
        <w:shd w:val="clear" w:color="auto" w:fill="FEFDFA"/>
        <w:spacing w:after="60" w:line="240" w:lineRule="auto"/>
        <w:ind w:firstLine="0"/>
        <w:rPr>
          <w:rFonts w:ascii="Arial" w:eastAsia="Times New Roman" w:hAnsi="Arial" w:cs="Arial"/>
          <w:color w:val="333333"/>
          <w:sz w:val="20"/>
          <w:szCs w:val="20"/>
        </w:rPr>
      </w:pPr>
      <w:proofErr w:type="spellStart"/>
      <w:r w:rsidRPr="00D16DCB">
        <w:rPr>
          <w:rFonts w:ascii="Arial" w:eastAsia="Times New Roman" w:hAnsi="Arial" w:cs="Arial"/>
          <w:color w:val="333333"/>
          <w:sz w:val="20"/>
          <w:szCs w:val="20"/>
        </w:rPr>
        <w:t>sudo</w:t>
      </w:r>
      <w:proofErr w:type="spellEnd"/>
      <w:r w:rsidRPr="00D16DCB">
        <w:rPr>
          <w:rFonts w:ascii="Arial" w:eastAsia="Times New Roman" w:hAnsi="Arial" w:cs="Arial"/>
          <w:color w:val="333333"/>
          <w:sz w:val="20"/>
          <w:szCs w:val="20"/>
        </w:rPr>
        <w:t xml:space="preserve"> apt-get install python-</w:t>
      </w:r>
      <w:proofErr w:type="spellStart"/>
      <w:r w:rsidRPr="00D16DCB">
        <w:rPr>
          <w:rFonts w:ascii="Arial" w:eastAsia="Times New Roman" w:hAnsi="Arial" w:cs="Arial"/>
          <w:color w:val="333333"/>
          <w:sz w:val="20"/>
          <w:szCs w:val="20"/>
        </w:rPr>
        <w:t>pymodbus</w:t>
      </w:r>
      <w:proofErr w:type="spellEnd"/>
      <w:r w:rsidRPr="00D16DCB">
        <w:rPr>
          <w:rFonts w:ascii="Arial" w:eastAsia="Times New Roman" w:hAnsi="Arial" w:cs="Arial"/>
          <w:color w:val="333333"/>
          <w:sz w:val="20"/>
          <w:szCs w:val="20"/>
        </w:rPr>
        <w:t xml:space="preserve"> python-twisted-conch</w:t>
      </w:r>
    </w:p>
    <w:p w14:paraId="6A5FB982" w14:textId="77777777" w:rsidR="00D16DCB" w:rsidRPr="00D16DCB" w:rsidRDefault="00D16DCB" w:rsidP="00D16DCB">
      <w:pPr>
        <w:numPr>
          <w:ilvl w:val="0"/>
          <w:numId w:val="5"/>
        </w:numPr>
        <w:shd w:val="clear" w:color="auto" w:fill="FEFDFA"/>
        <w:spacing w:after="60" w:line="240" w:lineRule="auto"/>
        <w:ind w:firstLine="0"/>
        <w:rPr>
          <w:rFonts w:ascii="Arial" w:eastAsia="Times New Roman" w:hAnsi="Arial" w:cs="Arial"/>
          <w:color w:val="333333"/>
          <w:sz w:val="20"/>
          <w:szCs w:val="20"/>
        </w:rPr>
      </w:pPr>
      <w:r w:rsidRPr="00D16DCB">
        <w:rPr>
          <w:rFonts w:ascii="Arial" w:eastAsia="Times New Roman" w:hAnsi="Arial" w:cs="Arial"/>
          <w:color w:val="333333"/>
          <w:sz w:val="20"/>
          <w:szCs w:val="20"/>
        </w:rPr>
        <w:t>Wire up your Fan, LED, or motor</w:t>
      </w:r>
    </w:p>
    <w:p w14:paraId="755CB2AC" w14:textId="1BA9CC92" w:rsidR="00D16DCB" w:rsidRPr="00D16DCB" w:rsidRDefault="00D16DCB" w:rsidP="00D16DCB">
      <w:pPr>
        <w:shd w:val="clear" w:color="auto" w:fill="FEFDFA"/>
        <w:spacing w:after="60" w:line="240" w:lineRule="auto"/>
        <w:ind w:left="720"/>
        <w:jc w:val="center"/>
        <w:rPr>
          <w:rFonts w:ascii="Arial" w:eastAsia="Times New Roman" w:hAnsi="Arial" w:cs="Arial"/>
          <w:color w:val="333333"/>
          <w:sz w:val="20"/>
          <w:szCs w:val="20"/>
        </w:rPr>
      </w:pPr>
      <w:r w:rsidRPr="00D16DCB">
        <w:rPr>
          <w:rFonts w:ascii="Arial" w:eastAsia="Times New Roman" w:hAnsi="Arial" w:cs="Arial"/>
          <w:noProof/>
          <w:color w:val="D52A33"/>
          <w:sz w:val="20"/>
          <w:szCs w:val="20"/>
        </w:rPr>
        <w:drawing>
          <wp:inline distT="0" distB="0" distL="0" distR="0" wp14:anchorId="05D646A6" wp14:editId="16AD913F">
            <wp:extent cx="3048000" cy="2286000"/>
            <wp:effectExtent l="0" t="0" r="0" b="0"/>
            <wp:docPr id="48" name="Picture 48">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a:hlinkClick r:id="rId142"/>
                    </pic:cNvPr>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003F79C2" w14:textId="681E72D4" w:rsidR="00D16DCB" w:rsidRPr="00D16DCB" w:rsidRDefault="00D16DCB" w:rsidP="00D16DCB">
      <w:pPr>
        <w:shd w:val="clear" w:color="auto" w:fill="FEFDFA"/>
        <w:spacing w:after="60" w:line="240" w:lineRule="auto"/>
        <w:ind w:left="720"/>
        <w:jc w:val="center"/>
        <w:rPr>
          <w:rFonts w:ascii="Arial" w:eastAsia="Times New Roman" w:hAnsi="Arial" w:cs="Arial"/>
          <w:color w:val="333333"/>
          <w:sz w:val="20"/>
          <w:szCs w:val="20"/>
        </w:rPr>
      </w:pPr>
      <w:r w:rsidRPr="00D16DCB">
        <w:rPr>
          <w:rFonts w:ascii="Arial" w:eastAsia="Times New Roman" w:hAnsi="Arial" w:cs="Arial"/>
          <w:noProof/>
          <w:color w:val="D52A33"/>
          <w:sz w:val="20"/>
          <w:szCs w:val="20"/>
        </w:rPr>
        <w:lastRenderedPageBreak/>
        <w:drawing>
          <wp:inline distT="0" distB="0" distL="0" distR="0" wp14:anchorId="08610CCC" wp14:editId="470D6668">
            <wp:extent cx="3048000" cy="2522220"/>
            <wp:effectExtent l="0" t="0" r="0" b="0"/>
            <wp:docPr id="47" name="Picture 47">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144"/>
                    </pic:cNvPr>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048000" cy="2522220"/>
                    </a:xfrm>
                    <a:prstGeom prst="rect">
                      <a:avLst/>
                    </a:prstGeom>
                    <a:noFill/>
                    <a:ln>
                      <a:noFill/>
                    </a:ln>
                  </pic:spPr>
                </pic:pic>
              </a:graphicData>
            </a:graphic>
          </wp:inline>
        </w:drawing>
      </w:r>
    </w:p>
    <w:p w14:paraId="1E2EB1F7" w14:textId="77777777" w:rsidR="00D16DCB" w:rsidRPr="00D16DCB" w:rsidRDefault="00D16DCB" w:rsidP="00D16DCB">
      <w:pPr>
        <w:shd w:val="clear" w:color="auto" w:fill="FEFDFA"/>
        <w:spacing w:after="100" w:line="240" w:lineRule="auto"/>
        <w:ind w:left="720"/>
        <w:jc w:val="center"/>
        <w:rPr>
          <w:ins w:id="2" w:author="Unknown"/>
          <w:rFonts w:ascii="Arial" w:eastAsia="Times New Roman" w:hAnsi="Arial" w:cs="Arial"/>
          <w:color w:val="333333"/>
          <w:sz w:val="20"/>
          <w:szCs w:val="20"/>
        </w:rPr>
      </w:pPr>
      <w:r w:rsidRPr="00D16DCB">
        <w:rPr>
          <w:rFonts w:ascii="Arial" w:eastAsia="Times New Roman" w:hAnsi="Arial" w:cs="Arial"/>
          <w:color w:val="333333"/>
          <w:sz w:val="20"/>
          <w:szCs w:val="20"/>
        </w:rPr>
        <w:br/>
      </w:r>
    </w:p>
    <w:p w14:paraId="006E03D6" w14:textId="77777777" w:rsidR="00D16DCB" w:rsidRPr="00D16DCB" w:rsidRDefault="00D16DCB" w:rsidP="00D16DCB">
      <w:pPr>
        <w:shd w:val="clear" w:color="auto" w:fill="FEFDFA"/>
        <w:spacing w:after="0" w:line="240" w:lineRule="auto"/>
        <w:rPr>
          <w:rFonts w:ascii="Arial" w:eastAsia="Times New Roman" w:hAnsi="Arial" w:cs="Arial"/>
          <w:color w:val="333333"/>
          <w:sz w:val="20"/>
          <w:szCs w:val="20"/>
        </w:rPr>
      </w:pPr>
    </w:p>
    <w:p w14:paraId="1795E5F6" w14:textId="77777777" w:rsidR="00D16DCB" w:rsidRPr="00D16DCB" w:rsidRDefault="00D16DCB" w:rsidP="00D16DCB">
      <w:pPr>
        <w:numPr>
          <w:ilvl w:val="0"/>
          <w:numId w:val="6"/>
        </w:numPr>
        <w:shd w:val="clear" w:color="auto" w:fill="FEFDFA"/>
        <w:spacing w:after="60" w:line="240" w:lineRule="auto"/>
        <w:ind w:firstLine="0"/>
        <w:rPr>
          <w:rFonts w:ascii="Arial" w:eastAsia="Times New Roman" w:hAnsi="Arial" w:cs="Arial"/>
          <w:color w:val="333333"/>
          <w:sz w:val="20"/>
          <w:szCs w:val="20"/>
        </w:rPr>
      </w:pPr>
      <w:r w:rsidRPr="00D16DCB">
        <w:rPr>
          <w:rFonts w:ascii="Arial" w:eastAsia="Times New Roman" w:hAnsi="Arial" w:cs="Arial"/>
          <w:color w:val="333333"/>
          <w:sz w:val="20"/>
          <w:szCs w:val="20"/>
        </w:rPr>
        <w:t>View my code from </w:t>
      </w:r>
      <w:proofErr w:type="spellStart"/>
      <w:r w:rsidRPr="00D16DCB">
        <w:rPr>
          <w:rFonts w:ascii="Arial" w:eastAsia="Times New Roman" w:hAnsi="Arial" w:cs="Arial"/>
          <w:color w:val="333333"/>
          <w:sz w:val="20"/>
          <w:szCs w:val="20"/>
        </w:rPr>
        <w:fldChar w:fldCharType="begin"/>
      </w:r>
      <w:r w:rsidRPr="00D16DCB">
        <w:rPr>
          <w:rFonts w:ascii="Arial" w:eastAsia="Times New Roman" w:hAnsi="Arial" w:cs="Arial"/>
          <w:color w:val="333333"/>
          <w:sz w:val="20"/>
          <w:szCs w:val="20"/>
        </w:rPr>
        <w:instrText xml:space="preserve"> HYPERLINK "https://github.com/SimplyAutomationized/raspberrypi/blob/master/modbusPWMpi/modbusPWM.py" \t "_blank" </w:instrText>
      </w:r>
      <w:r w:rsidRPr="00D16DCB">
        <w:rPr>
          <w:rFonts w:ascii="Arial" w:eastAsia="Times New Roman" w:hAnsi="Arial" w:cs="Arial"/>
          <w:color w:val="333333"/>
          <w:sz w:val="20"/>
          <w:szCs w:val="20"/>
        </w:rPr>
        <w:fldChar w:fldCharType="separate"/>
      </w:r>
      <w:r w:rsidRPr="00D16DCB">
        <w:rPr>
          <w:rFonts w:ascii="Arial" w:eastAsia="Times New Roman" w:hAnsi="Arial" w:cs="Arial"/>
          <w:color w:val="D52A33"/>
          <w:sz w:val="20"/>
          <w:szCs w:val="20"/>
          <w:u w:val="single"/>
        </w:rPr>
        <w:t>Github</w:t>
      </w:r>
      <w:proofErr w:type="spellEnd"/>
      <w:r w:rsidRPr="00D16DCB">
        <w:rPr>
          <w:rFonts w:ascii="Arial" w:eastAsia="Times New Roman" w:hAnsi="Arial" w:cs="Arial"/>
          <w:color w:val="333333"/>
          <w:sz w:val="20"/>
          <w:szCs w:val="20"/>
        </w:rPr>
        <w:fldChar w:fldCharType="end"/>
      </w:r>
      <w:r w:rsidRPr="00D16DCB">
        <w:rPr>
          <w:rFonts w:ascii="Arial" w:eastAsia="Times New Roman" w:hAnsi="Arial" w:cs="Arial"/>
          <w:color w:val="333333"/>
          <w:sz w:val="20"/>
          <w:szCs w:val="20"/>
        </w:rPr>
        <w:t>.</w:t>
      </w:r>
    </w:p>
    <w:p w14:paraId="6CA3D134" w14:textId="77777777" w:rsidR="00D16DCB" w:rsidRPr="00D16DCB" w:rsidRDefault="00D16DCB" w:rsidP="00D16DCB">
      <w:pPr>
        <w:shd w:val="clear" w:color="auto" w:fill="FEFDFA"/>
        <w:spacing w:after="0" w:line="240" w:lineRule="auto"/>
        <w:jc w:val="center"/>
        <w:rPr>
          <w:rFonts w:ascii="Arial" w:eastAsia="Times New Roman" w:hAnsi="Arial" w:cs="Arial"/>
          <w:color w:val="333333"/>
          <w:sz w:val="20"/>
          <w:szCs w:val="20"/>
        </w:rPr>
      </w:pPr>
      <w:r w:rsidRPr="00D16DCB">
        <w:rPr>
          <w:rFonts w:ascii="Arial" w:eastAsia="Times New Roman" w:hAnsi="Arial" w:cs="Arial"/>
          <w:b/>
          <w:bCs/>
          <w:color w:val="333333"/>
          <w:sz w:val="20"/>
          <w:szCs w:val="20"/>
          <w:u w:val="single"/>
        </w:rPr>
        <w:t>Video of what I did:</w:t>
      </w:r>
    </w:p>
    <w:p w14:paraId="639D9E21" w14:textId="77777777" w:rsidR="00D16DCB" w:rsidRPr="00D16DCB" w:rsidRDefault="00D16DCB" w:rsidP="00D16DCB">
      <w:pPr>
        <w:shd w:val="clear" w:color="auto" w:fill="FEFDFA"/>
        <w:spacing w:after="0" w:line="240" w:lineRule="auto"/>
        <w:jc w:val="center"/>
        <w:rPr>
          <w:rFonts w:ascii="Arial" w:eastAsia="Times New Roman" w:hAnsi="Arial" w:cs="Arial"/>
          <w:color w:val="333333"/>
          <w:sz w:val="20"/>
          <w:szCs w:val="20"/>
        </w:rPr>
      </w:pPr>
    </w:p>
    <w:p w14:paraId="30C83F51" w14:textId="77777777" w:rsidR="00D16DCB" w:rsidRPr="00D16DCB" w:rsidRDefault="00D16DCB" w:rsidP="00D16DCB">
      <w:pPr>
        <w:shd w:val="clear" w:color="auto" w:fill="FEFDFA"/>
        <w:spacing w:after="0" w:line="240" w:lineRule="auto"/>
        <w:jc w:val="center"/>
        <w:rPr>
          <w:rFonts w:ascii="Arial" w:eastAsia="Times New Roman" w:hAnsi="Arial" w:cs="Arial"/>
          <w:color w:val="333333"/>
          <w:sz w:val="20"/>
          <w:szCs w:val="20"/>
        </w:rPr>
      </w:pPr>
    </w:p>
    <w:p w14:paraId="0D31CC6A" w14:textId="77777777" w:rsidR="00D16DCB" w:rsidRPr="00D16DCB" w:rsidRDefault="00D16DCB" w:rsidP="00D16DCB">
      <w:pPr>
        <w:shd w:val="clear" w:color="auto" w:fill="FEFDFA"/>
        <w:spacing w:after="0" w:line="240" w:lineRule="auto"/>
        <w:jc w:val="center"/>
        <w:rPr>
          <w:rFonts w:ascii="Arial" w:eastAsia="Times New Roman" w:hAnsi="Arial" w:cs="Arial"/>
          <w:color w:val="333333"/>
          <w:sz w:val="20"/>
          <w:szCs w:val="20"/>
        </w:rPr>
      </w:pPr>
      <w:r w:rsidRPr="00D16DCB">
        <w:rPr>
          <w:rFonts w:ascii="Arial" w:eastAsia="Times New Roman" w:hAnsi="Arial" w:cs="Arial"/>
          <w:b/>
          <w:bCs/>
          <w:color w:val="333333"/>
          <w:sz w:val="20"/>
          <w:szCs w:val="20"/>
          <w:u w:val="single"/>
        </w:rPr>
        <w:t>Source Code:</w:t>
      </w:r>
    </w:p>
    <w:p w14:paraId="4A7BA4A5"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from </w:t>
      </w:r>
      <w:proofErr w:type="spellStart"/>
      <w:proofErr w:type="gramStart"/>
      <w:r w:rsidRPr="00D16DCB">
        <w:rPr>
          <w:rFonts w:ascii="Courier New" w:eastAsia="Times New Roman" w:hAnsi="Courier New" w:cs="Courier New"/>
          <w:color w:val="333333"/>
          <w:sz w:val="20"/>
          <w:szCs w:val="20"/>
        </w:rPr>
        <w:t>pymodbus.server</w:t>
      </w:r>
      <w:proofErr w:type="gramEnd"/>
      <w:r w:rsidRPr="00D16DCB">
        <w:rPr>
          <w:rFonts w:ascii="Courier New" w:eastAsia="Times New Roman" w:hAnsi="Courier New" w:cs="Courier New"/>
          <w:color w:val="333333"/>
          <w:sz w:val="20"/>
          <w:szCs w:val="20"/>
        </w:rPr>
        <w:t>.async</w:t>
      </w:r>
      <w:proofErr w:type="spellEnd"/>
      <w:r w:rsidRPr="00D16DCB">
        <w:rPr>
          <w:rFonts w:ascii="Courier New" w:eastAsia="Times New Roman" w:hAnsi="Courier New" w:cs="Courier New"/>
          <w:color w:val="333333"/>
          <w:sz w:val="20"/>
          <w:szCs w:val="20"/>
        </w:rPr>
        <w:t xml:space="preserve"> import </w:t>
      </w:r>
      <w:proofErr w:type="spellStart"/>
      <w:r w:rsidRPr="00D16DCB">
        <w:rPr>
          <w:rFonts w:ascii="Courier New" w:eastAsia="Times New Roman" w:hAnsi="Courier New" w:cs="Courier New"/>
          <w:color w:val="333333"/>
          <w:sz w:val="20"/>
          <w:szCs w:val="20"/>
        </w:rPr>
        <w:t>StartTcpServer</w:t>
      </w:r>
      <w:proofErr w:type="spellEnd"/>
    </w:p>
    <w:p w14:paraId="0468393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from </w:t>
      </w:r>
      <w:proofErr w:type="spellStart"/>
      <w:proofErr w:type="gramStart"/>
      <w:r w:rsidRPr="00D16DCB">
        <w:rPr>
          <w:rFonts w:ascii="Courier New" w:eastAsia="Times New Roman" w:hAnsi="Courier New" w:cs="Courier New"/>
          <w:color w:val="333333"/>
          <w:sz w:val="20"/>
          <w:szCs w:val="20"/>
        </w:rPr>
        <w:t>pymodbus.device</w:t>
      </w:r>
      <w:proofErr w:type="spellEnd"/>
      <w:proofErr w:type="gramEnd"/>
      <w:r w:rsidRPr="00D16DCB">
        <w:rPr>
          <w:rFonts w:ascii="Courier New" w:eastAsia="Times New Roman" w:hAnsi="Courier New" w:cs="Courier New"/>
          <w:color w:val="333333"/>
          <w:sz w:val="20"/>
          <w:szCs w:val="20"/>
        </w:rPr>
        <w:t xml:space="preserve"> import </w:t>
      </w:r>
      <w:proofErr w:type="spellStart"/>
      <w:r w:rsidRPr="00D16DCB">
        <w:rPr>
          <w:rFonts w:ascii="Courier New" w:eastAsia="Times New Roman" w:hAnsi="Courier New" w:cs="Courier New"/>
          <w:color w:val="333333"/>
          <w:sz w:val="20"/>
          <w:szCs w:val="20"/>
        </w:rPr>
        <w:t>ModbusDeviceIdentification</w:t>
      </w:r>
      <w:proofErr w:type="spellEnd"/>
    </w:p>
    <w:p w14:paraId="2D68B732"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from </w:t>
      </w:r>
      <w:proofErr w:type="spellStart"/>
      <w:proofErr w:type="gramStart"/>
      <w:r w:rsidRPr="00D16DCB">
        <w:rPr>
          <w:rFonts w:ascii="Courier New" w:eastAsia="Times New Roman" w:hAnsi="Courier New" w:cs="Courier New"/>
          <w:color w:val="333333"/>
          <w:sz w:val="20"/>
          <w:szCs w:val="20"/>
        </w:rPr>
        <w:t>pymodbus.datastore</w:t>
      </w:r>
      <w:proofErr w:type="spellEnd"/>
      <w:proofErr w:type="gramEnd"/>
      <w:r w:rsidRPr="00D16DCB">
        <w:rPr>
          <w:rFonts w:ascii="Courier New" w:eastAsia="Times New Roman" w:hAnsi="Courier New" w:cs="Courier New"/>
          <w:color w:val="333333"/>
          <w:sz w:val="20"/>
          <w:szCs w:val="20"/>
        </w:rPr>
        <w:t xml:space="preserve"> import </w:t>
      </w:r>
      <w:proofErr w:type="spellStart"/>
      <w:r w:rsidRPr="00D16DCB">
        <w:rPr>
          <w:rFonts w:ascii="Courier New" w:eastAsia="Times New Roman" w:hAnsi="Courier New" w:cs="Courier New"/>
          <w:color w:val="333333"/>
          <w:sz w:val="20"/>
          <w:szCs w:val="20"/>
        </w:rPr>
        <w:t>ModbusSequentialDataBlock</w:t>
      </w:r>
      <w:proofErr w:type="spellEnd"/>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ModbusSlaveContext</w:t>
      </w:r>
      <w:proofErr w:type="spellEnd"/>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ModbusServerContext</w:t>
      </w:r>
      <w:proofErr w:type="spellEnd"/>
    </w:p>
    <w:p w14:paraId="2548D16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from </w:t>
      </w:r>
      <w:proofErr w:type="spellStart"/>
      <w:proofErr w:type="gramStart"/>
      <w:r w:rsidRPr="00D16DCB">
        <w:rPr>
          <w:rFonts w:ascii="Courier New" w:eastAsia="Times New Roman" w:hAnsi="Courier New" w:cs="Courier New"/>
          <w:color w:val="333333"/>
          <w:sz w:val="20"/>
          <w:szCs w:val="20"/>
        </w:rPr>
        <w:t>pymodbus.transaction</w:t>
      </w:r>
      <w:proofErr w:type="spellEnd"/>
      <w:proofErr w:type="gramEnd"/>
      <w:r w:rsidRPr="00D16DCB">
        <w:rPr>
          <w:rFonts w:ascii="Courier New" w:eastAsia="Times New Roman" w:hAnsi="Courier New" w:cs="Courier New"/>
          <w:color w:val="333333"/>
          <w:sz w:val="20"/>
          <w:szCs w:val="20"/>
        </w:rPr>
        <w:t xml:space="preserve"> import </w:t>
      </w:r>
      <w:proofErr w:type="spellStart"/>
      <w:r w:rsidRPr="00D16DCB">
        <w:rPr>
          <w:rFonts w:ascii="Courier New" w:eastAsia="Times New Roman" w:hAnsi="Courier New" w:cs="Courier New"/>
          <w:color w:val="333333"/>
          <w:sz w:val="20"/>
          <w:szCs w:val="20"/>
        </w:rPr>
        <w:t>ModbusRtuFramer</w:t>
      </w:r>
      <w:proofErr w:type="spellEnd"/>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ModbusAsciiFramer</w:t>
      </w:r>
      <w:proofErr w:type="spellEnd"/>
    </w:p>
    <w:p w14:paraId="759741BF"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from </w:t>
      </w:r>
      <w:proofErr w:type="spellStart"/>
      <w:proofErr w:type="gramStart"/>
      <w:r w:rsidRPr="00D16DCB">
        <w:rPr>
          <w:rFonts w:ascii="Courier New" w:eastAsia="Times New Roman" w:hAnsi="Courier New" w:cs="Courier New"/>
          <w:color w:val="333333"/>
          <w:sz w:val="20"/>
          <w:szCs w:val="20"/>
        </w:rPr>
        <w:t>twisted.internet</w:t>
      </w:r>
      <w:proofErr w:type="gramEnd"/>
      <w:r w:rsidRPr="00D16DCB">
        <w:rPr>
          <w:rFonts w:ascii="Courier New" w:eastAsia="Times New Roman" w:hAnsi="Courier New" w:cs="Courier New"/>
          <w:color w:val="333333"/>
          <w:sz w:val="20"/>
          <w:szCs w:val="20"/>
        </w:rPr>
        <w:t>.task</w:t>
      </w:r>
      <w:proofErr w:type="spellEnd"/>
      <w:r w:rsidRPr="00D16DCB">
        <w:rPr>
          <w:rFonts w:ascii="Courier New" w:eastAsia="Times New Roman" w:hAnsi="Courier New" w:cs="Courier New"/>
          <w:color w:val="333333"/>
          <w:sz w:val="20"/>
          <w:szCs w:val="20"/>
        </w:rPr>
        <w:t xml:space="preserve"> import </w:t>
      </w:r>
      <w:proofErr w:type="spellStart"/>
      <w:r w:rsidRPr="00D16DCB">
        <w:rPr>
          <w:rFonts w:ascii="Courier New" w:eastAsia="Times New Roman" w:hAnsi="Courier New" w:cs="Courier New"/>
          <w:color w:val="333333"/>
          <w:sz w:val="20"/>
          <w:szCs w:val="20"/>
        </w:rPr>
        <w:t>LoopingCall</w:t>
      </w:r>
      <w:proofErr w:type="spellEnd"/>
    </w:p>
    <w:p w14:paraId="46C245F4"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from threading import Thread</w:t>
      </w:r>
    </w:p>
    <w:p w14:paraId="26028E5D"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import </w:t>
      </w:r>
      <w:proofErr w:type="spellStart"/>
      <w:r w:rsidRPr="00D16DCB">
        <w:rPr>
          <w:rFonts w:ascii="Courier New" w:eastAsia="Times New Roman" w:hAnsi="Courier New" w:cs="Courier New"/>
          <w:color w:val="333333"/>
          <w:sz w:val="20"/>
          <w:szCs w:val="20"/>
        </w:rPr>
        <w:t>pid</w:t>
      </w:r>
      <w:proofErr w:type="spellEnd"/>
    </w:p>
    <w:p w14:paraId="4B1C4EC4"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import threading</w:t>
      </w:r>
    </w:p>
    <w:p w14:paraId="18068BE6"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from time import sleep</w:t>
      </w:r>
    </w:p>
    <w:p w14:paraId="4E31B019"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import </w:t>
      </w:r>
      <w:proofErr w:type="spellStart"/>
      <w:r w:rsidRPr="00D16DCB">
        <w:rPr>
          <w:rFonts w:ascii="Courier New" w:eastAsia="Times New Roman" w:hAnsi="Courier New" w:cs="Courier New"/>
          <w:color w:val="333333"/>
          <w:sz w:val="20"/>
          <w:szCs w:val="20"/>
        </w:rPr>
        <w:t>RPi.GPIO</w:t>
      </w:r>
      <w:proofErr w:type="spellEnd"/>
      <w:r w:rsidRPr="00D16DCB">
        <w:rPr>
          <w:rFonts w:ascii="Courier New" w:eastAsia="Times New Roman" w:hAnsi="Courier New" w:cs="Courier New"/>
          <w:color w:val="333333"/>
          <w:sz w:val="20"/>
          <w:szCs w:val="20"/>
        </w:rPr>
        <w:t xml:space="preserve"> as GPIO</w:t>
      </w:r>
    </w:p>
    <w:p w14:paraId="633D9C1A"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import </w:t>
      </w:r>
      <w:proofErr w:type="spellStart"/>
      <w:r w:rsidRPr="00D16DCB">
        <w:rPr>
          <w:rFonts w:ascii="Courier New" w:eastAsia="Times New Roman" w:hAnsi="Courier New" w:cs="Courier New"/>
          <w:color w:val="333333"/>
          <w:sz w:val="20"/>
          <w:szCs w:val="20"/>
        </w:rPr>
        <w:t>os</w:t>
      </w:r>
      <w:proofErr w:type="spellEnd"/>
    </w:p>
    <w:p w14:paraId="4D9A764C"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D16DCB">
        <w:rPr>
          <w:rFonts w:ascii="Courier New" w:eastAsia="Times New Roman" w:hAnsi="Courier New" w:cs="Courier New"/>
          <w:color w:val="333333"/>
          <w:sz w:val="20"/>
          <w:szCs w:val="20"/>
        </w:rPr>
        <w:t>os.system</w:t>
      </w:r>
      <w:proofErr w:type="spellEnd"/>
      <w:proofErr w:type="gramEnd"/>
      <w:r w:rsidRPr="00D16DCB">
        <w:rPr>
          <w:rFonts w:ascii="Courier New" w:eastAsia="Times New Roman" w:hAnsi="Courier New" w:cs="Courier New"/>
          <w:color w:val="333333"/>
          <w:sz w:val="20"/>
          <w:szCs w:val="20"/>
        </w:rPr>
        <w:t>('</w:t>
      </w:r>
      <w:proofErr w:type="spellStart"/>
      <w:r w:rsidRPr="00D16DCB">
        <w:rPr>
          <w:rFonts w:ascii="Courier New" w:eastAsia="Times New Roman" w:hAnsi="Courier New" w:cs="Courier New"/>
          <w:color w:val="333333"/>
          <w:sz w:val="20"/>
          <w:szCs w:val="20"/>
        </w:rPr>
        <w:t>modprobe</w:t>
      </w:r>
      <w:proofErr w:type="spellEnd"/>
      <w:r w:rsidRPr="00D16DCB">
        <w:rPr>
          <w:rFonts w:ascii="Courier New" w:eastAsia="Times New Roman" w:hAnsi="Courier New" w:cs="Courier New"/>
          <w:color w:val="333333"/>
          <w:sz w:val="20"/>
          <w:szCs w:val="20"/>
        </w:rPr>
        <w:t xml:space="preserve"> w1-gpio')</w:t>
      </w:r>
    </w:p>
    <w:p w14:paraId="39B92E2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D16DCB">
        <w:rPr>
          <w:rFonts w:ascii="Courier New" w:eastAsia="Times New Roman" w:hAnsi="Courier New" w:cs="Courier New"/>
          <w:color w:val="333333"/>
          <w:sz w:val="20"/>
          <w:szCs w:val="20"/>
        </w:rPr>
        <w:t>os.system</w:t>
      </w:r>
      <w:proofErr w:type="spellEnd"/>
      <w:proofErr w:type="gramEnd"/>
      <w:r w:rsidRPr="00D16DCB">
        <w:rPr>
          <w:rFonts w:ascii="Courier New" w:eastAsia="Times New Roman" w:hAnsi="Courier New" w:cs="Courier New"/>
          <w:color w:val="333333"/>
          <w:sz w:val="20"/>
          <w:szCs w:val="20"/>
        </w:rPr>
        <w:t>('</w:t>
      </w:r>
      <w:proofErr w:type="spellStart"/>
      <w:r w:rsidRPr="00D16DCB">
        <w:rPr>
          <w:rFonts w:ascii="Courier New" w:eastAsia="Times New Roman" w:hAnsi="Courier New" w:cs="Courier New"/>
          <w:color w:val="333333"/>
          <w:sz w:val="20"/>
          <w:szCs w:val="20"/>
        </w:rPr>
        <w:t>modprobe</w:t>
      </w:r>
      <w:proofErr w:type="spellEnd"/>
      <w:r w:rsidRPr="00D16DCB">
        <w:rPr>
          <w:rFonts w:ascii="Courier New" w:eastAsia="Times New Roman" w:hAnsi="Courier New" w:cs="Courier New"/>
          <w:color w:val="333333"/>
          <w:sz w:val="20"/>
          <w:szCs w:val="20"/>
        </w:rPr>
        <w:t xml:space="preserve"> w1-therm')</w:t>
      </w:r>
    </w:p>
    <w:p w14:paraId="102D7C1F"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w:t>
      </w:r>
      <w:proofErr w:type="gramStart"/>
      <w:r w:rsidRPr="00D16DCB">
        <w:rPr>
          <w:rFonts w:ascii="Courier New" w:eastAsia="Times New Roman" w:hAnsi="Courier New" w:cs="Courier New"/>
          <w:color w:val="333333"/>
          <w:sz w:val="20"/>
          <w:szCs w:val="20"/>
        </w:rPr>
        <w:t>set</w:t>
      </w:r>
      <w:proofErr w:type="gramEnd"/>
      <w:r w:rsidRPr="00D16DCB">
        <w:rPr>
          <w:rFonts w:ascii="Courier New" w:eastAsia="Times New Roman" w:hAnsi="Courier New" w:cs="Courier New"/>
          <w:color w:val="333333"/>
          <w:sz w:val="20"/>
          <w:szCs w:val="20"/>
        </w:rPr>
        <w:t xml:space="preserve"> up Raspberry GPIO </w:t>
      </w:r>
    </w:p>
    <w:p w14:paraId="3BFF69D5"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D16DCB">
        <w:rPr>
          <w:rFonts w:ascii="Courier New" w:eastAsia="Times New Roman" w:hAnsi="Courier New" w:cs="Courier New"/>
          <w:color w:val="333333"/>
          <w:sz w:val="20"/>
          <w:szCs w:val="20"/>
        </w:rPr>
        <w:t>GPIO.setmode</w:t>
      </w:r>
      <w:proofErr w:type="spellEnd"/>
      <w:r w:rsidRPr="00D16DCB">
        <w:rPr>
          <w:rFonts w:ascii="Courier New" w:eastAsia="Times New Roman" w:hAnsi="Courier New" w:cs="Courier New"/>
          <w:color w:val="333333"/>
          <w:sz w:val="20"/>
          <w:szCs w:val="20"/>
        </w:rPr>
        <w:t>(GPIO.BCM)</w:t>
      </w:r>
    </w:p>
    <w:p w14:paraId="508BEF8A"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D16DCB">
        <w:rPr>
          <w:rFonts w:ascii="Courier New" w:eastAsia="Times New Roman" w:hAnsi="Courier New" w:cs="Courier New"/>
          <w:color w:val="333333"/>
          <w:sz w:val="20"/>
          <w:szCs w:val="20"/>
        </w:rPr>
        <w:t>GPIO.setwarnings</w:t>
      </w:r>
      <w:proofErr w:type="spellEnd"/>
      <w:r w:rsidRPr="00D16DCB">
        <w:rPr>
          <w:rFonts w:ascii="Courier New" w:eastAsia="Times New Roman" w:hAnsi="Courier New" w:cs="Courier New"/>
          <w:color w:val="333333"/>
          <w:sz w:val="20"/>
          <w:szCs w:val="20"/>
        </w:rPr>
        <w:t>(False)</w:t>
      </w:r>
    </w:p>
    <w:p w14:paraId="23714ED6"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D16DCB">
        <w:rPr>
          <w:rFonts w:ascii="Courier New" w:eastAsia="Times New Roman" w:hAnsi="Courier New" w:cs="Courier New"/>
          <w:color w:val="333333"/>
          <w:sz w:val="20"/>
          <w:szCs w:val="20"/>
        </w:rPr>
        <w:t>GPIO.setup</w:t>
      </w:r>
      <w:proofErr w:type="spellEnd"/>
      <w:r w:rsidRPr="00D16DCB">
        <w:rPr>
          <w:rFonts w:ascii="Courier New" w:eastAsia="Times New Roman" w:hAnsi="Courier New" w:cs="Courier New"/>
          <w:color w:val="333333"/>
          <w:sz w:val="20"/>
          <w:szCs w:val="20"/>
        </w:rPr>
        <w:t>(</w:t>
      </w:r>
      <w:proofErr w:type="gramStart"/>
      <w:r w:rsidRPr="00D16DCB">
        <w:rPr>
          <w:rFonts w:ascii="Courier New" w:eastAsia="Times New Roman" w:hAnsi="Courier New" w:cs="Courier New"/>
          <w:color w:val="333333"/>
          <w:sz w:val="20"/>
          <w:szCs w:val="20"/>
        </w:rPr>
        <w:t>25,GPIO.OUT</w:t>
      </w:r>
      <w:proofErr w:type="gramEnd"/>
      <w:r w:rsidRPr="00D16DCB">
        <w:rPr>
          <w:rFonts w:ascii="Courier New" w:eastAsia="Times New Roman" w:hAnsi="Courier New" w:cs="Courier New"/>
          <w:color w:val="333333"/>
          <w:sz w:val="20"/>
          <w:szCs w:val="20"/>
        </w:rPr>
        <w:t>)</w:t>
      </w:r>
    </w:p>
    <w:p w14:paraId="4CEA2914"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D16DCB">
        <w:rPr>
          <w:rFonts w:ascii="Courier New" w:eastAsia="Times New Roman" w:hAnsi="Courier New" w:cs="Courier New"/>
          <w:color w:val="333333"/>
          <w:sz w:val="20"/>
          <w:szCs w:val="20"/>
        </w:rPr>
        <w:t>pwm</w:t>
      </w:r>
      <w:proofErr w:type="spellEnd"/>
      <w:r w:rsidRPr="00D16DCB">
        <w:rPr>
          <w:rFonts w:ascii="Courier New" w:eastAsia="Times New Roman" w:hAnsi="Courier New" w:cs="Courier New"/>
          <w:color w:val="333333"/>
          <w:sz w:val="20"/>
          <w:szCs w:val="20"/>
        </w:rPr>
        <w:t xml:space="preserve"> = </w:t>
      </w:r>
      <w:proofErr w:type="gramStart"/>
      <w:r w:rsidRPr="00D16DCB">
        <w:rPr>
          <w:rFonts w:ascii="Courier New" w:eastAsia="Times New Roman" w:hAnsi="Courier New" w:cs="Courier New"/>
          <w:color w:val="333333"/>
          <w:sz w:val="20"/>
          <w:szCs w:val="20"/>
        </w:rPr>
        <w:t>GPIO.PWM(</w:t>
      </w:r>
      <w:proofErr w:type="gramEnd"/>
      <w:r w:rsidRPr="00D16DCB">
        <w:rPr>
          <w:rFonts w:ascii="Courier New" w:eastAsia="Times New Roman" w:hAnsi="Courier New" w:cs="Courier New"/>
          <w:color w:val="333333"/>
          <w:sz w:val="20"/>
          <w:szCs w:val="20"/>
        </w:rPr>
        <w:t>25,60)</w:t>
      </w:r>
    </w:p>
    <w:p w14:paraId="4E36CD17"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D16DCB">
        <w:rPr>
          <w:rFonts w:ascii="Courier New" w:eastAsia="Times New Roman" w:hAnsi="Courier New" w:cs="Courier New"/>
          <w:color w:val="333333"/>
          <w:sz w:val="20"/>
          <w:szCs w:val="20"/>
        </w:rPr>
        <w:t>pwmDutyCycle</w:t>
      </w:r>
      <w:proofErr w:type="spellEnd"/>
      <w:r w:rsidRPr="00D16DCB">
        <w:rPr>
          <w:rFonts w:ascii="Courier New" w:eastAsia="Times New Roman" w:hAnsi="Courier New" w:cs="Courier New"/>
          <w:color w:val="333333"/>
          <w:sz w:val="20"/>
          <w:szCs w:val="20"/>
        </w:rPr>
        <w:t>=100</w:t>
      </w:r>
    </w:p>
    <w:p w14:paraId="2766C99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D16DCB">
        <w:rPr>
          <w:rFonts w:ascii="Courier New" w:eastAsia="Times New Roman" w:hAnsi="Courier New" w:cs="Courier New"/>
          <w:color w:val="333333"/>
          <w:sz w:val="20"/>
          <w:szCs w:val="20"/>
        </w:rPr>
        <w:t>pwm.start</w:t>
      </w:r>
      <w:proofErr w:type="spellEnd"/>
      <w:proofErr w:type="gramEnd"/>
      <w:r w:rsidRPr="00D16DCB">
        <w:rPr>
          <w:rFonts w:ascii="Courier New" w:eastAsia="Times New Roman" w:hAnsi="Courier New" w:cs="Courier New"/>
          <w:color w:val="333333"/>
          <w:sz w:val="20"/>
          <w:szCs w:val="20"/>
        </w:rPr>
        <w:t>(</w:t>
      </w:r>
      <w:proofErr w:type="spellStart"/>
      <w:r w:rsidRPr="00D16DCB">
        <w:rPr>
          <w:rFonts w:ascii="Courier New" w:eastAsia="Times New Roman" w:hAnsi="Courier New" w:cs="Courier New"/>
          <w:color w:val="333333"/>
          <w:sz w:val="20"/>
          <w:szCs w:val="20"/>
        </w:rPr>
        <w:t>pwmDutyCycle</w:t>
      </w:r>
      <w:proofErr w:type="spellEnd"/>
      <w:r w:rsidRPr="00D16DCB">
        <w:rPr>
          <w:rFonts w:ascii="Courier New" w:eastAsia="Times New Roman" w:hAnsi="Courier New" w:cs="Courier New"/>
          <w:color w:val="333333"/>
          <w:sz w:val="20"/>
          <w:szCs w:val="20"/>
        </w:rPr>
        <w:t>)</w:t>
      </w:r>
    </w:p>
    <w:p w14:paraId="2D517935"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D16DCB">
        <w:rPr>
          <w:rFonts w:ascii="Courier New" w:eastAsia="Times New Roman" w:hAnsi="Courier New" w:cs="Courier New"/>
          <w:color w:val="333333"/>
          <w:sz w:val="20"/>
          <w:szCs w:val="20"/>
        </w:rPr>
        <w:t>temperaturePoll</w:t>
      </w:r>
      <w:proofErr w:type="spellEnd"/>
      <w:r w:rsidRPr="00D16DCB">
        <w:rPr>
          <w:rFonts w:ascii="Courier New" w:eastAsia="Times New Roman" w:hAnsi="Courier New" w:cs="Courier New"/>
          <w:color w:val="333333"/>
          <w:sz w:val="20"/>
          <w:szCs w:val="20"/>
        </w:rPr>
        <w:t xml:space="preserve"> = None</w:t>
      </w:r>
    </w:p>
    <w:p w14:paraId="29A3B2AF"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080AA18B"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class </w:t>
      </w:r>
      <w:proofErr w:type="gramStart"/>
      <w:r w:rsidRPr="00D16DCB">
        <w:rPr>
          <w:rFonts w:ascii="Courier New" w:eastAsia="Times New Roman" w:hAnsi="Courier New" w:cs="Courier New"/>
          <w:color w:val="333333"/>
          <w:sz w:val="20"/>
          <w:szCs w:val="20"/>
        </w:rPr>
        <w:t>Temp(</w:t>
      </w:r>
      <w:proofErr w:type="gramEnd"/>
      <w:r w:rsidRPr="00D16DCB">
        <w:rPr>
          <w:rFonts w:ascii="Courier New" w:eastAsia="Times New Roman" w:hAnsi="Courier New" w:cs="Courier New"/>
          <w:color w:val="333333"/>
          <w:sz w:val="20"/>
          <w:szCs w:val="20"/>
        </w:rPr>
        <w:t>Thread):</w:t>
      </w:r>
    </w:p>
    <w:p w14:paraId="1AE40D4B"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
    <w:p w14:paraId="39DEA7C6"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A class for getting the current temp of a DS18B20</w:t>
      </w:r>
    </w:p>
    <w:p w14:paraId="2DD7333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
    <w:p w14:paraId="33D5A2F9"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def __</w:t>
      </w:r>
      <w:proofErr w:type="spellStart"/>
      <w:r w:rsidRPr="00D16DCB">
        <w:rPr>
          <w:rFonts w:ascii="Courier New" w:eastAsia="Times New Roman" w:hAnsi="Courier New" w:cs="Courier New"/>
          <w:color w:val="333333"/>
          <w:sz w:val="20"/>
          <w:szCs w:val="20"/>
        </w:rPr>
        <w:t>init</w:t>
      </w:r>
      <w:proofErr w:type="spellEnd"/>
      <w:r w:rsidRPr="00D16DCB">
        <w:rPr>
          <w:rFonts w:ascii="Courier New" w:eastAsia="Times New Roman" w:hAnsi="Courier New" w:cs="Courier New"/>
          <w:color w:val="333333"/>
          <w:sz w:val="20"/>
          <w:szCs w:val="20"/>
        </w:rPr>
        <w:t>_</w:t>
      </w:r>
      <w:proofErr w:type="gramStart"/>
      <w:r w:rsidRPr="00D16DCB">
        <w:rPr>
          <w:rFonts w:ascii="Courier New" w:eastAsia="Times New Roman" w:hAnsi="Courier New" w:cs="Courier New"/>
          <w:color w:val="333333"/>
          <w:sz w:val="20"/>
          <w:szCs w:val="20"/>
        </w:rPr>
        <w:t>_(</w:t>
      </w:r>
      <w:proofErr w:type="gramEnd"/>
      <w:r w:rsidRPr="00D16DCB">
        <w:rPr>
          <w:rFonts w:ascii="Courier New" w:eastAsia="Times New Roman" w:hAnsi="Courier New" w:cs="Courier New"/>
          <w:color w:val="333333"/>
          <w:sz w:val="20"/>
          <w:szCs w:val="20"/>
        </w:rPr>
        <w:t xml:space="preserve">self, </w:t>
      </w:r>
      <w:proofErr w:type="spellStart"/>
      <w:r w:rsidRPr="00D16DCB">
        <w:rPr>
          <w:rFonts w:ascii="Courier New" w:eastAsia="Times New Roman" w:hAnsi="Courier New" w:cs="Courier New"/>
          <w:color w:val="333333"/>
          <w:sz w:val="20"/>
          <w:szCs w:val="20"/>
        </w:rPr>
        <w:t>fileName</w:t>
      </w:r>
      <w:proofErr w:type="spellEnd"/>
      <w:r w:rsidRPr="00D16DCB">
        <w:rPr>
          <w:rFonts w:ascii="Courier New" w:eastAsia="Times New Roman" w:hAnsi="Courier New" w:cs="Courier New"/>
          <w:color w:val="333333"/>
          <w:sz w:val="20"/>
          <w:szCs w:val="20"/>
        </w:rPr>
        <w:t>=''):</w:t>
      </w:r>
    </w:p>
    <w:p w14:paraId="25D9EEF2"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gramStart"/>
      <w:r w:rsidRPr="00D16DCB">
        <w:rPr>
          <w:rFonts w:ascii="Courier New" w:eastAsia="Times New Roman" w:hAnsi="Courier New" w:cs="Courier New"/>
          <w:color w:val="333333"/>
          <w:sz w:val="20"/>
          <w:szCs w:val="20"/>
        </w:rPr>
        <w:t>Thread._</w:t>
      </w:r>
      <w:proofErr w:type="gramEnd"/>
      <w:r w:rsidRPr="00D16DCB">
        <w:rPr>
          <w:rFonts w:ascii="Courier New" w:eastAsia="Times New Roman" w:hAnsi="Courier New" w:cs="Courier New"/>
          <w:color w:val="333333"/>
          <w:sz w:val="20"/>
          <w:szCs w:val="20"/>
        </w:rPr>
        <w:t>_</w:t>
      </w:r>
      <w:proofErr w:type="spellStart"/>
      <w:r w:rsidRPr="00D16DCB">
        <w:rPr>
          <w:rFonts w:ascii="Courier New" w:eastAsia="Times New Roman" w:hAnsi="Courier New" w:cs="Courier New"/>
          <w:color w:val="333333"/>
          <w:sz w:val="20"/>
          <w:szCs w:val="20"/>
        </w:rPr>
        <w:t>init</w:t>
      </w:r>
      <w:proofErr w:type="spellEnd"/>
      <w:r w:rsidRPr="00D16DCB">
        <w:rPr>
          <w:rFonts w:ascii="Courier New" w:eastAsia="Times New Roman" w:hAnsi="Courier New" w:cs="Courier New"/>
          <w:color w:val="333333"/>
          <w:sz w:val="20"/>
          <w:szCs w:val="20"/>
        </w:rPr>
        <w:t>__(self)</w:t>
      </w:r>
    </w:p>
    <w:p w14:paraId="34B06E24"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gramStart"/>
      <w:r w:rsidRPr="00D16DCB">
        <w:rPr>
          <w:rFonts w:ascii="Courier New" w:eastAsia="Times New Roman" w:hAnsi="Courier New" w:cs="Courier New"/>
          <w:color w:val="333333"/>
          <w:sz w:val="20"/>
          <w:szCs w:val="20"/>
        </w:rPr>
        <w:t>super(</w:t>
      </w:r>
      <w:proofErr w:type="gramEnd"/>
      <w:r w:rsidRPr="00D16DCB">
        <w:rPr>
          <w:rFonts w:ascii="Courier New" w:eastAsia="Times New Roman" w:hAnsi="Courier New" w:cs="Courier New"/>
          <w:color w:val="333333"/>
          <w:sz w:val="20"/>
          <w:szCs w:val="20"/>
        </w:rPr>
        <w:t>Temp, self).__</w:t>
      </w:r>
      <w:proofErr w:type="spellStart"/>
      <w:r w:rsidRPr="00D16DCB">
        <w:rPr>
          <w:rFonts w:ascii="Courier New" w:eastAsia="Times New Roman" w:hAnsi="Courier New" w:cs="Courier New"/>
          <w:color w:val="333333"/>
          <w:sz w:val="20"/>
          <w:szCs w:val="20"/>
        </w:rPr>
        <w:t>init</w:t>
      </w:r>
      <w:proofErr w:type="spellEnd"/>
      <w:r w:rsidRPr="00D16DCB">
        <w:rPr>
          <w:rFonts w:ascii="Courier New" w:eastAsia="Times New Roman" w:hAnsi="Courier New" w:cs="Courier New"/>
          <w:color w:val="333333"/>
          <w:sz w:val="20"/>
          <w:szCs w:val="20"/>
        </w:rPr>
        <w:t>__()</w:t>
      </w:r>
    </w:p>
    <w:p w14:paraId="6F7E25B4"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lastRenderedPageBreak/>
        <w:t xml:space="preserve">        </w:t>
      </w:r>
      <w:proofErr w:type="spellStart"/>
      <w:proofErr w:type="gramStart"/>
      <w:r w:rsidRPr="00D16DCB">
        <w:rPr>
          <w:rFonts w:ascii="Courier New" w:eastAsia="Times New Roman" w:hAnsi="Courier New" w:cs="Courier New"/>
          <w:color w:val="333333"/>
          <w:sz w:val="20"/>
          <w:szCs w:val="20"/>
        </w:rPr>
        <w:t>self._</w:t>
      </w:r>
      <w:proofErr w:type="gramEnd"/>
      <w:r w:rsidRPr="00D16DCB">
        <w:rPr>
          <w:rFonts w:ascii="Courier New" w:eastAsia="Times New Roman" w:hAnsi="Courier New" w:cs="Courier New"/>
          <w:color w:val="333333"/>
          <w:sz w:val="20"/>
          <w:szCs w:val="20"/>
        </w:rPr>
        <w:t>stop</w:t>
      </w:r>
      <w:proofErr w:type="spellEnd"/>
      <w:r w:rsidRPr="00D16DCB">
        <w:rPr>
          <w:rFonts w:ascii="Courier New" w:eastAsia="Times New Roman" w:hAnsi="Courier New" w:cs="Courier New"/>
          <w:color w:val="333333"/>
          <w:sz w:val="20"/>
          <w:szCs w:val="20"/>
        </w:rPr>
        <w:t xml:space="preserve"> = </w:t>
      </w:r>
      <w:proofErr w:type="spellStart"/>
      <w:r w:rsidRPr="00D16DCB">
        <w:rPr>
          <w:rFonts w:ascii="Courier New" w:eastAsia="Times New Roman" w:hAnsi="Courier New" w:cs="Courier New"/>
          <w:color w:val="333333"/>
          <w:sz w:val="20"/>
          <w:szCs w:val="20"/>
        </w:rPr>
        <w:t>threading.Event</w:t>
      </w:r>
      <w:proofErr w:type="spellEnd"/>
      <w:r w:rsidRPr="00D16DCB">
        <w:rPr>
          <w:rFonts w:ascii="Courier New" w:eastAsia="Times New Roman" w:hAnsi="Courier New" w:cs="Courier New"/>
          <w:color w:val="333333"/>
          <w:sz w:val="20"/>
          <w:szCs w:val="20"/>
        </w:rPr>
        <w:t>()</w:t>
      </w:r>
    </w:p>
    <w:p w14:paraId="5579674C"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self.tempDir</w:t>
      </w:r>
      <w:proofErr w:type="spellEnd"/>
      <w:proofErr w:type="gramEnd"/>
      <w:r w:rsidRPr="00D16DCB">
        <w:rPr>
          <w:rFonts w:ascii="Courier New" w:eastAsia="Times New Roman" w:hAnsi="Courier New" w:cs="Courier New"/>
          <w:color w:val="333333"/>
          <w:sz w:val="20"/>
          <w:szCs w:val="20"/>
        </w:rPr>
        <w:t xml:space="preserve"> = '/sys/bus/w1/devices/'</w:t>
      </w:r>
    </w:p>
    <w:p w14:paraId="2D7CA0A8"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list = </w:t>
      </w:r>
      <w:proofErr w:type="spellStart"/>
      <w:proofErr w:type="gramStart"/>
      <w:r w:rsidRPr="00D16DCB">
        <w:rPr>
          <w:rFonts w:ascii="Courier New" w:eastAsia="Times New Roman" w:hAnsi="Courier New" w:cs="Courier New"/>
          <w:color w:val="333333"/>
          <w:sz w:val="20"/>
          <w:szCs w:val="20"/>
        </w:rPr>
        <w:t>os.listdir</w:t>
      </w:r>
      <w:proofErr w:type="spellEnd"/>
      <w:proofErr w:type="gramEnd"/>
      <w:r w:rsidRPr="00D16DCB">
        <w:rPr>
          <w:rFonts w:ascii="Courier New" w:eastAsia="Times New Roman" w:hAnsi="Courier New" w:cs="Courier New"/>
          <w:color w:val="333333"/>
          <w:sz w:val="20"/>
          <w:szCs w:val="20"/>
        </w:rPr>
        <w:t>(</w:t>
      </w:r>
      <w:proofErr w:type="spellStart"/>
      <w:r w:rsidRPr="00D16DCB">
        <w:rPr>
          <w:rFonts w:ascii="Courier New" w:eastAsia="Times New Roman" w:hAnsi="Courier New" w:cs="Courier New"/>
          <w:color w:val="333333"/>
          <w:sz w:val="20"/>
          <w:szCs w:val="20"/>
        </w:rPr>
        <w:t>self.tempDir</w:t>
      </w:r>
      <w:proofErr w:type="spellEnd"/>
      <w:r w:rsidRPr="00D16DCB">
        <w:rPr>
          <w:rFonts w:ascii="Courier New" w:eastAsia="Times New Roman" w:hAnsi="Courier New" w:cs="Courier New"/>
          <w:color w:val="333333"/>
          <w:sz w:val="20"/>
          <w:szCs w:val="20"/>
        </w:rPr>
        <w:t>)</w:t>
      </w:r>
    </w:p>
    <w:p w14:paraId="212C22E7"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if(</w:t>
      </w:r>
      <w:proofErr w:type="gramStart"/>
      <w:r w:rsidRPr="00D16DCB">
        <w:rPr>
          <w:rFonts w:ascii="Courier New" w:eastAsia="Times New Roman" w:hAnsi="Courier New" w:cs="Courier New"/>
          <w:color w:val="333333"/>
          <w:sz w:val="20"/>
          <w:szCs w:val="20"/>
        </w:rPr>
        <w:t>list[</w:t>
      </w:r>
      <w:proofErr w:type="gramEnd"/>
      <w:r w:rsidRPr="00D16DCB">
        <w:rPr>
          <w:rFonts w:ascii="Courier New" w:eastAsia="Times New Roman" w:hAnsi="Courier New" w:cs="Courier New"/>
          <w:color w:val="333333"/>
          <w:sz w:val="20"/>
          <w:szCs w:val="20"/>
        </w:rPr>
        <w:t>0][:2]=="28"):</w:t>
      </w:r>
    </w:p>
    <w:p w14:paraId="3543B18A"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fileName</w:t>
      </w:r>
      <w:proofErr w:type="spellEnd"/>
      <w:r w:rsidRPr="00D16DCB">
        <w:rPr>
          <w:rFonts w:ascii="Courier New" w:eastAsia="Times New Roman" w:hAnsi="Courier New" w:cs="Courier New"/>
          <w:color w:val="333333"/>
          <w:sz w:val="20"/>
          <w:szCs w:val="20"/>
        </w:rPr>
        <w:t>=</w:t>
      </w:r>
      <w:proofErr w:type="gramStart"/>
      <w:r w:rsidRPr="00D16DCB">
        <w:rPr>
          <w:rFonts w:ascii="Courier New" w:eastAsia="Times New Roman" w:hAnsi="Courier New" w:cs="Courier New"/>
          <w:color w:val="333333"/>
          <w:sz w:val="20"/>
          <w:szCs w:val="20"/>
        </w:rPr>
        <w:t>list[</w:t>
      </w:r>
      <w:proofErr w:type="gramEnd"/>
      <w:r w:rsidRPr="00D16DCB">
        <w:rPr>
          <w:rFonts w:ascii="Courier New" w:eastAsia="Times New Roman" w:hAnsi="Courier New" w:cs="Courier New"/>
          <w:color w:val="333333"/>
          <w:sz w:val="20"/>
          <w:szCs w:val="20"/>
        </w:rPr>
        <w:t>0]</w:t>
      </w:r>
    </w:p>
    <w:p w14:paraId="00FEC8C3"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self.fileName</w:t>
      </w:r>
      <w:proofErr w:type="spellEnd"/>
      <w:proofErr w:type="gramEnd"/>
      <w:r w:rsidRPr="00D16DCB">
        <w:rPr>
          <w:rFonts w:ascii="Courier New" w:eastAsia="Times New Roman" w:hAnsi="Courier New" w:cs="Courier New"/>
          <w:color w:val="333333"/>
          <w:sz w:val="20"/>
          <w:szCs w:val="20"/>
        </w:rPr>
        <w:t xml:space="preserve"> = </w:t>
      </w:r>
      <w:proofErr w:type="spellStart"/>
      <w:r w:rsidRPr="00D16DCB">
        <w:rPr>
          <w:rFonts w:ascii="Courier New" w:eastAsia="Times New Roman" w:hAnsi="Courier New" w:cs="Courier New"/>
          <w:color w:val="333333"/>
          <w:sz w:val="20"/>
          <w:szCs w:val="20"/>
        </w:rPr>
        <w:t>fileName</w:t>
      </w:r>
      <w:proofErr w:type="spellEnd"/>
    </w:p>
    <w:p w14:paraId="49689B35"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self.currentTemp</w:t>
      </w:r>
      <w:proofErr w:type="spellEnd"/>
      <w:proofErr w:type="gramEnd"/>
      <w:r w:rsidRPr="00D16DCB">
        <w:rPr>
          <w:rFonts w:ascii="Courier New" w:eastAsia="Times New Roman" w:hAnsi="Courier New" w:cs="Courier New"/>
          <w:color w:val="333333"/>
          <w:sz w:val="20"/>
          <w:szCs w:val="20"/>
        </w:rPr>
        <w:t xml:space="preserve"> = -999</w:t>
      </w:r>
    </w:p>
    <w:p w14:paraId="4D172D33"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self.correctionFactor</w:t>
      </w:r>
      <w:proofErr w:type="spellEnd"/>
      <w:proofErr w:type="gramEnd"/>
      <w:r w:rsidRPr="00D16DCB">
        <w:rPr>
          <w:rFonts w:ascii="Courier New" w:eastAsia="Times New Roman" w:hAnsi="Courier New" w:cs="Courier New"/>
          <w:color w:val="333333"/>
          <w:sz w:val="20"/>
          <w:szCs w:val="20"/>
        </w:rPr>
        <w:t xml:space="preserve"> = 1;</w:t>
      </w:r>
    </w:p>
    <w:p w14:paraId="0D2DE6E1"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self.enabled</w:t>
      </w:r>
      <w:proofErr w:type="spellEnd"/>
      <w:proofErr w:type="gramEnd"/>
      <w:r w:rsidRPr="00D16DCB">
        <w:rPr>
          <w:rFonts w:ascii="Courier New" w:eastAsia="Times New Roman" w:hAnsi="Courier New" w:cs="Courier New"/>
          <w:color w:val="333333"/>
          <w:sz w:val="20"/>
          <w:szCs w:val="20"/>
        </w:rPr>
        <w:t xml:space="preserve"> = True</w:t>
      </w:r>
    </w:p>
    <w:p w14:paraId="34FF080D"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self.Run</w:t>
      </w:r>
      <w:proofErr w:type="spellEnd"/>
      <w:proofErr w:type="gramEnd"/>
      <w:r w:rsidRPr="00D16DCB">
        <w:rPr>
          <w:rFonts w:ascii="Courier New" w:eastAsia="Times New Roman" w:hAnsi="Courier New" w:cs="Courier New"/>
          <w:color w:val="333333"/>
          <w:sz w:val="20"/>
          <w:szCs w:val="20"/>
        </w:rPr>
        <w:t>=True</w:t>
      </w:r>
    </w:p>
    <w:p w14:paraId="36E4AB0C"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def run(self):</w:t>
      </w:r>
    </w:p>
    <w:p w14:paraId="7D82BA68"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while </w:t>
      </w:r>
      <w:proofErr w:type="spellStart"/>
      <w:proofErr w:type="gramStart"/>
      <w:r w:rsidRPr="00D16DCB">
        <w:rPr>
          <w:rFonts w:ascii="Courier New" w:eastAsia="Times New Roman" w:hAnsi="Courier New" w:cs="Courier New"/>
          <w:color w:val="333333"/>
          <w:sz w:val="20"/>
          <w:szCs w:val="20"/>
        </w:rPr>
        <w:t>self.isEnabled</w:t>
      </w:r>
      <w:proofErr w:type="spellEnd"/>
      <w:proofErr w:type="gramEnd"/>
      <w:r w:rsidRPr="00D16DCB">
        <w:rPr>
          <w:rFonts w:ascii="Courier New" w:eastAsia="Times New Roman" w:hAnsi="Courier New" w:cs="Courier New"/>
          <w:color w:val="333333"/>
          <w:sz w:val="20"/>
          <w:szCs w:val="20"/>
        </w:rPr>
        <w:t>():</w:t>
      </w:r>
    </w:p>
    <w:p w14:paraId="1B3619D3"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try:</w:t>
      </w:r>
    </w:p>
    <w:p w14:paraId="058978D1"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f = </w:t>
      </w:r>
      <w:proofErr w:type="gramStart"/>
      <w:r w:rsidRPr="00D16DCB">
        <w:rPr>
          <w:rFonts w:ascii="Courier New" w:eastAsia="Times New Roman" w:hAnsi="Courier New" w:cs="Courier New"/>
          <w:color w:val="333333"/>
          <w:sz w:val="20"/>
          <w:szCs w:val="20"/>
        </w:rPr>
        <w:t>open(</w:t>
      </w:r>
      <w:proofErr w:type="spellStart"/>
      <w:proofErr w:type="gramEnd"/>
      <w:r w:rsidRPr="00D16DCB">
        <w:rPr>
          <w:rFonts w:ascii="Courier New" w:eastAsia="Times New Roman" w:hAnsi="Courier New" w:cs="Courier New"/>
          <w:color w:val="333333"/>
          <w:sz w:val="20"/>
          <w:szCs w:val="20"/>
        </w:rPr>
        <w:t>self.tempDir</w:t>
      </w:r>
      <w:proofErr w:type="spellEnd"/>
      <w:r w:rsidRPr="00D16DCB">
        <w:rPr>
          <w:rFonts w:ascii="Courier New" w:eastAsia="Times New Roman" w:hAnsi="Courier New" w:cs="Courier New"/>
          <w:color w:val="333333"/>
          <w:sz w:val="20"/>
          <w:szCs w:val="20"/>
        </w:rPr>
        <w:t xml:space="preserve"> + </w:t>
      </w:r>
      <w:proofErr w:type="spellStart"/>
      <w:r w:rsidRPr="00D16DCB">
        <w:rPr>
          <w:rFonts w:ascii="Courier New" w:eastAsia="Times New Roman" w:hAnsi="Courier New" w:cs="Courier New"/>
          <w:color w:val="333333"/>
          <w:sz w:val="20"/>
          <w:szCs w:val="20"/>
        </w:rPr>
        <w:t>self.fileName</w:t>
      </w:r>
      <w:proofErr w:type="spellEnd"/>
      <w:r w:rsidRPr="00D16DCB">
        <w:rPr>
          <w:rFonts w:ascii="Courier New" w:eastAsia="Times New Roman" w:hAnsi="Courier New" w:cs="Courier New"/>
          <w:color w:val="333333"/>
          <w:sz w:val="20"/>
          <w:szCs w:val="20"/>
        </w:rPr>
        <w:t xml:space="preserve"> + "/w1_slave", 'r')</w:t>
      </w:r>
    </w:p>
    <w:p w14:paraId="05EC9025"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except </w:t>
      </w:r>
      <w:proofErr w:type="spellStart"/>
      <w:r w:rsidRPr="00D16DCB">
        <w:rPr>
          <w:rFonts w:ascii="Courier New" w:eastAsia="Times New Roman" w:hAnsi="Courier New" w:cs="Courier New"/>
          <w:color w:val="333333"/>
          <w:sz w:val="20"/>
          <w:szCs w:val="20"/>
        </w:rPr>
        <w:t>IOError</w:t>
      </w:r>
      <w:proofErr w:type="spellEnd"/>
      <w:r w:rsidRPr="00D16DCB">
        <w:rPr>
          <w:rFonts w:ascii="Courier New" w:eastAsia="Times New Roman" w:hAnsi="Courier New" w:cs="Courier New"/>
          <w:color w:val="333333"/>
          <w:sz w:val="20"/>
          <w:szCs w:val="20"/>
        </w:rPr>
        <w:t xml:space="preserve"> as e:</w:t>
      </w:r>
    </w:p>
    <w:p w14:paraId="5F6280FB"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print "Error: File " + </w:t>
      </w:r>
      <w:proofErr w:type="spellStart"/>
      <w:proofErr w:type="gramStart"/>
      <w:r w:rsidRPr="00D16DCB">
        <w:rPr>
          <w:rFonts w:ascii="Courier New" w:eastAsia="Times New Roman" w:hAnsi="Courier New" w:cs="Courier New"/>
          <w:color w:val="333333"/>
          <w:sz w:val="20"/>
          <w:szCs w:val="20"/>
        </w:rPr>
        <w:t>self.tempDir</w:t>
      </w:r>
      <w:proofErr w:type="spellEnd"/>
      <w:proofErr w:type="gramEnd"/>
      <w:r w:rsidRPr="00D16DCB">
        <w:rPr>
          <w:rFonts w:ascii="Courier New" w:eastAsia="Times New Roman" w:hAnsi="Courier New" w:cs="Courier New"/>
          <w:color w:val="333333"/>
          <w:sz w:val="20"/>
          <w:szCs w:val="20"/>
        </w:rPr>
        <w:t xml:space="preserve"> + </w:t>
      </w:r>
      <w:proofErr w:type="spellStart"/>
      <w:r w:rsidRPr="00D16DCB">
        <w:rPr>
          <w:rFonts w:ascii="Courier New" w:eastAsia="Times New Roman" w:hAnsi="Courier New" w:cs="Courier New"/>
          <w:color w:val="333333"/>
          <w:sz w:val="20"/>
          <w:szCs w:val="20"/>
        </w:rPr>
        <w:t>self.fileName</w:t>
      </w:r>
      <w:proofErr w:type="spellEnd"/>
      <w:r w:rsidRPr="00D16DCB">
        <w:rPr>
          <w:rFonts w:ascii="Courier New" w:eastAsia="Times New Roman" w:hAnsi="Courier New" w:cs="Courier New"/>
          <w:color w:val="333333"/>
          <w:sz w:val="20"/>
          <w:szCs w:val="20"/>
        </w:rPr>
        <w:t xml:space="preserve"> + "/w1_slave" + " does not exits"</w:t>
      </w:r>
    </w:p>
    <w:p w14:paraId="60FAF719"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return;</w:t>
      </w:r>
    </w:p>
    <w:p w14:paraId="16E652BA"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lines=</w:t>
      </w:r>
      <w:proofErr w:type="spellStart"/>
      <w:proofErr w:type="gramStart"/>
      <w:r w:rsidRPr="00D16DCB">
        <w:rPr>
          <w:rFonts w:ascii="Courier New" w:eastAsia="Times New Roman" w:hAnsi="Courier New" w:cs="Courier New"/>
          <w:color w:val="333333"/>
          <w:sz w:val="20"/>
          <w:szCs w:val="20"/>
        </w:rPr>
        <w:t>f.readlines</w:t>
      </w:r>
      <w:proofErr w:type="spellEnd"/>
      <w:proofErr w:type="gramEnd"/>
      <w:r w:rsidRPr="00D16DCB">
        <w:rPr>
          <w:rFonts w:ascii="Courier New" w:eastAsia="Times New Roman" w:hAnsi="Courier New" w:cs="Courier New"/>
          <w:color w:val="333333"/>
          <w:sz w:val="20"/>
          <w:szCs w:val="20"/>
        </w:rPr>
        <w:t>()</w:t>
      </w:r>
    </w:p>
    <w:p w14:paraId="1D00587A"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crcLine</w:t>
      </w:r>
      <w:proofErr w:type="spellEnd"/>
      <w:r w:rsidRPr="00D16DCB">
        <w:rPr>
          <w:rFonts w:ascii="Courier New" w:eastAsia="Times New Roman" w:hAnsi="Courier New" w:cs="Courier New"/>
          <w:color w:val="333333"/>
          <w:sz w:val="20"/>
          <w:szCs w:val="20"/>
        </w:rPr>
        <w:t>=</w:t>
      </w:r>
      <w:proofErr w:type="gramStart"/>
      <w:r w:rsidRPr="00D16DCB">
        <w:rPr>
          <w:rFonts w:ascii="Courier New" w:eastAsia="Times New Roman" w:hAnsi="Courier New" w:cs="Courier New"/>
          <w:color w:val="333333"/>
          <w:sz w:val="20"/>
          <w:szCs w:val="20"/>
        </w:rPr>
        <w:t>lines[</w:t>
      </w:r>
      <w:proofErr w:type="gramEnd"/>
      <w:r w:rsidRPr="00D16DCB">
        <w:rPr>
          <w:rFonts w:ascii="Courier New" w:eastAsia="Times New Roman" w:hAnsi="Courier New" w:cs="Courier New"/>
          <w:color w:val="333333"/>
          <w:sz w:val="20"/>
          <w:szCs w:val="20"/>
        </w:rPr>
        <w:t>0]</w:t>
      </w:r>
    </w:p>
    <w:p w14:paraId="314F0EEC"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tempLine</w:t>
      </w:r>
      <w:proofErr w:type="spellEnd"/>
      <w:r w:rsidRPr="00D16DCB">
        <w:rPr>
          <w:rFonts w:ascii="Courier New" w:eastAsia="Times New Roman" w:hAnsi="Courier New" w:cs="Courier New"/>
          <w:color w:val="333333"/>
          <w:sz w:val="20"/>
          <w:szCs w:val="20"/>
        </w:rPr>
        <w:t>=</w:t>
      </w:r>
      <w:proofErr w:type="gramStart"/>
      <w:r w:rsidRPr="00D16DCB">
        <w:rPr>
          <w:rFonts w:ascii="Courier New" w:eastAsia="Times New Roman" w:hAnsi="Courier New" w:cs="Courier New"/>
          <w:color w:val="333333"/>
          <w:sz w:val="20"/>
          <w:szCs w:val="20"/>
        </w:rPr>
        <w:t>lines[</w:t>
      </w:r>
      <w:proofErr w:type="gramEnd"/>
      <w:r w:rsidRPr="00D16DCB">
        <w:rPr>
          <w:rFonts w:ascii="Courier New" w:eastAsia="Times New Roman" w:hAnsi="Courier New" w:cs="Courier New"/>
          <w:color w:val="333333"/>
          <w:sz w:val="20"/>
          <w:szCs w:val="20"/>
        </w:rPr>
        <w:t>1]</w:t>
      </w:r>
    </w:p>
    <w:p w14:paraId="40FC3BF7"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result_list</w:t>
      </w:r>
      <w:proofErr w:type="spellEnd"/>
      <w:r w:rsidRPr="00D16DCB">
        <w:rPr>
          <w:rFonts w:ascii="Courier New" w:eastAsia="Times New Roman" w:hAnsi="Courier New" w:cs="Courier New"/>
          <w:color w:val="333333"/>
          <w:sz w:val="20"/>
          <w:szCs w:val="20"/>
        </w:rPr>
        <w:t xml:space="preserve"> = </w:t>
      </w:r>
      <w:proofErr w:type="spellStart"/>
      <w:r w:rsidRPr="00D16DCB">
        <w:rPr>
          <w:rFonts w:ascii="Courier New" w:eastAsia="Times New Roman" w:hAnsi="Courier New" w:cs="Courier New"/>
          <w:color w:val="333333"/>
          <w:sz w:val="20"/>
          <w:szCs w:val="20"/>
        </w:rPr>
        <w:t>tempLine.split</w:t>
      </w:r>
      <w:proofErr w:type="spellEnd"/>
      <w:r w:rsidRPr="00D16DCB">
        <w:rPr>
          <w:rFonts w:ascii="Courier New" w:eastAsia="Times New Roman" w:hAnsi="Courier New" w:cs="Courier New"/>
          <w:color w:val="333333"/>
          <w:sz w:val="20"/>
          <w:szCs w:val="20"/>
        </w:rPr>
        <w:t>("=")</w:t>
      </w:r>
    </w:p>
    <w:p w14:paraId="27955078"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temp = float(</w:t>
      </w:r>
      <w:proofErr w:type="spellStart"/>
      <w:r w:rsidRPr="00D16DCB">
        <w:rPr>
          <w:rFonts w:ascii="Courier New" w:eastAsia="Times New Roman" w:hAnsi="Courier New" w:cs="Courier New"/>
          <w:color w:val="333333"/>
          <w:sz w:val="20"/>
          <w:szCs w:val="20"/>
        </w:rPr>
        <w:t>result_</w:t>
      </w:r>
      <w:proofErr w:type="gramStart"/>
      <w:r w:rsidRPr="00D16DCB">
        <w:rPr>
          <w:rFonts w:ascii="Courier New" w:eastAsia="Times New Roman" w:hAnsi="Courier New" w:cs="Courier New"/>
          <w:color w:val="333333"/>
          <w:sz w:val="20"/>
          <w:szCs w:val="20"/>
        </w:rPr>
        <w:t>list</w:t>
      </w:r>
      <w:proofErr w:type="spellEnd"/>
      <w:r w:rsidRPr="00D16DCB">
        <w:rPr>
          <w:rFonts w:ascii="Courier New" w:eastAsia="Times New Roman" w:hAnsi="Courier New" w:cs="Courier New"/>
          <w:color w:val="333333"/>
          <w:sz w:val="20"/>
          <w:szCs w:val="20"/>
        </w:rPr>
        <w:t>[</w:t>
      </w:r>
      <w:proofErr w:type="gramEnd"/>
      <w:r w:rsidRPr="00D16DCB">
        <w:rPr>
          <w:rFonts w:ascii="Courier New" w:eastAsia="Times New Roman" w:hAnsi="Courier New" w:cs="Courier New"/>
          <w:color w:val="333333"/>
          <w:sz w:val="20"/>
          <w:szCs w:val="20"/>
        </w:rPr>
        <w:t xml:space="preserve">-1])/1000 # temp in </w:t>
      </w:r>
      <w:proofErr w:type="spellStart"/>
      <w:r w:rsidRPr="00D16DCB">
        <w:rPr>
          <w:rFonts w:ascii="Courier New" w:eastAsia="Times New Roman" w:hAnsi="Courier New" w:cs="Courier New"/>
          <w:color w:val="333333"/>
          <w:sz w:val="20"/>
          <w:szCs w:val="20"/>
        </w:rPr>
        <w:t>Celcius</w:t>
      </w:r>
      <w:proofErr w:type="spellEnd"/>
    </w:p>
    <w:p w14:paraId="263CC7FD"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temp = temp + </w:t>
      </w:r>
      <w:proofErr w:type="spellStart"/>
      <w:proofErr w:type="gramStart"/>
      <w:r w:rsidRPr="00D16DCB">
        <w:rPr>
          <w:rFonts w:ascii="Courier New" w:eastAsia="Times New Roman" w:hAnsi="Courier New" w:cs="Courier New"/>
          <w:color w:val="333333"/>
          <w:sz w:val="20"/>
          <w:szCs w:val="20"/>
        </w:rPr>
        <w:t>self.correctionFactor</w:t>
      </w:r>
      <w:proofErr w:type="spellEnd"/>
      <w:proofErr w:type="gramEnd"/>
      <w:r w:rsidRPr="00D16DCB">
        <w:rPr>
          <w:rFonts w:ascii="Courier New" w:eastAsia="Times New Roman" w:hAnsi="Courier New" w:cs="Courier New"/>
          <w:color w:val="333333"/>
          <w:sz w:val="20"/>
          <w:szCs w:val="20"/>
        </w:rPr>
        <w:t xml:space="preserve"> # correction factor</w:t>
      </w:r>
    </w:p>
    <w:p w14:paraId="04D0F7D3"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gramStart"/>
      <w:r w:rsidRPr="00D16DCB">
        <w:rPr>
          <w:rFonts w:ascii="Courier New" w:eastAsia="Times New Roman" w:hAnsi="Courier New" w:cs="Courier New"/>
          <w:color w:val="333333"/>
          <w:sz w:val="20"/>
          <w:szCs w:val="20"/>
        </w:rPr>
        <w:t>if</w:t>
      </w:r>
      <w:proofErr w:type="gramEnd"/>
      <w:r w:rsidRPr="00D16DCB">
        <w:rPr>
          <w:rFonts w:ascii="Courier New" w:eastAsia="Times New Roman" w:hAnsi="Courier New" w:cs="Courier New"/>
          <w:color w:val="333333"/>
          <w:sz w:val="20"/>
          <w:szCs w:val="20"/>
        </w:rPr>
        <w:t xml:space="preserve"> you want to convert to </w:t>
      </w:r>
      <w:proofErr w:type="spellStart"/>
      <w:r w:rsidRPr="00D16DCB">
        <w:rPr>
          <w:rFonts w:ascii="Courier New" w:eastAsia="Times New Roman" w:hAnsi="Courier New" w:cs="Courier New"/>
          <w:color w:val="333333"/>
          <w:sz w:val="20"/>
          <w:szCs w:val="20"/>
        </w:rPr>
        <w:t>Celcius</w:t>
      </w:r>
      <w:proofErr w:type="spellEnd"/>
      <w:r w:rsidRPr="00D16DCB">
        <w:rPr>
          <w:rFonts w:ascii="Courier New" w:eastAsia="Times New Roman" w:hAnsi="Courier New" w:cs="Courier New"/>
          <w:color w:val="333333"/>
          <w:sz w:val="20"/>
          <w:szCs w:val="20"/>
        </w:rPr>
        <w:t>, comment this line</w:t>
      </w:r>
    </w:p>
    <w:p w14:paraId="5FC014F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temp = (9.0/5.</w:t>
      </w:r>
      <w:proofErr w:type="gramStart"/>
      <w:r w:rsidRPr="00D16DCB">
        <w:rPr>
          <w:rFonts w:ascii="Courier New" w:eastAsia="Times New Roman" w:hAnsi="Courier New" w:cs="Courier New"/>
          <w:color w:val="333333"/>
          <w:sz w:val="20"/>
          <w:szCs w:val="20"/>
        </w:rPr>
        <w:t>0)*</w:t>
      </w:r>
      <w:proofErr w:type="gramEnd"/>
      <w:r w:rsidRPr="00D16DCB">
        <w:rPr>
          <w:rFonts w:ascii="Courier New" w:eastAsia="Times New Roman" w:hAnsi="Courier New" w:cs="Courier New"/>
          <w:color w:val="333333"/>
          <w:sz w:val="20"/>
          <w:szCs w:val="20"/>
        </w:rPr>
        <w:t>temp + 32</w:t>
      </w:r>
    </w:p>
    <w:p w14:paraId="66F24F14"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if </w:t>
      </w:r>
      <w:proofErr w:type="spellStart"/>
      <w:r w:rsidRPr="00D16DCB">
        <w:rPr>
          <w:rFonts w:ascii="Courier New" w:eastAsia="Times New Roman" w:hAnsi="Courier New" w:cs="Courier New"/>
          <w:color w:val="333333"/>
          <w:sz w:val="20"/>
          <w:szCs w:val="20"/>
        </w:rPr>
        <w:t>crcLine.find</w:t>
      </w:r>
      <w:proofErr w:type="spellEnd"/>
      <w:r w:rsidRPr="00D16DCB">
        <w:rPr>
          <w:rFonts w:ascii="Courier New" w:eastAsia="Times New Roman" w:hAnsi="Courier New" w:cs="Courier New"/>
          <w:color w:val="333333"/>
          <w:sz w:val="20"/>
          <w:szCs w:val="20"/>
        </w:rPr>
        <w:t>("NO") &gt; -1:</w:t>
      </w:r>
    </w:p>
    <w:p w14:paraId="78D0A74D"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temp = -999</w:t>
      </w:r>
    </w:p>
    <w:p w14:paraId="77AF2A88"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self.currentTemp</w:t>
      </w:r>
      <w:proofErr w:type="spellEnd"/>
      <w:proofErr w:type="gramEnd"/>
      <w:r w:rsidRPr="00D16DCB">
        <w:rPr>
          <w:rFonts w:ascii="Courier New" w:eastAsia="Times New Roman" w:hAnsi="Courier New" w:cs="Courier New"/>
          <w:color w:val="333333"/>
          <w:sz w:val="20"/>
          <w:szCs w:val="20"/>
        </w:rPr>
        <w:t xml:space="preserve"> = temp</w:t>
      </w:r>
    </w:p>
    <w:p w14:paraId="15FFA376"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#print "Current: " + str(</w:t>
      </w:r>
      <w:proofErr w:type="spellStart"/>
      <w:proofErr w:type="gramStart"/>
      <w:r w:rsidRPr="00D16DCB">
        <w:rPr>
          <w:rFonts w:ascii="Courier New" w:eastAsia="Times New Roman" w:hAnsi="Courier New" w:cs="Courier New"/>
          <w:color w:val="333333"/>
          <w:sz w:val="20"/>
          <w:szCs w:val="20"/>
        </w:rPr>
        <w:t>self.currentTemp</w:t>
      </w:r>
      <w:proofErr w:type="spellEnd"/>
      <w:proofErr w:type="gramEnd"/>
      <w:r w:rsidRPr="00D16DCB">
        <w:rPr>
          <w:rFonts w:ascii="Courier New" w:eastAsia="Times New Roman" w:hAnsi="Courier New" w:cs="Courier New"/>
          <w:color w:val="333333"/>
          <w:sz w:val="20"/>
          <w:szCs w:val="20"/>
        </w:rPr>
        <w:t>) + " " + str(</w:t>
      </w:r>
      <w:proofErr w:type="spellStart"/>
      <w:r w:rsidRPr="00D16DCB">
        <w:rPr>
          <w:rFonts w:ascii="Courier New" w:eastAsia="Times New Roman" w:hAnsi="Courier New" w:cs="Courier New"/>
          <w:color w:val="333333"/>
          <w:sz w:val="20"/>
          <w:szCs w:val="20"/>
        </w:rPr>
        <w:t>self.fileName</w:t>
      </w:r>
      <w:proofErr w:type="spellEnd"/>
      <w:r w:rsidRPr="00D16DCB">
        <w:rPr>
          <w:rFonts w:ascii="Courier New" w:eastAsia="Times New Roman" w:hAnsi="Courier New" w:cs="Courier New"/>
          <w:color w:val="333333"/>
          <w:sz w:val="20"/>
          <w:szCs w:val="20"/>
        </w:rPr>
        <w:t>)</w:t>
      </w:r>
    </w:p>
    <w:p w14:paraId="0B2EA9A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gramStart"/>
      <w:r w:rsidRPr="00D16DCB">
        <w:rPr>
          <w:rFonts w:ascii="Courier New" w:eastAsia="Times New Roman" w:hAnsi="Courier New" w:cs="Courier New"/>
          <w:color w:val="333333"/>
          <w:sz w:val="20"/>
          <w:szCs w:val="20"/>
        </w:rPr>
        <w:t>sleep(</w:t>
      </w:r>
      <w:proofErr w:type="gramEnd"/>
      <w:r w:rsidRPr="00D16DCB">
        <w:rPr>
          <w:rFonts w:ascii="Courier New" w:eastAsia="Times New Roman" w:hAnsi="Courier New" w:cs="Courier New"/>
          <w:color w:val="333333"/>
          <w:sz w:val="20"/>
          <w:szCs w:val="20"/>
        </w:rPr>
        <w:t>.5)</w:t>
      </w:r>
    </w:p>
    <w:p w14:paraId="18303A73"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#returns the current temp for the probe</w:t>
      </w:r>
    </w:p>
    <w:p w14:paraId="0D3F1723"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def </w:t>
      </w:r>
      <w:proofErr w:type="spellStart"/>
      <w:r w:rsidRPr="00D16DCB">
        <w:rPr>
          <w:rFonts w:ascii="Courier New" w:eastAsia="Times New Roman" w:hAnsi="Courier New" w:cs="Courier New"/>
          <w:color w:val="333333"/>
          <w:sz w:val="20"/>
          <w:szCs w:val="20"/>
        </w:rPr>
        <w:t>getCurrentTemp</w:t>
      </w:r>
      <w:proofErr w:type="spellEnd"/>
      <w:r w:rsidRPr="00D16DCB">
        <w:rPr>
          <w:rFonts w:ascii="Courier New" w:eastAsia="Times New Roman" w:hAnsi="Courier New" w:cs="Courier New"/>
          <w:color w:val="333333"/>
          <w:sz w:val="20"/>
          <w:szCs w:val="20"/>
        </w:rPr>
        <w:t>(self):</w:t>
      </w:r>
    </w:p>
    <w:p w14:paraId="48674686"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return </w:t>
      </w:r>
      <w:proofErr w:type="spellStart"/>
      <w:proofErr w:type="gramStart"/>
      <w:r w:rsidRPr="00D16DCB">
        <w:rPr>
          <w:rFonts w:ascii="Courier New" w:eastAsia="Times New Roman" w:hAnsi="Courier New" w:cs="Courier New"/>
          <w:color w:val="333333"/>
          <w:sz w:val="20"/>
          <w:szCs w:val="20"/>
        </w:rPr>
        <w:t>self.currentTemp</w:t>
      </w:r>
      <w:proofErr w:type="spellEnd"/>
      <w:proofErr w:type="gramEnd"/>
    </w:p>
    <w:p w14:paraId="3D094DFC"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#setter to enable this probe</w:t>
      </w:r>
    </w:p>
    <w:p w14:paraId="29018514"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def </w:t>
      </w:r>
      <w:proofErr w:type="spellStart"/>
      <w:proofErr w:type="gramStart"/>
      <w:r w:rsidRPr="00D16DCB">
        <w:rPr>
          <w:rFonts w:ascii="Courier New" w:eastAsia="Times New Roman" w:hAnsi="Courier New" w:cs="Courier New"/>
          <w:color w:val="333333"/>
          <w:sz w:val="20"/>
          <w:szCs w:val="20"/>
        </w:rPr>
        <w:t>setEnabled</w:t>
      </w:r>
      <w:proofErr w:type="spellEnd"/>
      <w:r w:rsidRPr="00D16DCB">
        <w:rPr>
          <w:rFonts w:ascii="Courier New" w:eastAsia="Times New Roman" w:hAnsi="Courier New" w:cs="Courier New"/>
          <w:color w:val="333333"/>
          <w:sz w:val="20"/>
          <w:szCs w:val="20"/>
        </w:rPr>
        <w:t>(</w:t>
      </w:r>
      <w:proofErr w:type="gramEnd"/>
      <w:r w:rsidRPr="00D16DCB">
        <w:rPr>
          <w:rFonts w:ascii="Courier New" w:eastAsia="Times New Roman" w:hAnsi="Courier New" w:cs="Courier New"/>
          <w:color w:val="333333"/>
          <w:sz w:val="20"/>
          <w:szCs w:val="20"/>
        </w:rPr>
        <w:t>self, enabled):</w:t>
      </w:r>
    </w:p>
    <w:p w14:paraId="3A5B2383"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self.enabled</w:t>
      </w:r>
      <w:proofErr w:type="spellEnd"/>
      <w:proofErr w:type="gramEnd"/>
      <w:r w:rsidRPr="00D16DCB">
        <w:rPr>
          <w:rFonts w:ascii="Courier New" w:eastAsia="Times New Roman" w:hAnsi="Courier New" w:cs="Courier New"/>
          <w:color w:val="333333"/>
          <w:sz w:val="20"/>
          <w:szCs w:val="20"/>
        </w:rPr>
        <w:t xml:space="preserve"> = enabled</w:t>
      </w:r>
    </w:p>
    <w:p w14:paraId="556E2ADC"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#getter</w:t>
      </w:r>
    </w:p>
    <w:p w14:paraId="7E6F24B1"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def </w:t>
      </w:r>
      <w:proofErr w:type="spellStart"/>
      <w:r w:rsidRPr="00D16DCB">
        <w:rPr>
          <w:rFonts w:ascii="Courier New" w:eastAsia="Times New Roman" w:hAnsi="Courier New" w:cs="Courier New"/>
          <w:color w:val="333333"/>
          <w:sz w:val="20"/>
          <w:szCs w:val="20"/>
        </w:rPr>
        <w:t>isEnabled</w:t>
      </w:r>
      <w:proofErr w:type="spellEnd"/>
      <w:r w:rsidRPr="00D16DCB">
        <w:rPr>
          <w:rFonts w:ascii="Courier New" w:eastAsia="Times New Roman" w:hAnsi="Courier New" w:cs="Courier New"/>
          <w:color w:val="333333"/>
          <w:sz w:val="20"/>
          <w:szCs w:val="20"/>
        </w:rPr>
        <w:t>(self):</w:t>
      </w:r>
    </w:p>
    <w:p w14:paraId="08DF944A"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return </w:t>
      </w:r>
      <w:proofErr w:type="spellStart"/>
      <w:proofErr w:type="gramStart"/>
      <w:r w:rsidRPr="00D16DCB">
        <w:rPr>
          <w:rFonts w:ascii="Courier New" w:eastAsia="Times New Roman" w:hAnsi="Courier New" w:cs="Courier New"/>
          <w:color w:val="333333"/>
          <w:sz w:val="20"/>
          <w:szCs w:val="20"/>
        </w:rPr>
        <w:t>self.enabled</w:t>
      </w:r>
      <w:proofErr w:type="spellEnd"/>
      <w:proofErr w:type="gramEnd"/>
    </w:p>
    <w:p w14:paraId="04488346"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6CE0C43B"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05D5074B"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def </w:t>
      </w:r>
      <w:proofErr w:type="spellStart"/>
      <w:r w:rsidRPr="00D16DCB">
        <w:rPr>
          <w:rFonts w:ascii="Courier New" w:eastAsia="Times New Roman" w:hAnsi="Courier New" w:cs="Courier New"/>
          <w:color w:val="333333"/>
          <w:sz w:val="20"/>
          <w:szCs w:val="20"/>
        </w:rPr>
        <w:t>updating_writer</w:t>
      </w:r>
      <w:proofErr w:type="spellEnd"/>
      <w:r w:rsidRPr="00D16DCB">
        <w:rPr>
          <w:rFonts w:ascii="Courier New" w:eastAsia="Times New Roman" w:hAnsi="Courier New" w:cs="Courier New"/>
          <w:color w:val="333333"/>
          <w:sz w:val="20"/>
          <w:szCs w:val="20"/>
        </w:rPr>
        <w:t>(a):</w:t>
      </w:r>
    </w:p>
    <w:p w14:paraId="58858576"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gramStart"/>
      <w:r w:rsidRPr="00D16DCB">
        <w:rPr>
          <w:rFonts w:ascii="Courier New" w:eastAsia="Times New Roman" w:hAnsi="Courier New" w:cs="Courier New"/>
          <w:color w:val="333333"/>
          <w:sz w:val="20"/>
          <w:szCs w:val="20"/>
        </w:rPr>
        <w:t>context  =</w:t>
      </w:r>
      <w:proofErr w:type="gramEnd"/>
      <w:r w:rsidRPr="00D16DCB">
        <w:rPr>
          <w:rFonts w:ascii="Courier New" w:eastAsia="Times New Roman" w:hAnsi="Courier New" w:cs="Courier New"/>
          <w:color w:val="333333"/>
          <w:sz w:val="20"/>
          <w:szCs w:val="20"/>
        </w:rPr>
        <w:t xml:space="preserve"> a[0]</w:t>
      </w:r>
    </w:p>
    <w:p w14:paraId="155DE912"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register = 3</w:t>
      </w:r>
    </w:p>
    <w:p w14:paraId="4EC30BEA"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slave_id</w:t>
      </w:r>
      <w:proofErr w:type="spellEnd"/>
      <w:r w:rsidRPr="00D16DCB">
        <w:rPr>
          <w:rFonts w:ascii="Courier New" w:eastAsia="Times New Roman" w:hAnsi="Courier New" w:cs="Courier New"/>
          <w:color w:val="333333"/>
          <w:sz w:val="20"/>
          <w:szCs w:val="20"/>
        </w:rPr>
        <w:t xml:space="preserve"> = 0x00</w:t>
      </w:r>
    </w:p>
    <w:p w14:paraId="2BACE893"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gramStart"/>
      <w:r w:rsidRPr="00D16DCB">
        <w:rPr>
          <w:rFonts w:ascii="Courier New" w:eastAsia="Times New Roman" w:hAnsi="Courier New" w:cs="Courier New"/>
          <w:color w:val="333333"/>
          <w:sz w:val="20"/>
          <w:szCs w:val="20"/>
        </w:rPr>
        <w:t>address  =</w:t>
      </w:r>
      <w:proofErr w:type="gramEnd"/>
      <w:r w:rsidRPr="00D16DCB">
        <w:rPr>
          <w:rFonts w:ascii="Courier New" w:eastAsia="Times New Roman" w:hAnsi="Courier New" w:cs="Courier New"/>
          <w:color w:val="333333"/>
          <w:sz w:val="20"/>
          <w:szCs w:val="20"/>
        </w:rPr>
        <w:t xml:space="preserve"> 0x00</w:t>
      </w:r>
    </w:p>
    <w:p w14:paraId="23631DB4"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global </w:t>
      </w:r>
      <w:proofErr w:type="spellStart"/>
      <w:proofErr w:type="gramStart"/>
      <w:r w:rsidRPr="00D16DCB">
        <w:rPr>
          <w:rFonts w:ascii="Courier New" w:eastAsia="Times New Roman" w:hAnsi="Courier New" w:cs="Courier New"/>
          <w:color w:val="333333"/>
          <w:sz w:val="20"/>
          <w:szCs w:val="20"/>
        </w:rPr>
        <w:t>pwmDutyCycle,temp</w:t>
      </w:r>
      <w:proofErr w:type="spellEnd"/>
      <w:proofErr w:type="gramEnd"/>
    </w:p>
    <w:p w14:paraId="2C77551D"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gramStart"/>
      <w:r w:rsidRPr="00D16DCB">
        <w:rPr>
          <w:rFonts w:ascii="Courier New" w:eastAsia="Times New Roman" w:hAnsi="Courier New" w:cs="Courier New"/>
          <w:color w:val="333333"/>
          <w:sz w:val="20"/>
          <w:szCs w:val="20"/>
        </w:rPr>
        <w:t>uncomment</w:t>
      </w:r>
      <w:proofErr w:type="gramEnd"/>
      <w:r w:rsidRPr="00D16DCB">
        <w:rPr>
          <w:rFonts w:ascii="Courier New" w:eastAsia="Times New Roman" w:hAnsi="Courier New" w:cs="Courier New"/>
          <w:color w:val="333333"/>
          <w:sz w:val="20"/>
          <w:szCs w:val="20"/>
        </w:rPr>
        <w:t xml:space="preserve"> to debug temperature</w:t>
      </w:r>
    </w:p>
    <w:p w14:paraId="79090163"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print </w:t>
      </w:r>
      <w:proofErr w:type="spellStart"/>
      <w:proofErr w:type="gramStart"/>
      <w:r w:rsidRPr="00D16DCB">
        <w:rPr>
          <w:rFonts w:ascii="Courier New" w:eastAsia="Times New Roman" w:hAnsi="Courier New" w:cs="Courier New"/>
          <w:color w:val="333333"/>
          <w:sz w:val="20"/>
          <w:szCs w:val="20"/>
        </w:rPr>
        <w:t>temp.getCurrentTemp</w:t>
      </w:r>
      <w:proofErr w:type="spellEnd"/>
      <w:proofErr w:type="gramEnd"/>
      <w:r w:rsidRPr="00D16DCB">
        <w:rPr>
          <w:rFonts w:ascii="Courier New" w:eastAsia="Times New Roman" w:hAnsi="Courier New" w:cs="Courier New"/>
          <w:color w:val="333333"/>
          <w:sz w:val="20"/>
          <w:szCs w:val="20"/>
        </w:rPr>
        <w:t>()</w:t>
      </w:r>
    </w:p>
    <w:p w14:paraId="69873A95"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values = [int(</w:t>
      </w:r>
      <w:proofErr w:type="spellStart"/>
      <w:r w:rsidRPr="00D16DCB">
        <w:rPr>
          <w:rFonts w:ascii="Courier New" w:eastAsia="Times New Roman" w:hAnsi="Courier New" w:cs="Courier New"/>
          <w:color w:val="333333"/>
          <w:sz w:val="20"/>
          <w:szCs w:val="20"/>
        </w:rPr>
        <w:t>pwmDutyCycle</w:t>
      </w:r>
      <w:proofErr w:type="spellEnd"/>
      <w:proofErr w:type="gramStart"/>
      <w:r w:rsidRPr="00D16DCB">
        <w:rPr>
          <w:rFonts w:ascii="Courier New" w:eastAsia="Times New Roman" w:hAnsi="Courier New" w:cs="Courier New"/>
          <w:color w:val="333333"/>
          <w:sz w:val="20"/>
          <w:szCs w:val="20"/>
        </w:rPr>
        <w:t>),</w:t>
      </w:r>
      <w:proofErr w:type="spellStart"/>
      <w:r w:rsidRPr="00D16DCB">
        <w:rPr>
          <w:rFonts w:ascii="Courier New" w:eastAsia="Times New Roman" w:hAnsi="Courier New" w:cs="Courier New"/>
          <w:color w:val="333333"/>
          <w:sz w:val="20"/>
          <w:szCs w:val="20"/>
        </w:rPr>
        <w:t>temp</w:t>
      </w:r>
      <w:proofErr w:type="gramEnd"/>
      <w:r w:rsidRPr="00D16DCB">
        <w:rPr>
          <w:rFonts w:ascii="Courier New" w:eastAsia="Times New Roman" w:hAnsi="Courier New" w:cs="Courier New"/>
          <w:color w:val="333333"/>
          <w:sz w:val="20"/>
          <w:szCs w:val="20"/>
        </w:rPr>
        <w:t>.getCurrentTemp</w:t>
      </w:r>
      <w:proofErr w:type="spellEnd"/>
      <w:r w:rsidRPr="00D16DCB">
        <w:rPr>
          <w:rFonts w:ascii="Courier New" w:eastAsia="Times New Roman" w:hAnsi="Courier New" w:cs="Courier New"/>
          <w:color w:val="333333"/>
          <w:sz w:val="20"/>
          <w:szCs w:val="20"/>
        </w:rPr>
        <w:t>()*100]</w:t>
      </w:r>
    </w:p>
    <w:p w14:paraId="03DF5DA5"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context[</w:t>
      </w:r>
      <w:proofErr w:type="spellStart"/>
      <w:r w:rsidRPr="00D16DCB">
        <w:rPr>
          <w:rFonts w:ascii="Courier New" w:eastAsia="Times New Roman" w:hAnsi="Courier New" w:cs="Courier New"/>
          <w:color w:val="333333"/>
          <w:sz w:val="20"/>
          <w:szCs w:val="20"/>
        </w:rPr>
        <w:t>slave_id</w:t>
      </w:r>
      <w:proofErr w:type="spellEnd"/>
      <w:proofErr w:type="gramStart"/>
      <w:r w:rsidRPr="00D16DCB">
        <w:rPr>
          <w:rFonts w:ascii="Courier New" w:eastAsia="Times New Roman" w:hAnsi="Courier New" w:cs="Courier New"/>
          <w:color w:val="333333"/>
          <w:sz w:val="20"/>
          <w:szCs w:val="20"/>
        </w:rPr>
        <w:t>].</w:t>
      </w:r>
      <w:proofErr w:type="spellStart"/>
      <w:r w:rsidRPr="00D16DCB">
        <w:rPr>
          <w:rFonts w:ascii="Courier New" w:eastAsia="Times New Roman" w:hAnsi="Courier New" w:cs="Courier New"/>
          <w:color w:val="333333"/>
          <w:sz w:val="20"/>
          <w:szCs w:val="20"/>
        </w:rPr>
        <w:t>setValues</w:t>
      </w:r>
      <w:proofErr w:type="spellEnd"/>
      <w:proofErr w:type="gramEnd"/>
      <w:r w:rsidRPr="00D16DCB">
        <w:rPr>
          <w:rFonts w:ascii="Courier New" w:eastAsia="Times New Roman" w:hAnsi="Courier New" w:cs="Courier New"/>
          <w:color w:val="333333"/>
          <w:sz w:val="20"/>
          <w:szCs w:val="20"/>
        </w:rPr>
        <w:t>(</w:t>
      </w:r>
      <w:proofErr w:type="spellStart"/>
      <w:r w:rsidRPr="00D16DCB">
        <w:rPr>
          <w:rFonts w:ascii="Courier New" w:eastAsia="Times New Roman" w:hAnsi="Courier New" w:cs="Courier New"/>
          <w:color w:val="333333"/>
          <w:sz w:val="20"/>
          <w:szCs w:val="20"/>
        </w:rPr>
        <w:t>register,address,values</w:t>
      </w:r>
      <w:proofErr w:type="spellEnd"/>
      <w:r w:rsidRPr="00D16DCB">
        <w:rPr>
          <w:rFonts w:ascii="Courier New" w:eastAsia="Times New Roman" w:hAnsi="Courier New" w:cs="Courier New"/>
          <w:color w:val="333333"/>
          <w:sz w:val="20"/>
          <w:szCs w:val="20"/>
        </w:rPr>
        <w:t>)</w:t>
      </w:r>
    </w:p>
    <w:p w14:paraId="2B182B8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def </w:t>
      </w:r>
      <w:proofErr w:type="spellStart"/>
      <w:r w:rsidRPr="00D16DCB">
        <w:rPr>
          <w:rFonts w:ascii="Courier New" w:eastAsia="Times New Roman" w:hAnsi="Courier New" w:cs="Courier New"/>
          <w:color w:val="333333"/>
          <w:sz w:val="20"/>
          <w:szCs w:val="20"/>
        </w:rPr>
        <w:t>read_context</w:t>
      </w:r>
      <w:proofErr w:type="spellEnd"/>
      <w:r w:rsidRPr="00D16DCB">
        <w:rPr>
          <w:rFonts w:ascii="Courier New" w:eastAsia="Times New Roman" w:hAnsi="Courier New" w:cs="Courier New"/>
          <w:color w:val="333333"/>
          <w:sz w:val="20"/>
          <w:szCs w:val="20"/>
        </w:rPr>
        <w:t>(a):</w:t>
      </w:r>
    </w:p>
    <w:p w14:paraId="594BAB4B"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gramStart"/>
      <w:r w:rsidRPr="00D16DCB">
        <w:rPr>
          <w:rFonts w:ascii="Courier New" w:eastAsia="Times New Roman" w:hAnsi="Courier New" w:cs="Courier New"/>
          <w:color w:val="333333"/>
          <w:sz w:val="20"/>
          <w:szCs w:val="20"/>
        </w:rPr>
        <w:t>context  =</w:t>
      </w:r>
      <w:proofErr w:type="gramEnd"/>
      <w:r w:rsidRPr="00D16DCB">
        <w:rPr>
          <w:rFonts w:ascii="Courier New" w:eastAsia="Times New Roman" w:hAnsi="Courier New" w:cs="Courier New"/>
          <w:color w:val="333333"/>
          <w:sz w:val="20"/>
          <w:szCs w:val="20"/>
        </w:rPr>
        <w:t xml:space="preserve"> a[0]</w:t>
      </w:r>
    </w:p>
    <w:p w14:paraId="46F74BBD"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register = 3</w:t>
      </w:r>
    </w:p>
    <w:p w14:paraId="1821764B"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slave_id</w:t>
      </w:r>
      <w:proofErr w:type="spellEnd"/>
      <w:r w:rsidRPr="00D16DCB">
        <w:rPr>
          <w:rFonts w:ascii="Courier New" w:eastAsia="Times New Roman" w:hAnsi="Courier New" w:cs="Courier New"/>
          <w:color w:val="333333"/>
          <w:sz w:val="20"/>
          <w:szCs w:val="20"/>
        </w:rPr>
        <w:t xml:space="preserve"> = 0x00</w:t>
      </w:r>
    </w:p>
    <w:p w14:paraId="56C3CC8C"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gramStart"/>
      <w:r w:rsidRPr="00D16DCB">
        <w:rPr>
          <w:rFonts w:ascii="Courier New" w:eastAsia="Times New Roman" w:hAnsi="Courier New" w:cs="Courier New"/>
          <w:color w:val="333333"/>
          <w:sz w:val="20"/>
          <w:szCs w:val="20"/>
        </w:rPr>
        <w:t>address  =</w:t>
      </w:r>
      <w:proofErr w:type="gramEnd"/>
      <w:r w:rsidRPr="00D16DCB">
        <w:rPr>
          <w:rFonts w:ascii="Courier New" w:eastAsia="Times New Roman" w:hAnsi="Courier New" w:cs="Courier New"/>
          <w:color w:val="333333"/>
          <w:sz w:val="20"/>
          <w:szCs w:val="20"/>
        </w:rPr>
        <w:t xml:space="preserve"> 0x00</w:t>
      </w:r>
    </w:p>
    <w:p w14:paraId="308B04A1"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lastRenderedPageBreak/>
        <w:t xml:space="preserve"> value = context[</w:t>
      </w:r>
      <w:proofErr w:type="spellStart"/>
      <w:r w:rsidRPr="00D16DCB">
        <w:rPr>
          <w:rFonts w:ascii="Courier New" w:eastAsia="Times New Roman" w:hAnsi="Courier New" w:cs="Courier New"/>
          <w:color w:val="333333"/>
          <w:sz w:val="20"/>
          <w:szCs w:val="20"/>
        </w:rPr>
        <w:t>slave_id</w:t>
      </w:r>
      <w:proofErr w:type="spellEnd"/>
      <w:proofErr w:type="gramStart"/>
      <w:r w:rsidRPr="00D16DCB">
        <w:rPr>
          <w:rFonts w:ascii="Courier New" w:eastAsia="Times New Roman" w:hAnsi="Courier New" w:cs="Courier New"/>
          <w:color w:val="333333"/>
          <w:sz w:val="20"/>
          <w:szCs w:val="20"/>
        </w:rPr>
        <w:t>].</w:t>
      </w:r>
      <w:proofErr w:type="spellStart"/>
      <w:r w:rsidRPr="00D16DCB">
        <w:rPr>
          <w:rFonts w:ascii="Courier New" w:eastAsia="Times New Roman" w:hAnsi="Courier New" w:cs="Courier New"/>
          <w:color w:val="333333"/>
          <w:sz w:val="20"/>
          <w:szCs w:val="20"/>
        </w:rPr>
        <w:t>getValues</w:t>
      </w:r>
      <w:proofErr w:type="spellEnd"/>
      <w:proofErr w:type="gramEnd"/>
      <w:r w:rsidRPr="00D16DCB">
        <w:rPr>
          <w:rFonts w:ascii="Courier New" w:eastAsia="Times New Roman" w:hAnsi="Courier New" w:cs="Courier New"/>
          <w:color w:val="333333"/>
          <w:sz w:val="20"/>
          <w:szCs w:val="20"/>
        </w:rPr>
        <w:t>(</w:t>
      </w:r>
      <w:proofErr w:type="spellStart"/>
      <w:r w:rsidRPr="00D16DCB">
        <w:rPr>
          <w:rFonts w:ascii="Courier New" w:eastAsia="Times New Roman" w:hAnsi="Courier New" w:cs="Courier New"/>
          <w:color w:val="333333"/>
          <w:sz w:val="20"/>
          <w:szCs w:val="20"/>
        </w:rPr>
        <w:t>register,address</w:t>
      </w:r>
      <w:proofErr w:type="spellEnd"/>
      <w:r w:rsidRPr="00D16DCB">
        <w:rPr>
          <w:rFonts w:ascii="Courier New" w:eastAsia="Times New Roman" w:hAnsi="Courier New" w:cs="Courier New"/>
          <w:color w:val="333333"/>
          <w:sz w:val="20"/>
          <w:szCs w:val="20"/>
        </w:rPr>
        <w:t>)[0]</w:t>
      </w:r>
    </w:p>
    <w:p w14:paraId="603D724C"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global </w:t>
      </w:r>
      <w:proofErr w:type="spellStart"/>
      <w:r w:rsidRPr="00D16DCB">
        <w:rPr>
          <w:rFonts w:ascii="Courier New" w:eastAsia="Times New Roman" w:hAnsi="Courier New" w:cs="Courier New"/>
          <w:color w:val="333333"/>
          <w:sz w:val="20"/>
          <w:szCs w:val="20"/>
        </w:rPr>
        <w:t>pwmDutyCycle</w:t>
      </w:r>
      <w:proofErr w:type="spellEnd"/>
    </w:p>
    <w:p w14:paraId="3056B756"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if(</w:t>
      </w:r>
      <w:proofErr w:type="gramStart"/>
      <w:r w:rsidRPr="00D16DCB">
        <w:rPr>
          <w:rFonts w:ascii="Courier New" w:eastAsia="Times New Roman" w:hAnsi="Courier New" w:cs="Courier New"/>
          <w:color w:val="333333"/>
          <w:sz w:val="20"/>
          <w:szCs w:val="20"/>
        </w:rPr>
        <w:t>value!=</w:t>
      </w:r>
      <w:proofErr w:type="spellStart"/>
      <w:proofErr w:type="gramEnd"/>
      <w:r w:rsidRPr="00D16DCB">
        <w:rPr>
          <w:rFonts w:ascii="Courier New" w:eastAsia="Times New Roman" w:hAnsi="Courier New" w:cs="Courier New"/>
          <w:color w:val="333333"/>
          <w:sz w:val="20"/>
          <w:szCs w:val="20"/>
        </w:rPr>
        <w:t>pwmDutyCycle</w:t>
      </w:r>
      <w:proofErr w:type="spellEnd"/>
      <w:r w:rsidRPr="00D16DCB">
        <w:rPr>
          <w:rFonts w:ascii="Courier New" w:eastAsia="Times New Roman" w:hAnsi="Courier New" w:cs="Courier New"/>
          <w:color w:val="333333"/>
          <w:sz w:val="20"/>
          <w:szCs w:val="20"/>
        </w:rPr>
        <w:t>):</w:t>
      </w:r>
    </w:p>
    <w:p w14:paraId="09C41D09"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print value</w:t>
      </w:r>
    </w:p>
    <w:p w14:paraId="439A9DFD"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pwmDutyCycle</w:t>
      </w:r>
      <w:proofErr w:type="spellEnd"/>
      <w:r w:rsidRPr="00D16DCB">
        <w:rPr>
          <w:rFonts w:ascii="Courier New" w:eastAsia="Times New Roman" w:hAnsi="Courier New" w:cs="Courier New"/>
          <w:color w:val="333333"/>
          <w:sz w:val="20"/>
          <w:szCs w:val="20"/>
        </w:rPr>
        <w:t>=value</w:t>
      </w:r>
    </w:p>
    <w:p w14:paraId="1DABC3D6"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pwm.ChangeDutyCycle</w:t>
      </w:r>
      <w:proofErr w:type="spellEnd"/>
      <w:proofErr w:type="gramEnd"/>
      <w:r w:rsidRPr="00D16DCB">
        <w:rPr>
          <w:rFonts w:ascii="Courier New" w:eastAsia="Times New Roman" w:hAnsi="Courier New" w:cs="Courier New"/>
          <w:color w:val="333333"/>
          <w:sz w:val="20"/>
          <w:szCs w:val="20"/>
        </w:rPr>
        <w:t>(</w:t>
      </w:r>
      <w:proofErr w:type="spellStart"/>
      <w:r w:rsidRPr="00D16DCB">
        <w:rPr>
          <w:rFonts w:ascii="Courier New" w:eastAsia="Times New Roman" w:hAnsi="Courier New" w:cs="Courier New"/>
          <w:color w:val="333333"/>
          <w:sz w:val="20"/>
          <w:szCs w:val="20"/>
        </w:rPr>
        <w:t>pwmDutyCycle</w:t>
      </w:r>
      <w:proofErr w:type="spellEnd"/>
      <w:r w:rsidRPr="00D16DCB">
        <w:rPr>
          <w:rFonts w:ascii="Courier New" w:eastAsia="Times New Roman" w:hAnsi="Courier New" w:cs="Courier New"/>
          <w:color w:val="333333"/>
          <w:sz w:val="20"/>
          <w:szCs w:val="20"/>
        </w:rPr>
        <w:t>)</w:t>
      </w:r>
    </w:p>
    <w:p w14:paraId="6184A2CF"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def </w:t>
      </w:r>
      <w:proofErr w:type="gramStart"/>
      <w:r w:rsidRPr="00D16DCB">
        <w:rPr>
          <w:rFonts w:ascii="Courier New" w:eastAsia="Times New Roman" w:hAnsi="Courier New" w:cs="Courier New"/>
          <w:color w:val="333333"/>
          <w:sz w:val="20"/>
          <w:szCs w:val="20"/>
        </w:rPr>
        <w:t>main(</w:t>
      </w:r>
      <w:proofErr w:type="gramEnd"/>
      <w:r w:rsidRPr="00D16DCB">
        <w:rPr>
          <w:rFonts w:ascii="Courier New" w:eastAsia="Times New Roman" w:hAnsi="Courier New" w:cs="Courier New"/>
          <w:color w:val="333333"/>
          <w:sz w:val="20"/>
          <w:szCs w:val="20"/>
        </w:rPr>
        <w:t>):</w:t>
      </w:r>
    </w:p>
    <w:p w14:paraId="3866D6A3"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5C44F338"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store = </w:t>
      </w:r>
      <w:proofErr w:type="spellStart"/>
      <w:proofErr w:type="gramStart"/>
      <w:r w:rsidRPr="00D16DCB">
        <w:rPr>
          <w:rFonts w:ascii="Courier New" w:eastAsia="Times New Roman" w:hAnsi="Courier New" w:cs="Courier New"/>
          <w:color w:val="333333"/>
          <w:sz w:val="20"/>
          <w:szCs w:val="20"/>
        </w:rPr>
        <w:t>ModbusSlaveContext</w:t>
      </w:r>
      <w:proofErr w:type="spellEnd"/>
      <w:r w:rsidRPr="00D16DCB">
        <w:rPr>
          <w:rFonts w:ascii="Courier New" w:eastAsia="Times New Roman" w:hAnsi="Courier New" w:cs="Courier New"/>
          <w:color w:val="333333"/>
          <w:sz w:val="20"/>
          <w:szCs w:val="20"/>
        </w:rPr>
        <w:t>(</w:t>
      </w:r>
      <w:proofErr w:type="gramEnd"/>
    </w:p>
    <w:p w14:paraId="5C339A89"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di = </w:t>
      </w:r>
      <w:proofErr w:type="spellStart"/>
      <w:proofErr w:type="gramStart"/>
      <w:r w:rsidRPr="00D16DCB">
        <w:rPr>
          <w:rFonts w:ascii="Courier New" w:eastAsia="Times New Roman" w:hAnsi="Courier New" w:cs="Courier New"/>
          <w:color w:val="333333"/>
          <w:sz w:val="20"/>
          <w:szCs w:val="20"/>
        </w:rPr>
        <w:t>ModbusSequentialDataBlock</w:t>
      </w:r>
      <w:proofErr w:type="spellEnd"/>
      <w:r w:rsidRPr="00D16DCB">
        <w:rPr>
          <w:rFonts w:ascii="Courier New" w:eastAsia="Times New Roman" w:hAnsi="Courier New" w:cs="Courier New"/>
          <w:color w:val="333333"/>
          <w:sz w:val="20"/>
          <w:szCs w:val="20"/>
        </w:rPr>
        <w:t>(</w:t>
      </w:r>
      <w:proofErr w:type="gramEnd"/>
      <w:r w:rsidRPr="00D16DCB">
        <w:rPr>
          <w:rFonts w:ascii="Courier New" w:eastAsia="Times New Roman" w:hAnsi="Courier New" w:cs="Courier New"/>
          <w:color w:val="333333"/>
          <w:sz w:val="20"/>
          <w:szCs w:val="20"/>
        </w:rPr>
        <w:t>0, [0]*100),</w:t>
      </w:r>
    </w:p>
    <w:p w14:paraId="42BC68E3"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co = </w:t>
      </w:r>
      <w:proofErr w:type="spellStart"/>
      <w:proofErr w:type="gramStart"/>
      <w:r w:rsidRPr="00D16DCB">
        <w:rPr>
          <w:rFonts w:ascii="Courier New" w:eastAsia="Times New Roman" w:hAnsi="Courier New" w:cs="Courier New"/>
          <w:color w:val="333333"/>
          <w:sz w:val="20"/>
          <w:szCs w:val="20"/>
        </w:rPr>
        <w:t>ModbusSequentialDataBlock</w:t>
      </w:r>
      <w:proofErr w:type="spellEnd"/>
      <w:r w:rsidRPr="00D16DCB">
        <w:rPr>
          <w:rFonts w:ascii="Courier New" w:eastAsia="Times New Roman" w:hAnsi="Courier New" w:cs="Courier New"/>
          <w:color w:val="333333"/>
          <w:sz w:val="20"/>
          <w:szCs w:val="20"/>
        </w:rPr>
        <w:t>(</w:t>
      </w:r>
      <w:proofErr w:type="gramEnd"/>
      <w:r w:rsidRPr="00D16DCB">
        <w:rPr>
          <w:rFonts w:ascii="Courier New" w:eastAsia="Times New Roman" w:hAnsi="Courier New" w:cs="Courier New"/>
          <w:color w:val="333333"/>
          <w:sz w:val="20"/>
          <w:szCs w:val="20"/>
        </w:rPr>
        <w:t>0, [0]*100),</w:t>
      </w:r>
    </w:p>
    <w:p w14:paraId="5110B49D"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hr</w:t>
      </w:r>
      <w:proofErr w:type="spellEnd"/>
      <w:r w:rsidRPr="00D16DCB">
        <w:rPr>
          <w:rFonts w:ascii="Courier New" w:eastAsia="Times New Roman" w:hAnsi="Courier New" w:cs="Courier New"/>
          <w:color w:val="333333"/>
          <w:sz w:val="20"/>
          <w:szCs w:val="20"/>
        </w:rPr>
        <w:t xml:space="preserve"> = </w:t>
      </w:r>
      <w:proofErr w:type="spellStart"/>
      <w:proofErr w:type="gramStart"/>
      <w:r w:rsidRPr="00D16DCB">
        <w:rPr>
          <w:rFonts w:ascii="Courier New" w:eastAsia="Times New Roman" w:hAnsi="Courier New" w:cs="Courier New"/>
          <w:color w:val="333333"/>
          <w:sz w:val="20"/>
          <w:szCs w:val="20"/>
        </w:rPr>
        <w:t>ModbusSequentialDataBlock</w:t>
      </w:r>
      <w:proofErr w:type="spellEnd"/>
      <w:r w:rsidRPr="00D16DCB">
        <w:rPr>
          <w:rFonts w:ascii="Courier New" w:eastAsia="Times New Roman" w:hAnsi="Courier New" w:cs="Courier New"/>
          <w:color w:val="333333"/>
          <w:sz w:val="20"/>
          <w:szCs w:val="20"/>
        </w:rPr>
        <w:t>(</w:t>
      </w:r>
      <w:proofErr w:type="gramEnd"/>
      <w:r w:rsidRPr="00D16DCB">
        <w:rPr>
          <w:rFonts w:ascii="Courier New" w:eastAsia="Times New Roman" w:hAnsi="Courier New" w:cs="Courier New"/>
          <w:color w:val="333333"/>
          <w:sz w:val="20"/>
          <w:szCs w:val="20"/>
        </w:rPr>
        <w:t>0, [0]*100),</w:t>
      </w:r>
    </w:p>
    <w:p w14:paraId="08EDD74F"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ir</w:t>
      </w:r>
      <w:proofErr w:type="spellEnd"/>
      <w:r w:rsidRPr="00D16DCB">
        <w:rPr>
          <w:rFonts w:ascii="Courier New" w:eastAsia="Times New Roman" w:hAnsi="Courier New" w:cs="Courier New"/>
          <w:color w:val="333333"/>
          <w:sz w:val="20"/>
          <w:szCs w:val="20"/>
        </w:rPr>
        <w:t xml:space="preserve"> = </w:t>
      </w:r>
      <w:proofErr w:type="spellStart"/>
      <w:proofErr w:type="gramStart"/>
      <w:r w:rsidRPr="00D16DCB">
        <w:rPr>
          <w:rFonts w:ascii="Courier New" w:eastAsia="Times New Roman" w:hAnsi="Courier New" w:cs="Courier New"/>
          <w:color w:val="333333"/>
          <w:sz w:val="20"/>
          <w:szCs w:val="20"/>
        </w:rPr>
        <w:t>ModbusSequentialDataBlock</w:t>
      </w:r>
      <w:proofErr w:type="spellEnd"/>
      <w:r w:rsidRPr="00D16DCB">
        <w:rPr>
          <w:rFonts w:ascii="Courier New" w:eastAsia="Times New Roman" w:hAnsi="Courier New" w:cs="Courier New"/>
          <w:color w:val="333333"/>
          <w:sz w:val="20"/>
          <w:szCs w:val="20"/>
        </w:rPr>
        <w:t>(</w:t>
      </w:r>
      <w:proofErr w:type="gramEnd"/>
      <w:r w:rsidRPr="00D16DCB">
        <w:rPr>
          <w:rFonts w:ascii="Courier New" w:eastAsia="Times New Roman" w:hAnsi="Courier New" w:cs="Courier New"/>
          <w:color w:val="333333"/>
          <w:sz w:val="20"/>
          <w:szCs w:val="20"/>
        </w:rPr>
        <w:t>0, [0]*100))</w:t>
      </w:r>
    </w:p>
    <w:p w14:paraId="2769B73C"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context = </w:t>
      </w:r>
      <w:proofErr w:type="spellStart"/>
      <w:proofErr w:type="gramStart"/>
      <w:r w:rsidRPr="00D16DCB">
        <w:rPr>
          <w:rFonts w:ascii="Courier New" w:eastAsia="Times New Roman" w:hAnsi="Courier New" w:cs="Courier New"/>
          <w:color w:val="333333"/>
          <w:sz w:val="20"/>
          <w:szCs w:val="20"/>
        </w:rPr>
        <w:t>ModbusServerContext</w:t>
      </w:r>
      <w:proofErr w:type="spellEnd"/>
      <w:r w:rsidRPr="00D16DCB">
        <w:rPr>
          <w:rFonts w:ascii="Courier New" w:eastAsia="Times New Roman" w:hAnsi="Courier New" w:cs="Courier New"/>
          <w:color w:val="333333"/>
          <w:sz w:val="20"/>
          <w:szCs w:val="20"/>
        </w:rPr>
        <w:t>(</w:t>
      </w:r>
      <w:proofErr w:type="gramEnd"/>
      <w:r w:rsidRPr="00D16DCB">
        <w:rPr>
          <w:rFonts w:ascii="Courier New" w:eastAsia="Times New Roman" w:hAnsi="Courier New" w:cs="Courier New"/>
          <w:color w:val="333333"/>
          <w:sz w:val="20"/>
          <w:szCs w:val="20"/>
        </w:rPr>
        <w:t>slaves=store, single=True)</w:t>
      </w:r>
    </w:p>
    <w:p w14:paraId="1DA741DB"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identity = </w:t>
      </w:r>
      <w:proofErr w:type="spellStart"/>
      <w:proofErr w:type="gramStart"/>
      <w:r w:rsidRPr="00D16DCB">
        <w:rPr>
          <w:rFonts w:ascii="Courier New" w:eastAsia="Times New Roman" w:hAnsi="Courier New" w:cs="Courier New"/>
          <w:color w:val="333333"/>
          <w:sz w:val="20"/>
          <w:szCs w:val="20"/>
        </w:rPr>
        <w:t>ModbusDeviceIdentification</w:t>
      </w:r>
      <w:proofErr w:type="spellEnd"/>
      <w:r w:rsidRPr="00D16DCB">
        <w:rPr>
          <w:rFonts w:ascii="Courier New" w:eastAsia="Times New Roman" w:hAnsi="Courier New" w:cs="Courier New"/>
          <w:color w:val="333333"/>
          <w:sz w:val="20"/>
          <w:szCs w:val="20"/>
        </w:rPr>
        <w:t>(</w:t>
      </w:r>
      <w:proofErr w:type="gramEnd"/>
      <w:r w:rsidRPr="00D16DCB">
        <w:rPr>
          <w:rFonts w:ascii="Courier New" w:eastAsia="Times New Roman" w:hAnsi="Courier New" w:cs="Courier New"/>
          <w:color w:val="333333"/>
          <w:sz w:val="20"/>
          <w:szCs w:val="20"/>
        </w:rPr>
        <w:t>)</w:t>
      </w:r>
    </w:p>
    <w:p w14:paraId="349625DB"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identity.VendorName</w:t>
      </w:r>
      <w:proofErr w:type="spellEnd"/>
      <w:proofErr w:type="gramEnd"/>
      <w:r w:rsidRPr="00D16DCB">
        <w:rPr>
          <w:rFonts w:ascii="Courier New" w:eastAsia="Times New Roman" w:hAnsi="Courier New" w:cs="Courier New"/>
          <w:color w:val="333333"/>
          <w:sz w:val="20"/>
          <w:szCs w:val="20"/>
        </w:rPr>
        <w:t xml:space="preserve">  = '</w:t>
      </w:r>
      <w:proofErr w:type="spellStart"/>
      <w:r w:rsidRPr="00D16DCB">
        <w:rPr>
          <w:rFonts w:ascii="Courier New" w:eastAsia="Times New Roman" w:hAnsi="Courier New" w:cs="Courier New"/>
          <w:color w:val="333333"/>
          <w:sz w:val="20"/>
          <w:szCs w:val="20"/>
        </w:rPr>
        <w:t>pymodbus</w:t>
      </w:r>
      <w:proofErr w:type="spellEnd"/>
      <w:r w:rsidRPr="00D16DCB">
        <w:rPr>
          <w:rFonts w:ascii="Courier New" w:eastAsia="Times New Roman" w:hAnsi="Courier New" w:cs="Courier New"/>
          <w:color w:val="333333"/>
          <w:sz w:val="20"/>
          <w:szCs w:val="20"/>
        </w:rPr>
        <w:t>'</w:t>
      </w:r>
    </w:p>
    <w:p w14:paraId="7F371E58"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identity.ProductCode</w:t>
      </w:r>
      <w:proofErr w:type="spellEnd"/>
      <w:proofErr w:type="gramEnd"/>
      <w:r w:rsidRPr="00D16DCB">
        <w:rPr>
          <w:rFonts w:ascii="Courier New" w:eastAsia="Times New Roman" w:hAnsi="Courier New" w:cs="Courier New"/>
          <w:color w:val="333333"/>
          <w:sz w:val="20"/>
          <w:szCs w:val="20"/>
        </w:rPr>
        <w:t xml:space="preserve"> = 'PM'</w:t>
      </w:r>
    </w:p>
    <w:p w14:paraId="0094035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identity.VendorUrl</w:t>
      </w:r>
      <w:proofErr w:type="spellEnd"/>
      <w:proofErr w:type="gramEnd"/>
      <w:r w:rsidRPr="00D16DCB">
        <w:rPr>
          <w:rFonts w:ascii="Courier New" w:eastAsia="Times New Roman" w:hAnsi="Courier New" w:cs="Courier New"/>
          <w:color w:val="333333"/>
          <w:sz w:val="20"/>
          <w:szCs w:val="20"/>
        </w:rPr>
        <w:t xml:space="preserve">   = 'http://github.com/</w:t>
      </w:r>
      <w:proofErr w:type="spellStart"/>
      <w:r w:rsidRPr="00D16DCB">
        <w:rPr>
          <w:rFonts w:ascii="Courier New" w:eastAsia="Times New Roman" w:hAnsi="Courier New" w:cs="Courier New"/>
          <w:color w:val="333333"/>
          <w:sz w:val="20"/>
          <w:szCs w:val="20"/>
        </w:rPr>
        <w:t>simplyautomationized</w:t>
      </w:r>
      <w:proofErr w:type="spellEnd"/>
      <w:r w:rsidRPr="00D16DCB">
        <w:rPr>
          <w:rFonts w:ascii="Courier New" w:eastAsia="Times New Roman" w:hAnsi="Courier New" w:cs="Courier New"/>
          <w:color w:val="333333"/>
          <w:sz w:val="20"/>
          <w:szCs w:val="20"/>
        </w:rPr>
        <w:t>'</w:t>
      </w:r>
    </w:p>
    <w:p w14:paraId="4951E81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identity.ProductName</w:t>
      </w:r>
      <w:proofErr w:type="spellEnd"/>
      <w:proofErr w:type="gramEnd"/>
      <w:r w:rsidRPr="00D16DCB">
        <w:rPr>
          <w:rFonts w:ascii="Courier New" w:eastAsia="Times New Roman" w:hAnsi="Courier New" w:cs="Courier New"/>
          <w:color w:val="333333"/>
          <w:sz w:val="20"/>
          <w:szCs w:val="20"/>
        </w:rPr>
        <w:t xml:space="preserve"> = '</w:t>
      </w:r>
      <w:proofErr w:type="spellStart"/>
      <w:r w:rsidRPr="00D16DCB">
        <w:rPr>
          <w:rFonts w:ascii="Courier New" w:eastAsia="Times New Roman" w:hAnsi="Courier New" w:cs="Courier New"/>
          <w:color w:val="333333"/>
          <w:sz w:val="20"/>
          <w:szCs w:val="20"/>
        </w:rPr>
        <w:t>pymodbus</w:t>
      </w:r>
      <w:proofErr w:type="spellEnd"/>
      <w:r w:rsidRPr="00D16DCB">
        <w:rPr>
          <w:rFonts w:ascii="Courier New" w:eastAsia="Times New Roman" w:hAnsi="Courier New" w:cs="Courier New"/>
          <w:color w:val="333333"/>
          <w:sz w:val="20"/>
          <w:szCs w:val="20"/>
        </w:rPr>
        <w:t xml:space="preserve"> Server'</w:t>
      </w:r>
    </w:p>
    <w:p w14:paraId="66429EDD"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identity.ModelName</w:t>
      </w:r>
      <w:proofErr w:type="spellEnd"/>
      <w:proofErr w:type="gramEnd"/>
      <w:r w:rsidRPr="00D16DCB">
        <w:rPr>
          <w:rFonts w:ascii="Courier New" w:eastAsia="Times New Roman" w:hAnsi="Courier New" w:cs="Courier New"/>
          <w:color w:val="333333"/>
          <w:sz w:val="20"/>
          <w:szCs w:val="20"/>
        </w:rPr>
        <w:t xml:space="preserve">   = '</w:t>
      </w:r>
      <w:proofErr w:type="spellStart"/>
      <w:r w:rsidRPr="00D16DCB">
        <w:rPr>
          <w:rFonts w:ascii="Courier New" w:eastAsia="Times New Roman" w:hAnsi="Courier New" w:cs="Courier New"/>
          <w:color w:val="333333"/>
          <w:sz w:val="20"/>
          <w:szCs w:val="20"/>
        </w:rPr>
        <w:t>pymodbus</w:t>
      </w:r>
      <w:proofErr w:type="spellEnd"/>
      <w:r w:rsidRPr="00D16DCB">
        <w:rPr>
          <w:rFonts w:ascii="Courier New" w:eastAsia="Times New Roman" w:hAnsi="Courier New" w:cs="Courier New"/>
          <w:color w:val="333333"/>
          <w:sz w:val="20"/>
          <w:szCs w:val="20"/>
        </w:rPr>
        <w:t xml:space="preserve"> Server'</w:t>
      </w:r>
    </w:p>
    <w:p w14:paraId="24D57308"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identity.MajorMinorRevision</w:t>
      </w:r>
      <w:proofErr w:type="spellEnd"/>
      <w:proofErr w:type="gramEnd"/>
      <w:r w:rsidRPr="00D16DCB">
        <w:rPr>
          <w:rFonts w:ascii="Courier New" w:eastAsia="Times New Roman" w:hAnsi="Courier New" w:cs="Courier New"/>
          <w:color w:val="333333"/>
          <w:sz w:val="20"/>
          <w:szCs w:val="20"/>
        </w:rPr>
        <w:t xml:space="preserve"> = '1.0'</w:t>
      </w:r>
    </w:p>
    <w:p w14:paraId="2BAABF37"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time = 5 # 5 seconds </w:t>
      </w:r>
      <w:proofErr w:type="spellStart"/>
      <w:r w:rsidRPr="00D16DCB">
        <w:rPr>
          <w:rFonts w:ascii="Courier New" w:eastAsia="Times New Roman" w:hAnsi="Courier New" w:cs="Courier New"/>
          <w:color w:val="333333"/>
          <w:sz w:val="20"/>
          <w:szCs w:val="20"/>
        </w:rPr>
        <w:t>delaytime</w:t>
      </w:r>
      <w:proofErr w:type="spellEnd"/>
      <w:r w:rsidRPr="00D16DCB">
        <w:rPr>
          <w:rFonts w:ascii="Courier New" w:eastAsia="Times New Roman" w:hAnsi="Courier New" w:cs="Courier New"/>
          <w:color w:val="333333"/>
          <w:sz w:val="20"/>
          <w:szCs w:val="20"/>
        </w:rPr>
        <w:t xml:space="preserve"> = 5 # 5 </w:t>
      </w:r>
      <w:proofErr w:type="gramStart"/>
      <w:r w:rsidRPr="00D16DCB">
        <w:rPr>
          <w:rFonts w:ascii="Courier New" w:eastAsia="Times New Roman" w:hAnsi="Courier New" w:cs="Courier New"/>
          <w:color w:val="333333"/>
          <w:sz w:val="20"/>
          <w:szCs w:val="20"/>
        </w:rPr>
        <w:t>seconds</w:t>
      </w:r>
      <w:proofErr w:type="gramEnd"/>
      <w:r w:rsidRPr="00D16DCB">
        <w:rPr>
          <w:rFonts w:ascii="Courier New" w:eastAsia="Times New Roman" w:hAnsi="Courier New" w:cs="Courier New"/>
          <w:color w:val="333333"/>
          <w:sz w:val="20"/>
          <w:szCs w:val="20"/>
        </w:rPr>
        <w:t xml:space="preserve"> delay</w:t>
      </w:r>
    </w:p>
    <w:p w14:paraId="50767B7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writer = </w:t>
      </w:r>
      <w:proofErr w:type="spellStart"/>
      <w:r w:rsidRPr="00D16DCB">
        <w:rPr>
          <w:rFonts w:ascii="Courier New" w:eastAsia="Times New Roman" w:hAnsi="Courier New" w:cs="Courier New"/>
          <w:color w:val="333333"/>
          <w:sz w:val="20"/>
          <w:szCs w:val="20"/>
        </w:rPr>
        <w:t>LoopingCall</w:t>
      </w:r>
      <w:proofErr w:type="spellEnd"/>
      <w:r w:rsidRPr="00D16DCB">
        <w:rPr>
          <w:rFonts w:ascii="Courier New" w:eastAsia="Times New Roman" w:hAnsi="Courier New" w:cs="Courier New"/>
          <w:color w:val="333333"/>
          <w:sz w:val="20"/>
          <w:szCs w:val="20"/>
        </w:rPr>
        <w:t>(</w:t>
      </w:r>
      <w:proofErr w:type="spellStart"/>
      <w:r w:rsidRPr="00D16DCB">
        <w:rPr>
          <w:rFonts w:ascii="Courier New" w:eastAsia="Times New Roman" w:hAnsi="Courier New" w:cs="Courier New"/>
          <w:color w:val="333333"/>
          <w:sz w:val="20"/>
          <w:szCs w:val="20"/>
        </w:rPr>
        <w:t>read_</w:t>
      </w:r>
      <w:proofErr w:type="gramStart"/>
      <w:r w:rsidRPr="00D16DCB">
        <w:rPr>
          <w:rFonts w:ascii="Courier New" w:eastAsia="Times New Roman" w:hAnsi="Courier New" w:cs="Courier New"/>
          <w:color w:val="333333"/>
          <w:sz w:val="20"/>
          <w:szCs w:val="20"/>
        </w:rPr>
        <w:t>context,a</w:t>
      </w:r>
      <w:proofErr w:type="spellEnd"/>
      <w:proofErr w:type="gramEnd"/>
      <w:r w:rsidRPr="00D16DCB">
        <w:rPr>
          <w:rFonts w:ascii="Courier New" w:eastAsia="Times New Roman" w:hAnsi="Courier New" w:cs="Courier New"/>
          <w:color w:val="333333"/>
          <w:sz w:val="20"/>
          <w:szCs w:val="20"/>
        </w:rPr>
        <w:t>=(context,))</w:t>
      </w:r>
    </w:p>
    <w:p w14:paraId="6C6C7ACB"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loop = </w:t>
      </w:r>
      <w:proofErr w:type="spellStart"/>
      <w:proofErr w:type="gramStart"/>
      <w:r w:rsidRPr="00D16DCB">
        <w:rPr>
          <w:rFonts w:ascii="Courier New" w:eastAsia="Times New Roman" w:hAnsi="Courier New" w:cs="Courier New"/>
          <w:color w:val="333333"/>
          <w:sz w:val="20"/>
          <w:szCs w:val="20"/>
        </w:rPr>
        <w:t>LoopingCall</w:t>
      </w:r>
      <w:proofErr w:type="spellEnd"/>
      <w:r w:rsidRPr="00D16DCB">
        <w:rPr>
          <w:rFonts w:ascii="Courier New" w:eastAsia="Times New Roman" w:hAnsi="Courier New" w:cs="Courier New"/>
          <w:color w:val="333333"/>
          <w:sz w:val="20"/>
          <w:szCs w:val="20"/>
        </w:rPr>
        <w:t>(</w:t>
      </w:r>
      <w:proofErr w:type="spellStart"/>
      <w:proofErr w:type="gramEnd"/>
      <w:r w:rsidRPr="00D16DCB">
        <w:rPr>
          <w:rFonts w:ascii="Courier New" w:eastAsia="Times New Roman" w:hAnsi="Courier New" w:cs="Courier New"/>
          <w:color w:val="333333"/>
          <w:sz w:val="20"/>
          <w:szCs w:val="20"/>
        </w:rPr>
        <w:t>updating_writer</w:t>
      </w:r>
      <w:proofErr w:type="spellEnd"/>
      <w:r w:rsidRPr="00D16DCB">
        <w:rPr>
          <w:rFonts w:ascii="Courier New" w:eastAsia="Times New Roman" w:hAnsi="Courier New" w:cs="Courier New"/>
          <w:color w:val="333333"/>
          <w:sz w:val="20"/>
          <w:szCs w:val="20"/>
        </w:rPr>
        <w:t>, a=(context,))</w:t>
      </w:r>
    </w:p>
    <w:p w14:paraId="18AFBEC6"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loop.start</w:t>
      </w:r>
      <w:proofErr w:type="spellEnd"/>
      <w:proofErr w:type="gramEnd"/>
      <w:r w:rsidRPr="00D16DCB">
        <w:rPr>
          <w:rFonts w:ascii="Courier New" w:eastAsia="Times New Roman" w:hAnsi="Courier New" w:cs="Courier New"/>
          <w:color w:val="333333"/>
          <w:sz w:val="20"/>
          <w:szCs w:val="20"/>
        </w:rPr>
        <w:t>(.5) # initially delay by time</w:t>
      </w:r>
    </w:p>
    <w:p w14:paraId="293683A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writer.start</w:t>
      </w:r>
      <w:proofErr w:type="spellEnd"/>
      <w:proofErr w:type="gramEnd"/>
      <w:r w:rsidRPr="00D16DCB">
        <w:rPr>
          <w:rFonts w:ascii="Courier New" w:eastAsia="Times New Roman" w:hAnsi="Courier New" w:cs="Courier New"/>
          <w:color w:val="333333"/>
          <w:sz w:val="20"/>
          <w:szCs w:val="20"/>
        </w:rPr>
        <w:t>(.1)</w:t>
      </w:r>
    </w:p>
    <w:p w14:paraId="2B666435"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StartTcpServer</w:t>
      </w:r>
      <w:proofErr w:type="spellEnd"/>
      <w:r w:rsidRPr="00D16DCB">
        <w:rPr>
          <w:rFonts w:ascii="Courier New" w:eastAsia="Times New Roman" w:hAnsi="Courier New" w:cs="Courier New"/>
          <w:color w:val="333333"/>
          <w:sz w:val="20"/>
          <w:szCs w:val="20"/>
        </w:rPr>
        <w:t>(</w:t>
      </w:r>
      <w:proofErr w:type="gramEnd"/>
      <w:r w:rsidRPr="00D16DCB">
        <w:rPr>
          <w:rFonts w:ascii="Courier New" w:eastAsia="Times New Roman" w:hAnsi="Courier New" w:cs="Courier New"/>
          <w:color w:val="333333"/>
          <w:sz w:val="20"/>
          <w:szCs w:val="20"/>
        </w:rPr>
        <w:t>context, identity=identity)#, address=("localhost", 502))</w:t>
      </w:r>
    </w:p>
    <w:p w14:paraId="121F0F5C"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#cleanup async tasks</w:t>
      </w:r>
    </w:p>
    <w:p w14:paraId="4C9D088C"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temp.setEnabled</w:t>
      </w:r>
      <w:proofErr w:type="spellEnd"/>
      <w:proofErr w:type="gramEnd"/>
      <w:r w:rsidRPr="00D16DCB">
        <w:rPr>
          <w:rFonts w:ascii="Courier New" w:eastAsia="Times New Roman" w:hAnsi="Courier New" w:cs="Courier New"/>
          <w:color w:val="333333"/>
          <w:sz w:val="20"/>
          <w:szCs w:val="20"/>
        </w:rPr>
        <w:t>(False)</w:t>
      </w:r>
    </w:p>
    <w:p w14:paraId="3F5DD1A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loop.stop</w:t>
      </w:r>
      <w:proofErr w:type="spellEnd"/>
      <w:proofErr w:type="gramEnd"/>
      <w:r w:rsidRPr="00D16DCB">
        <w:rPr>
          <w:rFonts w:ascii="Courier New" w:eastAsia="Times New Roman" w:hAnsi="Courier New" w:cs="Courier New"/>
          <w:color w:val="333333"/>
          <w:sz w:val="20"/>
          <w:szCs w:val="20"/>
        </w:rPr>
        <w:t>()</w:t>
      </w:r>
    </w:p>
    <w:p w14:paraId="0D41CC7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writer.stop</w:t>
      </w:r>
      <w:proofErr w:type="spellEnd"/>
      <w:proofErr w:type="gramEnd"/>
      <w:r w:rsidRPr="00D16DCB">
        <w:rPr>
          <w:rFonts w:ascii="Courier New" w:eastAsia="Times New Roman" w:hAnsi="Courier New" w:cs="Courier New"/>
          <w:color w:val="333333"/>
          <w:sz w:val="20"/>
          <w:szCs w:val="20"/>
        </w:rPr>
        <w:t>()</w:t>
      </w:r>
    </w:p>
    <w:p w14:paraId="304EADCE"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r w:rsidRPr="00D16DCB">
        <w:rPr>
          <w:rFonts w:ascii="Courier New" w:eastAsia="Times New Roman" w:hAnsi="Courier New" w:cs="Courier New"/>
          <w:color w:val="333333"/>
          <w:sz w:val="20"/>
          <w:szCs w:val="20"/>
        </w:rPr>
        <w:t>GPIO.cleanup</w:t>
      </w:r>
      <w:proofErr w:type="spellEnd"/>
      <w:r w:rsidRPr="00D16DCB">
        <w:rPr>
          <w:rFonts w:ascii="Courier New" w:eastAsia="Times New Roman" w:hAnsi="Courier New" w:cs="Courier New"/>
          <w:color w:val="333333"/>
          <w:sz w:val="20"/>
          <w:szCs w:val="20"/>
        </w:rPr>
        <w:t>()</w:t>
      </w:r>
    </w:p>
    <w:p w14:paraId="556E7BDF"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if __name__ == "__main__":</w:t>
      </w:r>
    </w:p>
    <w:p w14:paraId="0A92F128"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temp = </w:t>
      </w:r>
      <w:proofErr w:type="gramStart"/>
      <w:r w:rsidRPr="00D16DCB">
        <w:rPr>
          <w:rFonts w:ascii="Courier New" w:eastAsia="Times New Roman" w:hAnsi="Courier New" w:cs="Courier New"/>
          <w:color w:val="333333"/>
          <w:sz w:val="20"/>
          <w:szCs w:val="20"/>
        </w:rPr>
        <w:t>Temp(</w:t>
      </w:r>
      <w:proofErr w:type="gramEnd"/>
      <w:r w:rsidRPr="00D16DCB">
        <w:rPr>
          <w:rFonts w:ascii="Courier New" w:eastAsia="Times New Roman" w:hAnsi="Courier New" w:cs="Courier New"/>
          <w:color w:val="333333"/>
          <w:sz w:val="20"/>
          <w:szCs w:val="20"/>
        </w:rPr>
        <w:t>)</w:t>
      </w:r>
    </w:p>
    <w:p w14:paraId="423A4886"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spellStart"/>
      <w:proofErr w:type="gramStart"/>
      <w:r w:rsidRPr="00D16DCB">
        <w:rPr>
          <w:rFonts w:ascii="Courier New" w:eastAsia="Times New Roman" w:hAnsi="Courier New" w:cs="Courier New"/>
          <w:color w:val="333333"/>
          <w:sz w:val="20"/>
          <w:szCs w:val="20"/>
        </w:rPr>
        <w:t>temp.start</w:t>
      </w:r>
      <w:proofErr w:type="spellEnd"/>
      <w:proofErr w:type="gramEnd"/>
      <w:r w:rsidRPr="00D16DCB">
        <w:rPr>
          <w:rFonts w:ascii="Courier New" w:eastAsia="Times New Roman" w:hAnsi="Courier New" w:cs="Courier New"/>
          <w:color w:val="333333"/>
          <w:sz w:val="20"/>
          <w:szCs w:val="20"/>
        </w:rPr>
        <w:t>()</w:t>
      </w:r>
    </w:p>
    <w:p w14:paraId="50FD10F9" w14:textId="77777777" w:rsidR="00D16DCB" w:rsidRPr="00D16DCB" w:rsidRDefault="00D16DCB" w:rsidP="00D16DCB">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D16DCB">
        <w:rPr>
          <w:rFonts w:ascii="Courier New" w:eastAsia="Times New Roman" w:hAnsi="Courier New" w:cs="Courier New"/>
          <w:color w:val="333333"/>
          <w:sz w:val="20"/>
          <w:szCs w:val="20"/>
        </w:rPr>
        <w:t xml:space="preserve"> </w:t>
      </w:r>
      <w:proofErr w:type="gramStart"/>
      <w:r w:rsidRPr="00D16DCB">
        <w:rPr>
          <w:rFonts w:ascii="Courier New" w:eastAsia="Times New Roman" w:hAnsi="Courier New" w:cs="Courier New"/>
          <w:color w:val="333333"/>
          <w:sz w:val="20"/>
          <w:szCs w:val="20"/>
        </w:rPr>
        <w:t>main(</w:t>
      </w:r>
      <w:proofErr w:type="gramEnd"/>
      <w:r w:rsidRPr="00D16DCB">
        <w:rPr>
          <w:rFonts w:ascii="Courier New" w:eastAsia="Times New Roman" w:hAnsi="Courier New" w:cs="Courier New"/>
          <w:color w:val="333333"/>
          <w:sz w:val="20"/>
          <w:szCs w:val="20"/>
        </w:rPr>
        <w:t>)</w:t>
      </w:r>
    </w:p>
    <w:p w14:paraId="3B71962B" w14:textId="5C19B6BC" w:rsidR="00D16DCB" w:rsidRDefault="00D16DCB">
      <w:r>
        <w:br w:type="page"/>
      </w:r>
    </w:p>
    <w:p w14:paraId="33E34AE2" w14:textId="77777777" w:rsidR="00F23F1A" w:rsidRPr="00F23F1A" w:rsidRDefault="00F23F1A" w:rsidP="00F23F1A">
      <w:pPr>
        <w:shd w:val="clear" w:color="auto" w:fill="FEFDFA"/>
        <w:spacing w:after="0" w:line="240" w:lineRule="auto"/>
        <w:outlineLvl w:val="2"/>
        <w:rPr>
          <w:rFonts w:ascii="Georgia" w:eastAsia="Times New Roman" w:hAnsi="Georgia" w:cs="Times New Roman"/>
          <w:b/>
          <w:bCs/>
          <w:color w:val="D52A33"/>
          <w:sz w:val="33"/>
          <w:szCs w:val="33"/>
        </w:rPr>
      </w:pPr>
      <w:r w:rsidRPr="00F23F1A">
        <w:rPr>
          <w:rFonts w:ascii="Georgia" w:eastAsia="Times New Roman" w:hAnsi="Georgia" w:cs="Times New Roman"/>
          <w:b/>
          <w:bCs/>
          <w:color w:val="D52A33"/>
          <w:sz w:val="33"/>
          <w:szCs w:val="33"/>
        </w:rPr>
        <w:lastRenderedPageBreak/>
        <w:t xml:space="preserve">Raspberry Pi SCADA: </w:t>
      </w:r>
      <w:proofErr w:type="spellStart"/>
      <w:r w:rsidRPr="00F23F1A">
        <w:rPr>
          <w:rFonts w:ascii="Georgia" w:eastAsia="Times New Roman" w:hAnsi="Georgia" w:cs="Times New Roman"/>
          <w:b/>
          <w:bCs/>
          <w:color w:val="D52A33"/>
          <w:sz w:val="33"/>
          <w:szCs w:val="33"/>
        </w:rPr>
        <w:t>Communitating</w:t>
      </w:r>
      <w:proofErr w:type="spellEnd"/>
      <w:r w:rsidRPr="00F23F1A">
        <w:rPr>
          <w:rFonts w:ascii="Georgia" w:eastAsia="Times New Roman" w:hAnsi="Georgia" w:cs="Times New Roman"/>
          <w:b/>
          <w:bCs/>
          <w:color w:val="D52A33"/>
          <w:sz w:val="33"/>
          <w:szCs w:val="33"/>
        </w:rPr>
        <w:t xml:space="preserve"> with S7-200 Using Python</w:t>
      </w:r>
    </w:p>
    <w:p w14:paraId="31BC9D2A" w14:textId="77777777" w:rsidR="00F23F1A" w:rsidRPr="00F23F1A" w:rsidRDefault="00F23F1A" w:rsidP="00F23F1A">
      <w:pPr>
        <w:shd w:val="clear" w:color="auto" w:fill="FEFDFA"/>
        <w:spacing w:after="0" w:line="240" w:lineRule="auto"/>
        <w:jc w:val="center"/>
        <w:rPr>
          <w:rFonts w:ascii="Arial" w:eastAsia="Times New Roman" w:hAnsi="Arial" w:cs="Arial"/>
          <w:color w:val="333333"/>
          <w:sz w:val="20"/>
          <w:szCs w:val="20"/>
        </w:rPr>
      </w:pPr>
      <w:r w:rsidRPr="00F23F1A">
        <w:rPr>
          <w:rFonts w:ascii="Arial" w:eastAsia="Times New Roman" w:hAnsi="Arial" w:cs="Arial"/>
          <w:color w:val="333333"/>
          <w:sz w:val="20"/>
          <w:szCs w:val="20"/>
        </w:rPr>
        <w:t>Video Demo</w:t>
      </w:r>
    </w:p>
    <w:p w14:paraId="2BE61EAA" w14:textId="77777777" w:rsidR="00F23F1A" w:rsidRPr="00F23F1A" w:rsidRDefault="00F23F1A" w:rsidP="00F23F1A">
      <w:pPr>
        <w:shd w:val="clear" w:color="auto" w:fill="FEFDFA"/>
        <w:spacing w:after="0" w:line="240" w:lineRule="auto"/>
        <w:jc w:val="center"/>
        <w:rPr>
          <w:rFonts w:ascii="Arial" w:eastAsia="Times New Roman" w:hAnsi="Arial" w:cs="Arial"/>
          <w:color w:val="333333"/>
          <w:sz w:val="20"/>
          <w:szCs w:val="20"/>
        </w:rPr>
      </w:pPr>
    </w:p>
    <w:p w14:paraId="36332165" w14:textId="339B1082" w:rsidR="00F23F1A" w:rsidRPr="00F23F1A" w:rsidRDefault="00F23F1A" w:rsidP="00F23F1A">
      <w:pPr>
        <w:shd w:val="clear" w:color="auto" w:fill="FEFDFA"/>
        <w:spacing w:after="0" w:line="240" w:lineRule="auto"/>
        <w:rPr>
          <w:rFonts w:ascii="Arial" w:eastAsia="Times New Roman" w:hAnsi="Arial" w:cs="Arial"/>
          <w:color w:val="333333"/>
          <w:sz w:val="20"/>
          <w:szCs w:val="20"/>
        </w:rPr>
      </w:pPr>
      <w:r w:rsidRPr="00F23F1A">
        <w:rPr>
          <w:rFonts w:ascii="Arial" w:eastAsia="Times New Roman" w:hAnsi="Arial" w:cs="Arial"/>
          <w:color w:val="990000"/>
          <w:sz w:val="20"/>
          <w:szCs w:val="20"/>
        </w:rPr>
        <w:t>For how to compiling snap7 on the pi click </w:t>
      </w:r>
      <w:hyperlink r:id="rId146" w:tgtFrame="_blank" w:history="1">
        <w:r w:rsidRPr="00F23F1A">
          <w:rPr>
            <w:rFonts w:ascii="Arial" w:eastAsia="Times New Roman" w:hAnsi="Arial" w:cs="Arial"/>
            <w:color w:val="D52A33"/>
            <w:sz w:val="20"/>
            <w:szCs w:val="20"/>
            <w:u w:val="single"/>
          </w:rPr>
          <w:t>here</w:t>
        </w:r>
      </w:hyperlink>
      <w:r w:rsidRPr="00F23F1A">
        <w:rPr>
          <w:rFonts w:ascii="Arial" w:eastAsia="Times New Roman" w:hAnsi="Arial" w:cs="Arial"/>
          <w:color w:val="333333"/>
          <w:sz w:val="20"/>
          <w:szCs w:val="20"/>
        </w:rPr>
        <w:br/>
      </w:r>
      <w:r w:rsidRPr="00F23F1A">
        <w:rPr>
          <w:rFonts w:ascii="Arial" w:eastAsia="Times New Roman" w:hAnsi="Arial" w:cs="Arial"/>
          <w:color w:val="333333"/>
          <w:sz w:val="20"/>
          <w:szCs w:val="20"/>
        </w:rPr>
        <w:br/>
        <w:t xml:space="preserve">Since the S7-200 is a bit different then the newer S7-1500/S7-1200 PLCs it took a bit of work to get it working. The python-snap7 library was missing the connection method for the old TSAP method of connecting. </w:t>
      </w:r>
      <w:proofErr w:type="gramStart"/>
      <w:r w:rsidRPr="00F23F1A">
        <w:rPr>
          <w:rFonts w:ascii="Arial" w:eastAsia="Times New Roman" w:hAnsi="Arial" w:cs="Arial"/>
          <w:color w:val="333333"/>
          <w:sz w:val="20"/>
          <w:szCs w:val="20"/>
        </w:rPr>
        <w:t>So</w:t>
      </w:r>
      <w:proofErr w:type="gramEnd"/>
      <w:r w:rsidRPr="00F23F1A">
        <w:rPr>
          <w:rFonts w:ascii="Arial" w:eastAsia="Times New Roman" w:hAnsi="Arial" w:cs="Arial"/>
          <w:color w:val="333333"/>
          <w:sz w:val="20"/>
          <w:szCs w:val="20"/>
        </w:rPr>
        <w:t xml:space="preserve"> I forked the library and added the missing function to connect. I did a pull request to get it merged back with the original and </w:t>
      </w:r>
      <w:proofErr w:type="spellStart"/>
      <w:r w:rsidRPr="00F23F1A">
        <w:rPr>
          <w:rFonts w:ascii="Arial" w:eastAsia="Times New Roman" w:hAnsi="Arial" w:cs="Arial"/>
          <w:color w:val="333333"/>
          <w:sz w:val="20"/>
          <w:szCs w:val="20"/>
        </w:rPr>
        <w:t>it's</w:t>
      </w:r>
      <w:proofErr w:type="spellEnd"/>
      <w:r w:rsidRPr="00F23F1A">
        <w:rPr>
          <w:rFonts w:ascii="Arial" w:eastAsia="Times New Roman" w:hAnsi="Arial" w:cs="Arial"/>
          <w:color w:val="333333"/>
          <w:sz w:val="20"/>
          <w:szCs w:val="20"/>
        </w:rPr>
        <w:t xml:space="preserve"> pending currently. Here is the link to the forked library:</w:t>
      </w:r>
      <w:r w:rsidRPr="00F23F1A">
        <w:rPr>
          <w:rFonts w:ascii="Arial" w:eastAsia="Times New Roman" w:hAnsi="Arial" w:cs="Arial"/>
          <w:color w:val="333333"/>
          <w:sz w:val="20"/>
          <w:szCs w:val="20"/>
        </w:rPr>
        <w:br/>
      </w:r>
      <w:hyperlink r:id="rId147" w:history="1">
        <w:r w:rsidRPr="00F23F1A">
          <w:rPr>
            <w:rFonts w:ascii="Arial" w:eastAsia="Times New Roman" w:hAnsi="Arial" w:cs="Arial"/>
            <w:color w:val="D52A33"/>
            <w:sz w:val="20"/>
            <w:szCs w:val="20"/>
            <w:u w:val="single"/>
          </w:rPr>
          <w:t>https://github.com/SimplyAutomationized/python-snap7</w:t>
        </w:r>
      </w:hyperlink>
      <w:r w:rsidRPr="00F23F1A">
        <w:rPr>
          <w:rFonts w:ascii="Arial" w:eastAsia="Times New Roman" w:hAnsi="Arial" w:cs="Arial"/>
          <w:color w:val="333333"/>
          <w:sz w:val="20"/>
          <w:szCs w:val="20"/>
        </w:rPr>
        <w:br/>
      </w:r>
      <w:r w:rsidRPr="00F23F1A">
        <w:rPr>
          <w:rFonts w:ascii="Arial" w:eastAsia="Times New Roman" w:hAnsi="Arial" w:cs="Arial"/>
          <w:color w:val="333333"/>
          <w:sz w:val="20"/>
          <w:szCs w:val="20"/>
        </w:rPr>
        <w:br/>
        <w:t>I've also been working on a </w:t>
      </w:r>
      <w:hyperlink r:id="rId148" w:tgtFrame="_blank" w:history="1">
        <w:r w:rsidRPr="00F23F1A">
          <w:rPr>
            <w:rFonts w:ascii="Arial" w:eastAsia="Times New Roman" w:hAnsi="Arial" w:cs="Arial"/>
            <w:color w:val="D52A33"/>
            <w:sz w:val="20"/>
            <w:szCs w:val="20"/>
            <w:u w:val="single"/>
          </w:rPr>
          <w:t>din rail enclosure</w:t>
        </w:r>
      </w:hyperlink>
      <w:r w:rsidRPr="00F23F1A">
        <w:rPr>
          <w:rFonts w:ascii="Arial" w:eastAsia="Times New Roman" w:hAnsi="Arial" w:cs="Arial"/>
          <w:noProof/>
          <w:color w:val="333333"/>
          <w:sz w:val="20"/>
          <w:szCs w:val="20"/>
        </w:rPr>
        <mc:AlternateContent>
          <mc:Choice Requires="wps">
            <w:drawing>
              <wp:inline distT="0" distB="0" distL="0" distR="0" wp14:anchorId="13933B61" wp14:editId="15C14C5C">
                <wp:extent cx="304800" cy="304800"/>
                <wp:effectExtent l="0" t="0" r="0" b="0"/>
                <wp:docPr id="55"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349AEB" id="Rectangle 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3F1A">
        <w:rPr>
          <w:rFonts w:ascii="Arial" w:eastAsia="Times New Roman" w:hAnsi="Arial" w:cs="Arial"/>
          <w:noProof/>
          <w:color w:val="333333"/>
          <w:sz w:val="20"/>
          <w:szCs w:val="20"/>
        </w:rPr>
        <mc:AlternateContent>
          <mc:Choice Requires="wps">
            <w:drawing>
              <wp:inline distT="0" distB="0" distL="0" distR="0" wp14:anchorId="1259B622" wp14:editId="3C5AF026">
                <wp:extent cx="304800" cy="304800"/>
                <wp:effectExtent l="0" t="0" r="0" b="0"/>
                <wp:docPr id="54" name="Rectangl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3A08C8" id="Rectangle 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3F1A">
        <w:rPr>
          <w:rFonts w:ascii="Arial" w:eastAsia="Times New Roman" w:hAnsi="Arial" w:cs="Arial"/>
          <w:color w:val="333333"/>
          <w:sz w:val="20"/>
          <w:szCs w:val="20"/>
        </w:rPr>
        <w:t xml:space="preserve"> for the pi that wasn't so large.   I'm going to be adding a 24vdc to 5vdc dc-dc converter to the enclosure it so I don't have to bring in </w:t>
      </w:r>
      <w:proofErr w:type="spellStart"/>
      <w:r w:rsidRPr="00F23F1A">
        <w:rPr>
          <w:rFonts w:ascii="Arial" w:eastAsia="Times New Roman" w:hAnsi="Arial" w:cs="Arial"/>
          <w:color w:val="333333"/>
          <w:sz w:val="20"/>
          <w:szCs w:val="20"/>
        </w:rPr>
        <w:t>usb</w:t>
      </w:r>
      <w:proofErr w:type="spellEnd"/>
      <w:r w:rsidRPr="00F23F1A">
        <w:rPr>
          <w:rFonts w:ascii="Arial" w:eastAsia="Times New Roman" w:hAnsi="Arial" w:cs="Arial"/>
          <w:color w:val="333333"/>
          <w:sz w:val="20"/>
          <w:szCs w:val="20"/>
        </w:rPr>
        <w:t xml:space="preserve"> to it.</w:t>
      </w:r>
    </w:p>
    <w:p w14:paraId="6294FE06" w14:textId="030200D4" w:rsidR="00F23F1A" w:rsidRPr="00F23F1A" w:rsidRDefault="00F23F1A" w:rsidP="00F23F1A">
      <w:pPr>
        <w:shd w:val="clear" w:color="auto" w:fill="FEFDFA"/>
        <w:spacing w:after="0" w:line="240" w:lineRule="auto"/>
        <w:jc w:val="center"/>
        <w:rPr>
          <w:rFonts w:ascii="Arial" w:eastAsia="Times New Roman" w:hAnsi="Arial" w:cs="Arial"/>
          <w:color w:val="333333"/>
          <w:sz w:val="20"/>
          <w:szCs w:val="20"/>
        </w:rPr>
      </w:pPr>
      <w:r w:rsidRPr="00F23F1A">
        <w:rPr>
          <w:rFonts w:ascii="Arial" w:eastAsia="Times New Roman" w:hAnsi="Arial" w:cs="Arial"/>
          <w:noProof/>
          <w:color w:val="D52A33"/>
          <w:sz w:val="20"/>
          <w:szCs w:val="20"/>
        </w:rPr>
        <w:drawing>
          <wp:inline distT="0" distB="0" distL="0" distR="0" wp14:anchorId="16ACEB2E" wp14:editId="724959AC">
            <wp:extent cx="3048000" cy="2286000"/>
            <wp:effectExtent l="0" t="0" r="0" b="0"/>
            <wp:docPr id="53" name="Picture 53">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a:hlinkClick r:id="rId149"/>
                    </pic:cNvPr>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08E22052" w14:textId="47ED9C56" w:rsidR="00F23F1A" w:rsidRPr="00F23F1A" w:rsidRDefault="00F23F1A" w:rsidP="00F23F1A">
      <w:pPr>
        <w:shd w:val="clear" w:color="auto" w:fill="FEFDFA"/>
        <w:spacing w:after="240" w:line="240" w:lineRule="auto"/>
        <w:rPr>
          <w:rFonts w:ascii="Arial" w:eastAsia="Times New Roman" w:hAnsi="Arial" w:cs="Arial"/>
          <w:color w:val="333333"/>
          <w:sz w:val="20"/>
          <w:szCs w:val="20"/>
        </w:rPr>
      </w:pPr>
      <w:r w:rsidRPr="00F23F1A">
        <w:rPr>
          <w:rFonts w:ascii="Arial" w:eastAsia="Times New Roman" w:hAnsi="Arial" w:cs="Arial"/>
          <w:noProof/>
          <w:color w:val="D52A33"/>
          <w:sz w:val="20"/>
          <w:szCs w:val="20"/>
        </w:rPr>
        <w:lastRenderedPageBreak/>
        <w:drawing>
          <wp:inline distT="0" distB="0" distL="0" distR="0" wp14:anchorId="02C6F95D" wp14:editId="26312F3A">
            <wp:extent cx="2286000" cy="3048000"/>
            <wp:effectExtent l="0" t="0" r="0" b="0"/>
            <wp:docPr id="52" name="Picture 52">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a:hlinkClick r:id="rId151"/>
                    </pic:cNvPr>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r w:rsidRPr="00F23F1A">
        <w:rPr>
          <w:rFonts w:ascii="Arial" w:eastAsia="Times New Roman" w:hAnsi="Arial" w:cs="Arial"/>
          <w:color w:val="333333"/>
          <w:sz w:val="20"/>
          <w:szCs w:val="20"/>
        </w:rPr>
        <w:br/>
      </w:r>
      <w:r w:rsidRPr="00F23F1A">
        <w:rPr>
          <w:rFonts w:ascii="Arial" w:eastAsia="Times New Roman" w:hAnsi="Arial" w:cs="Arial"/>
          <w:noProof/>
          <w:color w:val="D52A33"/>
          <w:sz w:val="20"/>
          <w:szCs w:val="20"/>
        </w:rPr>
        <w:drawing>
          <wp:inline distT="0" distB="0" distL="0" distR="0" wp14:anchorId="26591A5C" wp14:editId="6998FD49">
            <wp:extent cx="2286000" cy="3048000"/>
            <wp:effectExtent l="0" t="0" r="0" b="0"/>
            <wp:docPr id="51" name="Picture 51">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a:hlinkClick r:id="rId153"/>
                    </pic:cNvPr>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14:paraId="65FEB218" w14:textId="165DBE18" w:rsidR="00F23F1A" w:rsidRPr="00F23F1A" w:rsidRDefault="00F23F1A" w:rsidP="00F23F1A">
      <w:pPr>
        <w:shd w:val="clear" w:color="auto" w:fill="FEFDFA"/>
        <w:spacing w:after="0" w:line="240" w:lineRule="auto"/>
        <w:jc w:val="center"/>
        <w:rPr>
          <w:rFonts w:ascii="Arial" w:eastAsia="Times New Roman" w:hAnsi="Arial" w:cs="Arial"/>
          <w:color w:val="333333"/>
          <w:sz w:val="20"/>
          <w:szCs w:val="20"/>
        </w:rPr>
      </w:pPr>
      <w:r w:rsidRPr="00F23F1A">
        <w:rPr>
          <w:rFonts w:ascii="Arial" w:eastAsia="Times New Roman" w:hAnsi="Arial" w:cs="Arial"/>
          <w:noProof/>
          <w:color w:val="D52A33"/>
          <w:sz w:val="20"/>
          <w:szCs w:val="20"/>
        </w:rPr>
        <w:lastRenderedPageBreak/>
        <w:drawing>
          <wp:inline distT="0" distB="0" distL="0" distR="0" wp14:anchorId="43551065" wp14:editId="6DC0BE9F">
            <wp:extent cx="3810000" cy="2857500"/>
            <wp:effectExtent l="0" t="0" r="0" b="0"/>
            <wp:docPr id="50" name="Picture 50">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155"/>
                    </pic:cNvPr>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7703276B" w14:textId="31A510AB" w:rsidR="00F23F1A" w:rsidRPr="00F23F1A" w:rsidRDefault="00F23F1A" w:rsidP="00F23F1A">
      <w:pPr>
        <w:shd w:val="clear" w:color="auto" w:fill="FEFDFA"/>
        <w:spacing w:after="0" w:line="240" w:lineRule="auto"/>
        <w:jc w:val="center"/>
        <w:rPr>
          <w:rFonts w:ascii="Arial" w:eastAsia="Times New Roman" w:hAnsi="Arial" w:cs="Arial"/>
          <w:color w:val="333333"/>
          <w:sz w:val="20"/>
          <w:szCs w:val="20"/>
        </w:rPr>
      </w:pPr>
      <w:r w:rsidRPr="00F23F1A">
        <w:rPr>
          <w:rFonts w:ascii="Arial" w:eastAsia="Times New Roman" w:hAnsi="Arial" w:cs="Arial"/>
          <w:noProof/>
          <w:color w:val="D52A33"/>
          <w:sz w:val="20"/>
          <w:szCs w:val="20"/>
        </w:rPr>
        <w:drawing>
          <wp:inline distT="0" distB="0" distL="0" distR="0" wp14:anchorId="3162BC6C" wp14:editId="57675141">
            <wp:extent cx="3810000" cy="2857500"/>
            <wp:effectExtent l="0" t="0" r="0" b="0"/>
            <wp:docPr id="49" name="Picture 49">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157"/>
                    </pic:cNvPr>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4F0C38DE" w14:textId="77777777" w:rsidR="00F23F1A" w:rsidRPr="00F23F1A" w:rsidRDefault="00F23F1A" w:rsidP="00F23F1A">
      <w:pPr>
        <w:shd w:val="clear" w:color="auto" w:fill="FEFDFA"/>
        <w:spacing w:after="240" w:line="240" w:lineRule="auto"/>
        <w:rPr>
          <w:rFonts w:ascii="Arial" w:eastAsia="Times New Roman" w:hAnsi="Arial" w:cs="Arial"/>
          <w:color w:val="333333"/>
          <w:sz w:val="20"/>
          <w:szCs w:val="20"/>
        </w:rPr>
      </w:pPr>
    </w:p>
    <w:p w14:paraId="22EE8660" w14:textId="77777777" w:rsidR="00F23F1A" w:rsidRPr="00F23F1A" w:rsidRDefault="00F23F1A" w:rsidP="00F23F1A">
      <w:pPr>
        <w:shd w:val="clear" w:color="auto" w:fill="FEFDFA"/>
        <w:spacing w:after="0" w:line="240" w:lineRule="auto"/>
        <w:rPr>
          <w:rFonts w:ascii="Arial" w:eastAsia="Times New Roman" w:hAnsi="Arial" w:cs="Arial"/>
          <w:color w:val="333333"/>
          <w:sz w:val="20"/>
          <w:szCs w:val="20"/>
        </w:rPr>
      </w:pPr>
      <w:proofErr w:type="gramStart"/>
      <w:r w:rsidRPr="00F23F1A">
        <w:rPr>
          <w:rFonts w:ascii="Arial" w:eastAsia="Times New Roman" w:hAnsi="Arial" w:cs="Arial"/>
          <w:color w:val="333333"/>
          <w:sz w:val="20"/>
          <w:szCs w:val="20"/>
        </w:rPr>
        <w:t>Anyway</w:t>
      </w:r>
      <w:proofErr w:type="gramEnd"/>
      <w:r w:rsidRPr="00F23F1A">
        <w:rPr>
          <w:rFonts w:ascii="Arial" w:eastAsia="Times New Roman" w:hAnsi="Arial" w:cs="Arial"/>
          <w:color w:val="333333"/>
          <w:sz w:val="20"/>
          <w:szCs w:val="20"/>
        </w:rPr>
        <w:t xml:space="preserve"> back to the good stuff. I added the </w:t>
      </w:r>
      <w:proofErr w:type="spellStart"/>
      <w:r w:rsidRPr="00F23F1A">
        <w:rPr>
          <w:rFonts w:ascii="Arial" w:eastAsia="Times New Roman" w:hAnsi="Arial" w:cs="Arial"/>
          <w:color w:val="333333"/>
          <w:sz w:val="20"/>
          <w:szCs w:val="20"/>
        </w:rPr>
        <w:t>Cli_Connection</w:t>
      </w:r>
      <w:proofErr w:type="spellEnd"/>
      <w:r w:rsidRPr="00F23F1A">
        <w:rPr>
          <w:rFonts w:ascii="Arial" w:eastAsia="Times New Roman" w:hAnsi="Arial" w:cs="Arial"/>
          <w:color w:val="333333"/>
          <w:sz w:val="20"/>
          <w:szCs w:val="20"/>
        </w:rPr>
        <w:t xml:space="preserve"> in the Client.py library so the code will now be as follows:</w:t>
      </w:r>
    </w:p>
    <w:p w14:paraId="33A5CFAA" w14:textId="77777777" w:rsidR="00F23F1A" w:rsidRPr="00F23F1A" w:rsidRDefault="00F23F1A" w:rsidP="00F23F1A">
      <w:pPr>
        <w:shd w:val="clear" w:color="auto" w:fill="FEFDFA"/>
        <w:spacing w:after="0" w:line="240" w:lineRule="auto"/>
        <w:rPr>
          <w:rFonts w:ascii="Arial" w:eastAsia="Times New Roman" w:hAnsi="Arial" w:cs="Arial"/>
          <w:color w:val="333333"/>
          <w:sz w:val="20"/>
          <w:szCs w:val="20"/>
        </w:rPr>
      </w:pPr>
    </w:p>
    <w:p w14:paraId="7B1C8ED6"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23F1A">
        <w:rPr>
          <w:rFonts w:ascii="Courier New" w:eastAsia="Times New Roman" w:hAnsi="Courier New" w:cs="Courier New"/>
          <w:color w:val="333333"/>
          <w:sz w:val="20"/>
          <w:szCs w:val="20"/>
        </w:rPr>
        <w:t>import snap7 as p</w:t>
      </w:r>
    </w:p>
    <w:p w14:paraId="11A09F08"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5A01AFF9"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23F1A">
        <w:rPr>
          <w:rFonts w:ascii="Courier New" w:eastAsia="Times New Roman" w:hAnsi="Courier New" w:cs="Courier New"/>
          <w:color w:val="333333"/>
          <w:sz w:val="20"/>
          <w:szCs w:val="20"/>
        </w:rPr>
        <w:t xml:space="preserve">plc = </w:t>
      </w:r>
      <w:proofErr w:type="spellStart"/>
      <w:proofErr w:type="gramStart"/>
      <w:r w:rsidRPr="00F23F1A">
        <w:rPr>
          <w:rFonts w:ascii="Courier New" w:eastAsia="Times New Roman" w:hAnsi="Courier New" w:cs="Courier New"/>
          <w:color w:val="333333"/>
          <w:sz w:val="20"/>
          <w:szCs w:val="20"/>
        </w:rPr>
        <w:t>p.client</w:t>
      </w:r>
      <w:proofErr w:type="gramEnd"/>
      <w:r w:rsidRPr="00F23F1A">
        <w:rPr>
          <w:rFonts w:ascii="Courier New" w:eastAsia="Times New Roman" w:hAnsi="Courier New" w:cs="Courier New"/>
          <w:color w:val="333333"/>
          <w:sz w:val="20"/>
          <w:szCs w:val="20"/>
        </w:rPr>
        <w:t>.Client</w:t>
      </w:r>
      <w:proofErr w:type="spellEnd"/>
      <w:r w:rsidRPr="00F23F1A">
        <w:rPr>
          <w:rFonts w:ascii="Courier New" w:eastAsia="Times New Roman" w:hAnsi="Courier New" w:cs="Courier New"/>
          <w:color w:val="333333"/>
          <w:sz w:val="20"/>
          <w:szCs w:val="20"/>
        </w:rPr>
        <w:t>()</w:t>
      </w:r>
    </w:p>
    <w:p w14:paraId="0DC8DAE5"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r w:rsidRPr="00F23F1A">
        <w:rPr>
          <w:rFonts w:ascii="Courier New" w:eastAsia="Times New Roman" w:hAnsi="Courier New" w:cs="Courier New"/>
          <w:color w:val="333333"/>
          <w:sz w:val="20"/>
          <w:szCs w:val="20"/>
        </w:rPr>
        <w:t>plc.set_connection_</w:t>
      </w:r>
      <w:proofErr w:type="gramStart"/>
      <w:r w:rsidRPr="00F23F1A">
        <w:rPr>
          <w:rFonts w:ascii="Courier New" w:eastAsia="Times New Roman" w:hAnsi="Courier New" w:cs="Courier New"/>
          <w:color w:val="333333"/>
          <w:sz w:val="20"/>
          <w:szCs w:val="20"/>
        </w:rPr>
        <w:t>params</w:t>
      </w:r>
      <w:proofErr w:type="spellEnd"/>
      <w:r w:rsidRPr="00F23F1A">
        <w:rPr>
          <w:rFonts w:ascii="Courier New" w:eastAsia="Times New Roman" w:hAnsi="Courier New" w:cs="Courier New"/>
          <w:color w:val="333333"/>
          <w:sz w:val="20"/>
          <w:szCs w:val="20"/>
        </w:rPr>
        <w:t>(</w:t>
      </w:r>
      <w:proofErr w:type="gramEnd"/>
      <w:r w:rsidRPr="00F23F1A">
        <w:rPr>
          <w:rFonts w:ascii="Courier New" w:eastAsia="Times New Roman" w:hAnsi="Courier New" w:cs="Courier New"/>
          <w:color w:val="333333"/>
          <w:sz w:val="20"/>
          <w:szCs w:val="20"/>
        </w:rPr>
        <w:t>'10.10.55.250',11,11)</w:t>
      </w:r>
    </w:p>
    <w:p w14:paraId="6D824B32"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F23F1A">
        <w:rPr>
          <w:rFonts w:ascii="Courier New" w:eastAsia="Times New Roman" w:hAnsi="Courier New" w:cs="Courier New"/>
          <w:color w:val="333333"/>
          <w:sz w:val="20"/>
          <w:szCs w:val="20"/>
        </w:rPr>
        <w:t>plc.connect</w:t>
      </w:r>
      <w:proofErr w:type="spellEnd"/>
      <w:proofErr w:type="gramEnd"/>
      <w:r w:rsidRPr="00F23F1A">
        <w:rPr>
          <w:rFonts w:ascii="Courier New" w:eastAsia="Times New Roman" w:hAnsi="Courier New" w:cs="Courier New"/>
          <w:color w:val="333333"/>
          <w:sz w:val="20"/>
          <w:szCs w:val="20"/>
        </w:rPr>
        <w:t>()</w:t>
      </w:r>
    </w:p>
    <w:p w14:paraId="3A8BAC5C"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23F1A">
        <w:rPr>
          <w:rFonts w:ascii="Courier New" w:eastAsia="Times New Roman" w:hAnsi="Courier New" w:cs="Courier New"/>
          <w:color w:val="333333"/>
          <w:sz w:val="20"/>
          <w:szCs w:val="20"/>
        </w:rPr>
        <w:t xml:space="preserve">print </w:t>
      </w:r>
      <w:proofErr w:type="spellStart"/>
      <w:r w:rsidRPr="00F23F1A">
        <w:rPr>
          <w:rFonts w:ascii="Courier New" w:eastAsia="Times New Roman" w:hAnsi="Courier New" w:cs="Courier New"/>
          <w:color w:val="333333"/>
          <w:sz w:val="20"/>
          <w:szCs w:val="20"/>
        </w:rPr>
        <w:t>plc.get_</w:t>
      </w:r>
      <w:proofErr w:type="gramStart"/>
      <w:r w:rsidRPr="00F23F1A">
        <w:rPr>
          <w:rFonts w:ascii="Courier New" w:eastAsia="Times New Roman" w:hAnsi="Courier New" w:cs="Courier New"/>
          <w:color w:val="333333"/>
          <w:sz w:val="20"/>
          <w:szCs w:val="20"/>
        </w:rPr>
        <w:t>connected</w:t>
      </w:r>
      <w:proofErr w:type="spellEnd"/>
      <w:r w:rsidRPr="00F23F1A">
        <w:rPr>
          <w:rFonts w:ascii="Courier New" w:eastAsia="Times New Roman" w:hAnsi="Courier New" w:cs="Courier New"/>
          <w:color w:val="333333"/>
          <w:sz w:val="20"/>
          <w:szCs w:val="20"/>
        </w:rPr>
        <w:t>(</w:t>
      </w:r>
      <w:proofErr w:type="gramEnd"/>
      <w:r w:rsidRPr="00F23F1A">
        <w:rPr>
          <w:rFonts w:ascii="Courier New" w:eastAsia="Times New Roman" w:hAnsi="Courier New" w:cs="Courier New"/>
          <w:color w:val="333333"/>
          <w:sz w:val="20"/>
          <w:szCs w:val="20"/>
        </w:rPr>
        <w:t>)</w:t>
      </w:r>
    </w:p>
    <w:p w14:paraId="1B600E2E"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23F1A">
        <w:rPr>
          <w:rFonts w:ascii="Courier New" w:eastAsia="Times New Roman" w:hAnsi="Courier New" w:cs="Courier New"/>
          <w:color w:val="333333"/>
          <w:sz w:val="20"/>
          <w:szCs w:val="20"/>
        </w:rPr>
        <w:t>if(</w:t>
      </w:r>
      <w:proofErr w:type="spellStart"/>
      <w:r w:rsidRPr="00F23F1A">
        <w:rPr>
          <w:rFonts w:ascii="Courier New" w:eastAsia="Times New Roman" w:hAnsi="Courier New" w:cs="Courier New"/>
          <w:color w:val="333333"/>
          <w:sz w:val="20"/>
          <w:szCs w:val="20"/>
        </w:rPr>
        <w:t>plc.get_</w:t>
      </w:r>
      <w:proofErr w:type="gramStart"/>
      <w:r w:rsidRPr="00F23F1A">
        <w:rPr>
          <w:rFonts w:ascii="Courier New" w:eastAsia="Times New Roman" w:hAnsi="Courier New" w:cs="Courier New"/>
          <w:color w:val="333333"/>
          <w:sz w:val="20"/>
          <w:szCs w:val="20"/>
        </w:rPr>
        <w:t>connected</w:t>
      </w:r>
      <w:proofErr w:type="spellEnd"/>
      <w:r w:rsidRPr="00F23F1A">
        <w:rPr>
          <w:rFonts w:ascii="Courier New" w:eastAsia="Times New Roman" w:hAnsi="Courier New" w:cs="Courier New"/>
          <w:color w:val="333333"/>
          <w:sz w:val="20"/>
          <w:szCs w:val="20"/>
        </w:rPr>
        <w:t>(</w:t>
      </w:r>
      <w:proofErr w:type="gramEnd"/>
      <w:r w:rsidRPr="00F23F1A">
        <w:rPr>
          <w:rFonts w:ascii="Courier New" w:eastAsia="Times New Roman" w:hAnsi="Courier New" w:cs="Courier New"/>
          <w:color w:val="333333"/>
          <w:sz w:val="20"/>
          <w:szCs w:val="20"/>
        </w:rPr>
        <w:t>)):</w:t>
      </w:r>
    </w:p>
    <w:p w14:paraId="4F0CBC7F"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23F1A">
        <w:rPr>
          <w:rFonts w:ascii="Courier New" w:eastAsia="Times New Roman" w:hAnsi="Courier New" w:cs="Courier New"/>
          <w:color w:val="333333"/>
          <w:sz w:val="20"/>
          <w:szCs w:val="20"/>
        </w:rPr>
        <w:t xml:space="preserve">    </w:t>
      </w:r>
      <w:proofErr w:type="spellStart"/>
      <w:proofErr w:type="gramStart"/>
      <w:r w:rsidRPr="00F23F1A">
        <w:rPr>
          <w:rFonts w:ascii="Courier New" w:eastAsia="Times New Roman" w:hAnsi="Courier New" w:cs="Courier New"/>
          <w:color w:val="333333"/>
          <w:sz w:val="20"/>
          <w:szCs w:val="20"/>
        </w:rPr>
        <w:t>plc.disconnect</w:t>
      </w:r>
      <w:proofErr w:type="spellEnd"/>
      <w:proofErr w:type="gramEnd"/>
      <w:r w:rsidRPr="00F23F1A">
        <w:rPr>
          <w:rFonts w:ascii="Courier New" w:eastAsia="Times New Roman" w:hAnsi="Courier New" w:cs="Courier New"/>
          <w:color w:val="333333"/>
          <w:sz w:val="20"/>
          <w:szCs w:val="20"/>
        </w:rPr>
        <w:t>()</w:t>
      </w:r>
    </w:p>
    <w:p w14:paraId="36A84069" w14:textId="77777777" w:rsidR="00F23F1A" w:rsidRPr="00F23F1A" w:rsidRDefault="00F23F1A" w:rsidP="00F23F1A">
      <w:pPr>
        <w:shd w:val="clear" w:color="auto" w:fill="FEFDFA"/>
        <w:spacing w:after="0" w:line="240" w:lineRule="auto"/>
        <w:rPr>
          <w:rFonts w:ascii="Arial" w:eastAsia="Times New Roman" w:hAnsi="Arial" w:cs="Arial"/>
          <w:color w:val="333333"/>
          <w:sz w:val="20"/>
          <w:szCs w:val="20"/>
        </w:rPr>
      </w:pPr>
      <w:r w:rsidRPr="00F23F1A">
        <w:rPr>
          <w:rFonts w:ascii="Arial" w:eastAsia="Times New Roman" w:hAnsi="Arial" w:cs="Arial"/>
          <w:color w:val="333333"/>
          <w:sz w:val="20"/>
          <w:szCs w:val="20"/>
        </w:rPr>
        <w:t xml:space="preserve">If you import my helper S7200.py library from </w:t>
      </w:r>
      <w:proofErr w:type="spellStart"/>
      <w:r w:rsidRPr="00F23F1A">
        <w:rPr>
          <w:rFonts w:ascii="Arial" w:eastAsia="Times New Roman" w:hAnsi="Arial" w:cs="Arial"/>
          <w:color w:val="333333"/>
          <w:sz w:val="20"/>
          <w:szCs w:val="20"/>
        </w:rPr>
        <w:t>github</w:t>
      </w:r>
      <w:proofErr w:type="spellEnd"/>
      <w:r w:rsidRPr="00F23F1A">
        <w:rPr>
          <w:rFonts w:ascii="Arial" w:eastAsia="Times New Roman" w:hAnsi="Arial" w:cs="Arial"/>
          <w:color w:val="333333"/>
          <w:sz w:val="20"/>
          <w:szCs w:val="20"/>
        </w:rPr>
        <w:t xml:space="preserve"> the code is as follows:</w:t>
      </w:r>
    </w:p>
    <w:p w14:paraId="6FBBC1AD"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23F1A">
        <w:rPr>
          <w:rFonts w:ascii="Courier New" w:eastAsia="Times New Roman" w:hAnsi="Courier New" w:cs="Courier New"/>
          <w:color w:val="333333"/>
          <w:sz w:val="20"/>
          <w:szCs w:val="20"/>
        </w:rPr>
        <w:t>import S7200 as p</w:t>
      </w:r>
    </w:p>
    <w:p w14:paraId="1101F945"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23F1A">
        <w:rPr>
          <w:rFonts w:ascii="Courier New" w:eastAsia="Times New Roman" w:hAnsi="Courier New" w:cs="Courier New"/>
          <w:color w:val="333333"/>
          <w:sz w:val="20"/>
          <w:szCs w:val="20"/>
        </w:rPr>
        <w:t>plc = p.S7_200('10.10.55.250',0x1100,0x</w:t>
      </w:r>
      <w:proofErr w:type="gramStart"/>
      <w:r w:rsidRPr="00F23F1A">
        <w:rPr>
          <w:rFonts w:ascii="Courier New" w:eastAsia="Times New Roman" w:hAnsi="Courier New" w:cs="Courier New"/>
          <w:color w:val="333333"/>
          <w:sz w:val="20"/>
          <w:szCs w:val="20"/>
        </w:rPr>
        <w:t>1100,debug</w:t>
      </w:r>
      <w:proofErr w:type="gramEnd"/>
      <w:r w:rsidRPr="00F23F1A">
        <w:rPr>
          <w:rFonts w:ascii="Courier New" w:eastAsia="Times New Roman" w:hAnsi="Courier New" w:cs="Courier New"/>
          <w:color w:val="333333"/>
          <w:sz w:val="20"/>
          <w:szCs w:val="20"/>
        </w:rPr>
        <w:t>=True)</w:t>
      </w:r>
    </w:p>
    <w:p w14:paraId="13C48371"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F23F1A">
        <w:rPr>
          <w:rFonts w:ascii="Courier New" w:eastAsia="Times New Roman" w:hAnsi="Courier New" w:cs="Courier New"/>
          <w:color w:val="333333"/>
          <w:sz w:val="20"/>
          <w:szCs w:val="20"/>
        </w:rPr>
        <w:t>plc.writeMem</w:t>
      </w:r>
      <w:proofErr w:type="spellEnd"/>
      <w:proofErr w:type="gramEnd"/>
      <w:r w:rsidRPr="00F23F1A">
        <w:rPr>
          <w:rFonts w:ascii="Courier New" w:eastAsia="Times New Roman" w:hAnsi="Courier New" w:cs="Courier New"/>
          <w:color w:val="333333"/>
          <w:sz w:val="20"/>
          <w:szCs w:val="20"/>
        </w:rPr>
        <w:t>('QX0.0',True)</w:t>
      </w:r>
    </w:p>
    <w:p w14:paraId="74F34271"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23F1A">
        <w:rPr>
          <w:rFonts w:ascii="Courier New" w:eastAsia="Times New Roman" w:hAnsi="Courier New" w:cs="Courier New"/>
          <w:color w:val="333333"/>
          <w:sz w:val="20"/>
          <w:szCs w:val="20"/>
        </w:rPr>
        <w:lastRenderedPageBreak/>
        <w:t xml:space="preserve">print </w:t>
      </w:r>
      <w:proofErr w:type="spellStart"/>
      <w:proofErr w:type="gramStart"/>
      <w:r w:rsidRPr="00F23F1A">
        <w:rPr>
          <w:rFonts w:ascii="Courier New" w:eastAsia="Times New Roman" w:hAnsi="Courier New" w:cs="Courier New"/>
          <w:color w:val="333333"/>
          <w:sz w:val="20"/>
          <w:szCs w:val="20"/>
        </w:rPr>
        <w:t>plc.getMem</w:t>
      </w:r>
      <w:proofErr w:type="spellEnd"/>
      <w:proofErr w:type="gramEnd"/>
      <w:r w:rsidRPr="00F23F1A">
        <w:rPr>
          <w:rFonts w:ascii="Courier New" w:eastAsia="Times New Roman" w:hAnsi="Courier New" w:cs="Courier New"/>
          <w:color w:val="333333"/>
          <w:sz w:val="20"/>
          <w:szCs w:val="20"/>
        </w:rPr>
        <w:t>('freal10')</w:t>
      </w:r>
    </w:p>
    <w:p w14:paraId="3348D253"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roofErr w:type="spellStart"/>
      <w:proofErr w:type="gramStart"/>
      <w:r w:rsidRPr="00F23F1A">
        <w:rPr>
          <w:rFonts w:ascii="Courier New" w:eastAsia="Times New Roman" w:hAnsi="Courier New" w:cs="Courier New"/>
          <w:color w:val="333333"/>
          <w:sz w:val="20"/>
          <w:szCs w:val="20"/>
        </w:rPr>
        <w:t>plc.writeMem</w:t>
      </w:r>
      <w:proofErr w:type="spellEnd"/>
      <w:proofErr w:type="gramEnd"/>
      <w:r w:rsidRPr="00F23F1A">
        <w:rPr>
          <w:rFonts w:ascii="Courier New" w:eastAsia="Times New Roman" w:hAnsi="Courier New" w:cs="Courier New"/>
          <w:color w:val="333333"/>
          <w:sz w:val="20"/>
          <w:szCs w:val="20"/>
        </w:rPr>
        <w:t>('freal10',3.141592653589)</w:t>
      </w:r>
    </w:p>
    <w:p w14:paraId="0BB99BF0"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23F1A">
        <w:rPr>
          <w:rFonts w:ascii="Courier New" w:eastAsia="Times New Roman" w:hAnsi="Courier New" w:cs="Courier New"/>
          <w:color w:val="333333"/>
          <w:sz w:val="20"/>
          <w:szCs w:val="20"/>
        </w:rPr>
        <w:t xml:space="preserve">print </w:t>
      </w:r>
      <w:proofErr w:type="spellStart"/>
      <w:proofErr w:type="gramStart"/>
      <w:r w:rsidRPr="00F23F1A">
        <w:rPr>
          <w:rFonts w:ascii="Courier New" w:eastAsia="Times New Roman" w:hAnsi="Courier New" w:cs="Courier New"/>
          <w:color w:val="333333"/>
          <w:sz w:val="20"/>
          <w:szCs w:val="20"/>
        </w:rPr>
        <w:t>plc.getMem</w:t>
      </w:r>
      <w:proofErr w:type="spellEnd"/>
      <w:proofErr w:type="gramEnd"/>
      <w:r w:rsidRPr="00F23F1A">
        <w:rPr>
          <w:rFonts w:ascii="Courier New" w:eastAsia="Times New Roman" w:hAnsi="Courier New" w:cs="Courier New"/>
          <w:color w:val="333333"/>
          <w:sz w:val="20"/>
          <w:szCs w:val="20"/>
        </w:rPr>
        <w:t>('freal10')</w:t>
      </w:r>
    </w:p>
    <w:p w14:paraId="6A9FFB3C" w14:textId="77777777" w:rsidR="00F23F1A" w:rsidRPr="00F23F1A" w:rsidRDefault="00F23F1A" w:rsidP="00F23F1A">
      <w:pPr>
        <w:shd w:val="clear" w:color="auto" w:fill="FEFD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23F1A">
        <w:rPr>
          <w:rFonts w:ascii="Courier New" w:eastAsia="Times New Roman" w:hAnsi="Courier New" w:cs="Courier New"/>
          <w:color w:val="333333"/>
          <w:sz w:val="20"/>
          <w:szCs w:val="20"/>
        </w:rPr>
        <w:t xml:space="preserve">print </w:t>
      </w:r>
      <w:proofErr w:type="spellStart"/>
      <w:proofErr w:type="gramStart"/>
      <w:r w:rsidRPr="00F23F1A">
        <w:rPr>
          <w:rFonts w:ascii="Courier New" w:eastAsia="Times New Roman" w:hAnsi="Courier New" w:cs="Courier New"/>
          <w:color w:val="333333"/>
          <w:sz w:val="20"/>
          <w:szCs w:val="20"/>
        </w:rPr>
        <w:t>plc.getMem</w:t>
      </w:r>
      <w:proofErr w:type="spellEnd"/>
      <w:proofErr w:type="gramEnd"/>
      <w:r w:rsidRPr="00F23F1A">
        <w:rPr>
          <w:rFonts w:ascii="Courier New" w:eastAsia="Times New Roman" w:hAnsi="Courier New" w:cs="Courier New"/>
          <w:color w:val="333333"/>
          <w:sz w:val="20"/>
          <w:szCs w:val="20"/>
        </w:rPr>
        <w:t>('QX0.0')</w:t>
      </w:r>
    </w:p>
    <w:p w14:paraId="16761DB7" w14:textId="77777777" w:rsidR="00F23F1A" w:rsidRPr="00F23F1A" w:rsidRDefault="00F23F1A" w:rsidP="00F23F1A">
      <w:pPr>
        <w:shd w:val="clear" w:color="auto" w:fill="FEFDFA"/>
        <w:spacing w:after="240" w:line="240" w:lineRule="auto"/>
        <w:rPr>
          <w:rFonts w:ascii="Arial" w:eastAsia="Times New Roman" w:hAnsi="Arial" w:cs="Arial"/>
          <w:color w:val="333333"/>
          <w:sz w:val="20"/>
          <w:szCs w:val="20"/>
        </w:rPr>
      </w:pPr>
    </w:p>
    <w:p w14:paraId="4C5EC50E" w14:textId="77777777" w:rsidR="00F23F1A" w:rsidRPr="00F23F1A" w:rsidRDefault="00F23F1A" w:rsidP="00F23F1A">
      <w:pPr>
        <w:numPr>
          <w:ilvl w:val="0"/>
          <w:numId w:val="7"/>
        </w:numPr>
        <w:shd w:val="clear" w:color="auto" w:fill="FEFDFA"/>
        <w:spacing w:after="60" w:line="240" w:lineRule="auto"/>
        <w:ind w:firstLine="0"/>
        <w:rPr>
          <w:rFonts w:ascii="Arial" w:eastAsia="Times New Roman" w:hAnsi="Arial" w:cs="Arial"/>
          <w:color w:val="333333"/>
          <w:sz w:val="20"/>
          <w:szCs w:val="20"/>
        </w:rPr>
      </w:pPr>
      <w:r w:rsidRPr="00F23F1A">
        <w:rPr>
          <w:rFonts w:ascii="Arial" w:eastAsia="Times New Roman" w:hAnsi="Arial" w:cs="Arial"/>
          <w:color w:val="333333"/>
          <w:sz w:val="20"/>
          <w:szCs w:val="20"/>
        </w:rPr>
        <w:t>This will turn on output 1 (Q0.0, will turn on if there's no ladder associated with it). </w:t>
      </w:r>
    </w:p>
    <w:p w14:paraId="6ABA802D" w14:textId="77777777" w:rsidR="00F23F1A" w:rsidRPr="00F23F1A" w:rsidRDefault="00F23F1A" w:rsidP="00F23F1A">
      <w:pPr>
        <w:numPr>
          <w:ilvl w:val="0"/>
          <w:numId w:val="7"/>
        </w:numPr>
        <w:shd w:val="clear" w:color="auto" w:fill="FEFDFA"/>
        <w:spacing w:after="60" w:line="240" w:lineRule="auto"/>
        <w:ind w:firstLine="0"/>
        <w:rPr>
          <w:rFonts w:ascii="Arial" w:eastAsia="Times New Roman" w:hAnsi="Arial" w:cs="Arial"/>
          <w:color w:val="333333"/>
          <w:sz w:val="20"/>
          <w:szCs w:val="20"/>
        </w:rPr>
      </w:pPr>
      <w:r w:rsidRPr="00F23F1A">
        <w:rPr>
          <w:rFonts w:ascii="Arial" w:eastAsia="Times New Roman" w:hAnsi="Arial" w:cs="Arial"/>
          <w:color w:val="333333"/>
          <w:sz w:val="20"/>
          <w:szCs w:val="20"/>
        </w:rPr>
        <w:t>Then read the real number stored in V memory 10. </w:t>
      </w:r>
    </w:p>
    <w:p w14:paraId="0FD4333D" w14:textId="77777777" w:rsidR="00F23F1A" w:rsidRPr="00F23F1A" w:rsidRDefault="00F23F1A" w:rsidP="00F23F1A">
      <w:pPr>
        <w:numPr>
          <w:ilvl w:val="0"/>
          <w:numId w:val="7"/>
        </w:numPr>
        <w:shd w:val="clear" w:color="auto" w:fill="FEFDFA"/>
        <w:spacing w:after="60" w:line="240" w:lineRule="auto"/>
        <w:ind w:firstLine="0"/>
        <w:rPr>
          <w:rFonts w:ascii="Arial" w:eastAsia="Times New Roman" w:hAnsi="Arial" w:cs="Arial"/>
          <w:color w:val="333333"/>
          <w:sz w:val="20"/>
          <w:szCs w:val="20"/>
        </w:rPr>
      </w:pPr>
      <w:r w:rsidRPr="00F23F1A">
        <w:rPr>
          <w:rFonts w:ascii="Arial" w:eastAsia="Times New Roman" w:hAnsi="Arial" w:cs="Arial"/>
          <w:color w:val="333333"/>
          <w:sz w:val="20"/>
          <w:szCs w:val="20"/>
        </w:rPr>
        <w:t>Then write pi to it ;-). </w:t>
      </w:r>
    </w:p>
    <w:p w14:paraId="5ABE6C6C" w14:textId="77777777" w:rsidR="00F23F1A" w:rsidRPr="00F23F1A" w:rsidRDefault="00F23F1A" w:rsidP="00F23F1A">
      <w:pPr>
        <w:numPr>
          <w:ilvl w:val="0"/>
          <w:numId w:val="7"/>
        </w:numPr>
        <w:shd w:val="clear" w:color="auto" w:fill="FEFDFA"/>
        <w:spacing w:after="60" w:line="240" w:lineRule="auto"/>
        <w:ind w:firstLine="0"/>
        <w:rPr>
          <w:rFonts w:ascii="Arial" w:eastAsia="Times New Roman" w:hAnsi="Arial" w:cs="Arial"/>
          <w:color w:val="333333"/>
          <w:sz w:val="20"/>
          <w:szCs w:val="20"/>
        </w:rPr>
      </w:pPr>
      <w:r w:rsidRPr="00F23F1A">
        <w:rPr>
          <w:rFonts w:ascii="Arial" w:eastAsia="Times New Roman" w:hAnsi="Arial" w:cs="Arial"/>
          <w:color w:val="333333"/>
          <w:sz w:val="20"/>
          <w:szCs w:val="20"/>
        </w:rPr>
        <w:t>Then read from it again.</w:t>
      </w:r>
    </w:p>
    <w:p w14:paraId="56524D17" w14:textId="77777777" w:rsidR="00F23F1A" w:rsidRPr="00F23F1A" w:rsidRDefault="00F23F1A" w:rsidP="00F23F1A">
      <w:pPr>
        <w:numPr>
          <w:ilvl w:val="0"/>
          <w:numId w:val="7"/>
        </w:numPr>
        <w:shd w:val="clear" w:color="auto" w:fill="FEFDFA"/>
        <w:spacing w:after="60" w:line="240" w:lineRule="auto"/>
        <w:ind w:firstLine="0"/>
        <w:rPr>
          <w:rFonts w:ascii="Arial" w:eastAsia="Times New Roman" w:hAnsi="Arial" w:cs="Arial"/>
          <w:color w:val="333333"/>
          <w:sz w:val="20"/>
          <w:szCs w:val="20"/>
        </w:rPr>
      </w:pPr>
      <w:r w:rsidRPr="00F23F1A">
        <w:rPr>
          <w:rFonts w:ascii="Arial" w:eastAsia="Times New Roman" w:hAnsi="Arial" w:cs="Arial"/>
          <w:color w:val="333333"/>
          <w:sz w:val="20"/>
          <w:szCs w:val="20"/>
        </w:rPr>
        <w:t>Then read if output 1 (Q0.0) is on still\</w:t>
      </w:r>
    </w:p>
    <w:p w14:paraId="2E644DBD" w14:textId="77777777" w:rsidR="00F23F1A" w:rsidRPr="00F23F1A" w:rsidRDefault="00F23F1A" w:rsidP="00F23F1A">
      <w:pPr>
        <w:shd w:val="clear" w:color="auto" w:fill="FEFDFA"/>
        <w:spacing w:after="0" w:line="240" w:lineRule="auto"/>
        <w:rPr>
          <w:rFonts w:ascii="Arial" w:eastAsia="Times New Roman" w:hAnsi="Arial" w:cs="Arial"/>
          <w:color w:val="333333"/>
          <w:sz w:val="20"/>
          <w:szCs w:val="20"/>
        </w:rPr>
      </w:pPr>
      <w:proofErr w:type="spellStart"/>
      <w:r w:rsidRPr="00F23F1A">
        <w:rPr>
          <w:rFonts w:ascii="Arial" w:eastAsia="Times New Roman" w:hAnsi="Arial" w:cs="Arial"/>
          <w:color w:val="333333"/>
          <w:sz w:val="20"/>
          <w:szCs w:val="20"/>
        </w:rPr>
        <w:t>Github</w:t>
      </w:r>
      <w:proofErr w:type="spellEnd"/>
      <w:r w:rsidRPr="00F23F1A">
        <w:rPr>
          <w:rFonts w:ascii="Arial" w:eastAsia="Times New Roman" w:hAnsi="Arial" w:cs="Arial"/>
          <w:color w:val="333333"/>
          <w:sz w:val="20"/>
          <w:szCs w:val="20"/>
        </w:rPr>
        <w:t xml:space="preserve"> for helper library found here:</w:t>
      </w:r>
      <w:r w:rsidRPr="00F23F1A">
        <w:rPr>
          <w:rFonts w:ascii="Arial" w:eastAsia="Times New Roman" w:hAnsi="Arial" w:cs="Arial"/>
          <w:color w:val="333333"/>
          <w:sz w:val="20"/>
          <w:szCs w:val="20"/>
        </w:rPr>
        <w:br/>
      </w:r>
      <w:hyperlink r:id="rId159" w:history="1">
        <w:r w:rsidRPr="00F23F1A">
          <w:rPr>
            <w:rFonts w:ascii="Arial" w:eastAsia="Times New Roman" w:hAnsi="Arial" w:cs="Arial"/>
            <w:color w:val="D52A33"/>
            <w:sz w:val="20"/>
            <w:szCs w:val="20"/>
            <w:u w:val="single"/>
          </w:rPr>
          <w:t>https://github.com/SimplyAutomationized/raspberrypi/blob/master/S7-200pi/S7200.py</w:t>
        </w:r>
      </w:hyperlink>
    </w:p>
    <w:p w14:paraId="61841EE4" w14:textId="77777777" w:rsidR="00E36138" w:rsidRDefault="00E36138"/>
    <w:sectPr w:rsidR="00E361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1F1E"/>
    <w:multiLevelType w:val="multilevel"/>
    <w:tmpl w:val="E0D2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9F76D6"/>
    <w:multiLevelType w:val="multilevel"/>
    <w:tmpl w:val="77CA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486E89"/>
    <w:multiLevelType w:val="multilevel"/>
    <w:tmpl w:val="8A267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7465EE"/>
    <w:multiLevelType w:val="multilevel"/>
    <w:tmpl w:val="371E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C01EA8"/>
    <w:multiLevelType w:val="multilevel"/>
    <w:tmpl w:val="B90C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02372D"/>
    <w:multiLevelType w:val="multilevel"/>
    <w:tmpl w:val="CC7AED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312499"/>
    <w:multiLevelType w:val="multilevel"/>
    <w:tmpl w:val="9BEAF2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653989">
    <w:abstractNumId w:val="4"/>
  </w:num>
  <w:num w:numId="2" w16cid:durableId="1347755844">
    <w:abstractNumId w:val="1"/>
  </w:num>
  <w:num w:numId="3" w16cid:durableId="550267141">
    <w:abstractNumId w:val="5"/>
  </w:num>
  <w:num w:numId="4" w16cid:durableId="1350906949">
    <w:abstractNumId w:val="3"/>
  </w:num>
  <w:num w:numId="5" w16cid:durableId="1876503909">
    <w:abstractNumId w:val="6"/>
  </w:num>
  <w:num w:numId="6" w16cid:durableId="686714505">
    <w:abstractNumId w:val="2"/>
  </w:num>
  <w:num w:numId="7" w16cid:durableId="1349984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7EA"/>
    <w:rsid w:val="004B0FFA"/>
    <w:rsid w:val="005F57EA"/>
    <w:rsid w:val="00D16DCB"/>
    <w:rsid w:val="00E36138"/>
    <w:rsid w:val="00EC0D7D"/>
    <w:rsid w:val="00F23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F33DC9-B84B-4E32-B269-5EA77C0CB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D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B0F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B0FF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B0FF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0FF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B0FF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B0FFA"/>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4B0FFA"/>
    <w:rPr>
      <w:color w:val="0000FF"/>
      <w:u w:val="single"/>
    </w:rPr>
  </w:style>
  <w:style w:type="paragraph" w:styleId="HTMLPreformatted">
    <w:name w:val="HTML Preformatted"/>
    <w:basedOn w:val="Normal"/>
    <w:link w:val="HTMLPreformattedChar"/>
    <w:uiPriority w:val="99"/>
    <w:semiHidden/>
    <w:unhideWhenUsed/>
    <w:rsid w:val="004B0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0FFA"/>
    <w:rPr>
      <w:rFonts w:ascii="Courier New" w:eastAsia="Times New Roman" w:hAnsi="Courier New" w:cs="Courier New"/>
      <w:sz w:val="20"/>
      <w:szCs w:val="20"/>
    </w:rPr>
  </w:style>
  <w:style w:type="character" w:customStyle="1" w:styleId="post-timestamp">
    <w:name w:val="post-timestamp"/>
    <w:basedOn w:val="DefaultParagraphFont"/>
    <w:rsid w:val="004B0FFA"/>
  </w:style>
  <w:style w:type="character" w:customStyle="1" w:styleId="share-button-link-text">
    <w:name w:val="share-button-link-text"/>
    <w:basedOn w:val="DefaultParagraphFont"/>
    <w:rsid w:val="004B0FFA"/>
  </w:style>
  <w:style w:type="character" w:customStyle="1" w:styleId="post-labels">
    <w:name w:val="post-labels"/>
    <w:basedOn w:val="DefaultParagraphFont"/>
    <w:rsid w:val="004B0FFA"/>
  </w:style>
  <w:style w:type="paragraph" w:customStyle="1" w:styleId="comment">
    <w:name w:val="comment"/>
    <w:basedOn w:val="Normal"/>
    <w:rsid w:val="004B0FF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4B0FFA"/>
    <w:rPr>
      <w:i/>
      <w:iCs/>
    </w:rPr>
  </w:style>
  <w:style w:type="character" w:customStyle="1" w:styleId="datetime">
    <w:name w:val="datetime"/>
    <w:basedOn w:val="DefaultParagraphFont"/>
    <w:rsid w:val="004B0FFA"/>
  </w:style>
  <w:style w:type="paragraph" w:customStyle="1" w:styleId="comment-content">
    <w:name w:val="comment-content"/>
    <w:basedOn w:val="Normal"/>
    <w:rsid w:val="004B0F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ctions">
    <w:name w:val="comment-actions"/>
    <w:basedOn w:val="DefaultParagraphFont"/>
    <w:rsid w:val="004B0FFA"/>
  </w:style>
  <w:style w:type="character" w:customStyle="1" w:styleId="thread-count">
    <w:name w:val="thread-count"/>
    <w:basedOn w:val="DefaultParagraphFont"/>
    <w:rsid w:val="004B0FFA"/>
  </w:style>
  <w:style w:type="character" w:customStyle="1" w:styleId="Heading1Char">
    <w:name w:val="Heading 1 Char"/>
    <w:basedOn w:val="DefaultParagraphFont"/>
    <w:link w:val="Heading1"/>
    <w:uiPriority w:val="9"/>
    <w:rsid w:val="00EC0D7D"/>
    <w:rPr>
      <w:rFonts w:asciiTheme="majorHAnsi" w:eastAsiaTheme="majorEastAsia" w:hAnsiTheme="majorHAnsi" w:cstheme="majorBidi"/>
      <w:color w:val="2F5496" w:themeColor="accent1" w:themeShade="BF"/>
      <w:sz w:val="32"/>
      <w:szCs w:val="32"/>
    </w:rPr>
  </w:style>
  <w:style w:type="paragraph" w:styleId="z-TopofForm">
    <w:name w:val="HTML Top of Form"/>
    <w:basedOn w:val="Normal"/>
    <w:next w:val="Normal"/>
    <w:link w:val="z-TopofFormChar"/>
    <w:hidden/>
    <w:uiPriority w:val="99"/>
    <w:semiHidden/>
    <w:unhideWhenUsed/>
    <w:rsid w:val="00EC0D7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C0D7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C0D7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C0D7D"/>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728706">
      <w:bodyDiv w:val="1"/>
      <w:marLeft w:val="0"/>
      <w:marRight w:val="0"/>
      <w:marTop w:val="0"/>
      <w:marBottom w:val="0"/>
      <w:divBdr>
        <w:top w:val="none" w:sz="0" w:space="0" w:color="auto"/>
        <w:left w:val="none" w:sz="0" w:space="0" w:color="auto"/>
        <w:bottom w:val="none" w:sz="0" w:space="0" w:color="auto"/>
        <w:right w:val="none" w:sz="0" w:space="0" w:color="auto"/>
      </w:divBdr>
      <w:divsChild>
        <w:div w:id="1968318434">
          <w:marLeft w:val="0"/>
          <w:marRight w:val="0"/>
          <w:marTop w:val="0"/>
          <w:marBottom w:val="0"/>
          <w:divBdr>
            <w:top w:val="none" w:sz="0" w:space="0" w:color="auto"/>
            <w:left w:val="none" w:sz="0" w:space="0" w:color="auto"/>
            <w:bottom w:val="none" w:sz="0" w:space="0" w:color="auto"/>
            <w:right w:val="none" w:sz="0" w:space="0" w:color="auto"/>
          </w:divBdr>
          <w:divsChild>
            <w:div w:id="49823414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47618364">
      <w:bodyDiv w:val="1"/>
      <w:marLeft w:val="0"/>
      <w:marRight w:val="0"/>
      <w:marTop w:val="0"/>
      <w:marBottom w:val="0"/>
      <w:divBdr>
        <w:top w:val="none" w:sz="0" w:space="0" w:color="auto"/>
        <w:left w:val="none" w:sz="0" w:space="0" w:color="auto"/>
        <w:bottom w:val="none" w:sz="0" w:space="0" w:color="auto"/>
        <w:right w:val="none" w:sz="0" w:space="0" w:color="auto"/>
      </w:divBdr>
      <w:divsChild>
        <w:div w:id="1274021590">
          <w:marLeft w:val="0"/>
          <w:marRight w:val="0"/>
          <w:marTop w:val="0"/>
          <w:marBottom w:val="0"/>
          <w:divBdr>
            <w:top w:val="none" w:sz="0" w:space="0" w:color="auto"/>
            <w:left w:val="none" w:sz="0" w:space="0" w:color="auto"/>
            <w:bottom w:val="none" w:sz="0" w:space="0" w:color="auto"/>
            <w:right w:val="none" w:sz="0" w:space="0" w:color="auto"/>
          </w:divBdr>
          <w:divsChild>
            <w:div w:id="72633804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424916239">
      <w:bodyDiv w:val="1"/>
      <w:marLeft w:val="0"/>
      <w:marRight w:val="0"/>
      <w:marTop w:val="0"/>
      <w:marBottom w:val="0"/>
      <w:divBdr>
        <w:top w:val="none" w:sz="0" w:space="0" w:color="auto"/>
        <w:left w:val="none" w:sz="0" w:space="0" w:color="auto"/>
        <w:bottom w:val="none" w:sz="0" w:space="0" w:color="auto"/>
        <w:right w:val="none" w:sz="0" w:space="0" w:color="auto"/>
      </w:divBdr>
      <w:divsChild>
        <w:div w:id="408775783">
          <w:marLeft w:val="0"/>
          <w:marRight w:val="0"/>
          <w:marTop w:val="0"/>
          <w:marBottom w:val="0"/>
          <w:divBdr>
            <w:top w:val="none" w:sz="0" w:space="0" w:color="auto"/>
            <w:left w:val="none" w:sz="0" w:space="0" w:color="auto"/>
            <w:bottom w:val="none" w:sz="0" w:space="0" w:color="auto"/>
            <w:right w:val="none" w:sz="0" w:space="0" w:color="auto"/>
          </w:divBdr>
        </w:div>
      </w:divsChild>
    </w:div>
    <w:div w:id="1885018576">
      <w:bodyDiv w:val="1"/>
      <w:marLeft w:val="0"/>
      <w:marRight w:val="0"/>
      <w:marTop w:val="0"/>
      <w:marBottom w:val="0"/>
      <w:divBdr>
        <w:top w:val="none" w:sz="0" w:space="0" w:color="auto"/>
        <w:left w:val="none" w:sz="0" w:space="0" w:color="auto"/>
        <w:bottom w:val="none" w:sz="0" w:space="0" w:color="auto"/>
        <w:right w:val="none" w:sz="0" w:space="0" w:color="auto"/>
      </w:divBdr>
      <w:divsChild>
        <w:div w:id="2138178933">
          <w:marLeft w:val="0"/>
          <w:marRight w:val="0"/>
          <w:marTop w:val="0"/>
          <w:marBottom w:val="0"/>
          <w:divBdr>
            <w:top w:val="none" w:sz="0" w:space="0" w:color="auto"/>
            <w:left w:val="none" w:sz="0" w:space="0" w:color="auto"/>
            <w:bottom w:val="none" w:sz="0" w:space="0" w:color="auto"/>
            <w:right w:val="none" w:sz="0" w:space="0" w:color="auto"/>
          </w:divBdr>
          <w:divsChild>
            <w:div w:id="1510828929">
              <w:marLeft w:val="0"/>
              <w:marRight w:val="0"/>
              <w:marTop w:val="0"/>
              <w:marBottom w:val="0"/>
              <w:divBdr>
                <w:top w:val="none" w:sz="0" w:space="0" w:color="auto"/>
                <w:left w:val="none" w:sz="0" w:space="0" w:color="auto"/>
                <w:bottom w:val="none" w:sz="0" w:space="0" w:color="auto"/>
                <w:right w:val="none" w:sz="0" w:space="0" w:color="auto"/>
              </w:divBdr>
            </w:div>
            <w:div w:id="1509561774">
              <w:marLeft w:val="0"/>
              <w:marRight w:val="0"/>
              <w:marTop w:val="0"/>
              <w:marBottom w:val="0"/>
              <w:divBdr>
                <w:top w:val="none" w:sz="0" w:space="0" w:color="auto"/>
                <w:left w:val="none" w:sz="0" w:space="0" w:color="auto"/>
                <w:bottom w:val="none" w:sz="0" w:space="0" w:color="auto"/>
                <w:right w:val="none" w:sz="0" w:space="0" w:color="auto"/>
              </w:divBdr>
              <w:divsChild>
                <w:div w:id="1413158739">
                  <w:marLeft w:val="0"/>
                  <w:marRight w:val="0"/>
                  <w:marTop w:val="0"/>
                  <w:marBottom w:val="0"/>
                  <w:divBdr>
                    <w:top w:val="none" w:sz="0" w:space="0" w:color="auto"/>
                    <w:left w:val="none" w:sz="0" w:space="0" w:color="auto"/>
                    <w:bottom w:val="none" w:sz="0" w:space="0" w:color="auto"/>
                    <w:right w:val="none" w:sz="0" w:space="0" w:color="auto"/>
                  </w:divBdr>
                </w:div>
              </w:divsChild>
            </w:div>
            <w:div w:id="1327978182">
              <w:marLeft w:val="0"/>
              <w:marRight w:val="0"/>
              <w:marTop w:val="0"/>
              <w:marBottom w:val="0"/>
              <w:divBdr>
                <w:top w:val="none" w:sz="0" w:space="0" w:color="auto"/>
                <w:left w:val="none" w:sz="0" w:space="0" w:color="auto"/>
                <w:bottom w:val="none" w:sz="0" w:space="0" w:color="auto"/>
                <w:right w:val="none" w:sz="0" w:space="0" w:color="auto"/>
              </w:divBdr>
            </w:div>
            <w:div w:id="489753412">
              <w:marLeft w:val="0"/>
              <w:marRight w:val="0"/>
              <w:marTop w:val="0"/>
              <w:marBottom w:val="0"/>
              <w:divBdr>
                <w:top w:val="none" w:sz="0" w:space="0" w:color="auto"/>
                <w:left w:val="none" w:sz="0" w:space="0" w:color="auto"/>
                <w:bottom w:val="none" w:sz="0" w:space="0" w:color="auto"/>
                <w:right w:val="none" w:sz="0" w:space="0" w:color="auto"/>
              </w:divBdr>
            </w:div>
            <w:div w:id="1141770791">
              <w:marLeft w:val="0"/>
              <w:marRight w:val="0"/>
              <w:marTop w:val="0"/>
              <w:marBottom w:val="0"/>
              <w:divBdr>
                <w:top w:val="none" w:sz="0" w:space="0" w:color="auto"/>
                <w:left w:val="none" w:sz="0" w:space="0" w:color="auto"/>
                <w:bottom w:val="none" w:sz="0" w:space="0" w:color="auto"/>
                <w:right w:val="none" w:sz="0" w:space="0" w:color="auto"/>
              </w:divBdr>
            </w:div>
            <w:div w:id="18199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39436">
      <w:bodyDiv w:val="1"/>
      <w:marLeft w:val="0"/>
      <w:marRight w:val="0"/>
      <w:marTop w:val="0"/>
      <w:marBottom w:val="0"/>
      <w:divBdr>
        <w:top w:val="none" w:sz="0" w:space="0" w:color="auto"/>
        <w:left w:val="none" w:sz="0" w:space="0" w:color="auto"/>
        <w:bottom w:val="none" w:sz="0" w:space="0" w:color="auto"/>
        <w:right w:val="none" w:sz="0" w:space="0" w:color="auto"/>
      </w:divBdr>
      <w:divsChild>
        <w:div w:id="228466529">
          <w:marLeft w:val="0"/>
          <w:marRight w:val="0"/>
          <w:marTop w:val="0"/>
          <w:marBottom w:val="0"/>
          <w:divBdr>
            <w:top w:val="none" w:sz="0" w:space="0" w:color="auto"/>
            <w:left w:val="none" w:sz="0" w:space="0" w:color="auto"/>
            <w:bottom w:val="none" w:sz="0" w:space="0" w:color="auto"/>
            <w:right w:val="none" w:sz="0" w:space="0" w:color="auto"/>
          </w:divBdr>
          <w:divsChild>
            <w:div w:id="649602136">
              <w:marLeft w:val="0"/>
              <w:marRight w:val="0"/>
              <w:marTop w:val="0"/>
              <w:marBottom w:val="0"/>
              <w:divBdr>
                <w:top w:val="none" w:sz="0" w:space="0" w:color="auto"/>
                <w:left w:val="none" w:sz="0" w:space="0" w:color="auto"/>
                <w:bottom w:val="none" w:sz="0" w:space="0" w:color="auto"/>
                <w:right w:val="none" w:sz="0" w:space="0" w:color="auto"/>
              </w:divBdr>
              <w:divsChild>
                <w:div w:id="514803466">
                  <w:marLeft w:val="0"/>
                  <w:marRight w:val="0"/>
                  <w:marTop w:val="0"/>
                  <w:marBottom w:val="0"/>
                  <w:divBdr>
                    <w:top w:val="none" w:sz="0" w:space="0" w:color="auto"/>
                    <w:left w:val="none" w:sz="0" w:space="0" w:color="auto"/>
                    <w:bottom w:val="none" w:sz="0" w:space="0" w:color="auto"/>
                    <w:right w:val="none" w:sz="0" w:space="0" w:color="auto"/>
                  </w:divBdr>
                </w:div>
                <w:div w:id="275523991">
                  <w:marLeft w:val="0"/>
                  <w:marRight w:val="0"/>
                  <w:marTop w:val="0"/>
                  <w:marBottom w:val="0"/>
                  <w:divBdr>
                    <w:top w:val="none" w:sz="0" w:space="0" w:color="auto"/>
                    <w:left w:val="none" w:sz="0" w:space="0" w:color="auto"/>
                    <w:bottom w:val="none" w:sz="0" w:space="0" w:color="auto"/>
                    <w:right w:val="none" w:sz="0" w:space="0" w:color="auto"/>
                  </w:divBdr>
                  <w:divsChild>
                    <w:div w:id="1240553398">
                      <w:marLeft w:val="0"/>
                      <w:marRight w:val="0"/>
                      <w:marTop w:val="0"/>
                      <w:marBottom w:val="0"/>
                      <w:divBdr>
                        <w:top w:val="none" w:sz="0" w:space="0" w:color="auto"/>
                        <w:left w:val="none" w:sz="0" w:space="0" w:color="auto"/>
                        <w:bottom w:val="none" w:sz="0" w:space="0" w:color="auto"/>
                        <w:right w:val="none" w:sz="0" w:space="0" w:color="auto"/>
                      </w:divBdr>
                    </w:div>
                  </w:divsChild>
                </w:div>
                <w:div w:id="239028327">
                  <w:marLeft w:val="0"/>
                  <w:marRight w:val="0"/>
                  <w:marTop w:val="0"/>
                  <w:marBottom w:val="0"/>
                  <w:divBdr>
                    <w:top w:val="none" w:sz="0" w:space="0" w:color="auto"/>
                    <w:left w:val="none" w:sz="0" w:space="0" w:color="auto"/>
                    <w:bottom w:val="none" w:sz="0" w:space="0" w:color="auto"/>
                    <w:right w:val="none" w:sz="0" w:space="0" w:color="auto"/>
                  </w:divBdr>
                </w:div>
              </w:divsChild>
            </w:div>
            <w:div w:id="1791243878">
              <w:marLeft w:val="0"/>
              <w:marRight w:val="0"/>
              <w:marTop w:val="360"/>
              <w:marBottom w:val="0"/>
              <w:divBdr>
                <w:top w:val="none" w:sz="0" w:space="0" w:color="auto"/>
                <w:left w:val="none" w:sz="0" w:space="0" w:color="auto"/>
                <w:bottom w:val="none" w:sz="0" w:space="0" w:color="auto"/>
                <w:right w:val="none" w:sz="0" w:space="0" w:color="auto"/>
              </w:divBdr>
              <w:divsChild>
                <w:div w:id="806052160">
                  <w:marLeft w:val="0"/>
                  <w:marRight w:val="0"/>
                  <w:marTop w:val="0"/>
                  <w:marBottom w:val="0"/>
                  <w:divBdr>
                    <w:top w:val="none" w:sz="0" w:space="0" w:color="auto"/>
                    <w:left w:val="none" w:sz="0" w:space="0" w:color="auto"/>
                    <w:bottom w:val="none" w:sz="0" w:space="0" w:color="auto"/>
                    <w:right w:val="none" w:sz="0" w:space="0" w:color="auto"/>
                  </w:divBdr>
                  <w:divsChild>
                    <w:div w:id="1610313850">
                      <w:marLeft w:val="0"/>
                      <w:marRight w:val="0"/>
                      <w:marTop w:val="120"/>
                      <w:marBottom w:val="0"/>
                      <w:divBdr>
                        <w:top w:val="none" w:sz="0" w:space="0" w:color="auto"/>
                        <w:left w:val="none" w:sz="0" w:space="0" w:color="auto"/>
                        <w:bottom w:val="none" w:sz="0" w:space="0" w:color="auto"/>
                        <w:right w:val="none" w:sz="0" w:space="0" w:color="auto"/>
                      </w:divBdr>
                    </w:div>
                  </w:divsChild>
                </w:div>
                <w:div w:id="502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5936">
          <w:marLeft w:val="0"/>
          <w:marRight w:val="0"/>
          <w:marTop w:val="480"/>
          <w:marBottom w:val="0"/>
          <w:divBdr>
            <w:top w:val="none" w:sz="0" w:space="0" w:color="auto"/>
            <w:left w:val="none" w:sz="0" w:space="0" w:color="auto"/>
            <w:bottom w:val="none" w:sz="0" w:space="0" w:color="auto"/>
            <w:right w:val="none" w:sz="0" w:space="0" w:color="auto"/>
          </w:divBdr>
          <w:divsChild>
            <w:div w:id="387074288">
              <w:marLeft w:val="0"/>
              <w:marRight w:val="0"/>
              <w:marTop w:val="0"/>
              <w:marBottom w:val="240"/>
              <w:divBdr>
                <w:top w:val="none" w:sz="0" w:space="0" w:color="auto"/>
                <w:left w:val="none" w:sz="0" w:space="0" w:color="auto"/>
                <w:bottom w:val="none" w:sz="0" w:space="0" w:color="auto"/>
                <w:right w:val="none" w:sz="0" w:space="0" w:color="auto"/>
              </w:divBdr>
              <w:divsChild>
                <w:div w:id="85735635">
                  <w:marLeft w:val="0"/>
                  <w:marRight w:val="0"/>
                  <w:marTop w:val="0"/>
                  <w:marBottom w:val="0"/>
                  <w:divBdr>
                    <w:top w:val="none" w:sz="0" w:space="0" w:color="auto"/>
                    <w:left w:val="none" w:sz="0" w:space="0" w:color="auto"/>
                    <w:bottom w:val="none" w:sz="0" w:space="0" w:color="auto"/>
                    <w:right w:val="none" w:sz="0" w:space="0" w:color="auto"/>
                  </w:divBdr>
                  <w:divsChild>
                    <w:div w:id="1193348417">
                      <w:marLeft w:val="0"/>
                      <w:marRight w:val="0"/>
                      <w:marTop w:val="120"/>
                      <w:marBottom w:val="120"/>
                      <w:divBdr>
                        <w:top w:val="none" w:sz="0" w:space="0" w:color="auto"/>
                        <w:left w:val="none" w:sz="0" w:space="0" w:color="auto"/>
                        <w:bottom w:val="none" w:sz="0" w:space="0" w:color="auto"/>
                        <w:right w:val="none" w:sz="0" w:space="0" w:color="auto"/>
                      </w:divBdr>
                      <w:divsChild>
                        <w:div w:id="1704163944">
                          <w:marLeft w:val="0"/>
                          <w:marRight w:val="0"/>
                          <w:marTop w:val="0"/>
                          <w:marBottom w:val="0"/>
                          <w:divBdr>
                            <w:top w:val="none" w:sz="0" w:space="0" w:color="auto"/>
                            <w:left w:val="none" w:sz="0" w:space="0" w:color="auto"/>
                            <w:bottom w:val="none" w:sz="0" w:space="0" w:color="auto"/>
                            <w:right w:val="none" w:sz="0" w:space="0" w:color="auto"/>
                          </w:divBdr>
                        </w:div>
                        <w:div w:id="1359162995">
                          <w:marLeft w:val="720"/>
                          <w:marRight w:val="0"/>
                          <w:marTop w:val="0"/>
                          <w:marBottom w:val="0"/>
                          <w:divBdr>
                            <w:top w:val="none" w:sz="0" w:space="0" w:color="auto"/>
                            <w:left w:val="none" w:sz="0" w:space="0" w:color="auto"/>
                            <w:bottom w:val="none" w:sz="0" w:space="0" w:color="auto"/>
                            <w:right w:val="none" w:sz="0" w:space="0" w:color="auto"/>
                          </w:divBdr>
                          <w:divsChild>
                            <w:div w:id="131138068">
                              <w:marLeft w:val="0"/>
                              <w:marRight w:val="0"/>
                              <w:marTop w:val="0"/>
                              <w:marBottom w:val="120"/>
                              <w:divBdr>
                                <w:top w:val="none" w:sz="0" w:space="0" w:color="auto"/>
                                <w:left w:val="none" w:sz="0" w:space="0" w:color="auto"/>
                                <w:bottom w:val="none" w:sz="0" w:space="0" w:color="auto"/>
                                <w:right w:val="none" w:sz="0" w:space="0" w:color="auto"/>
                              </w:divBdr>
                            </w:div>
                          </w:divsChild>
                        </w:div>
                        <w:div w:id="525605968">
                          <w:marLeft w:val="540"/>
                          <w:marRight w:val="0"/>
                          <w:marTop w:val="240"/>
                          <w:marBottom w:val="0"/>
                          <w:divBdr>
                            <w:top w:val="none" w:sz="0" w:space="0" w:color="auto"/>
                            <w:left w:val="none" w:sz="0" w:space="0" w:color="auto"/>
                            <w:bottom w:val="none" w:sz="0" w:space="0" w:color="auto"/>
                            <w:right w:val="none" w:sz="0" w:space="0" w:color="auto"/>
                          </w:divBdr>
                          <w:divsChild>
                            <w:div w:id="306980754">
                              <w:marLeft w:val="0"/>
                              <w:marRight w:val="0"/>
                              <w:marTop w:val="120"/>
                              <w:marBottom w:val="120"/>
                              <w:divBdr>
                                <w:top w:val="none" w:sz="0" w:space="0" w:color="auto"/>
                                <w:left w:val="none" w:sz="0" w:space="0" w:color="auto"/>
                                <w:bottom w:val="none" w:sz="0" w:space="0" w:color="auto"/>
                                <w:right w:val="none" w:sz="0" w:space="0" w:color="auto"/>
                              </w:divBdr>
                              <w:divsChild>
                                <w:div w:id="225727112">
                                  <w:marLeft w:val="0"/>
                                  <w:marRight w:val="0"/>
                                  <w:marTop w:val="0"/>
                                  <w:marBottom w:val="0"/>
                                  <w:divBdr>
                                    <w:top w:val="none" w:sz="0" w:space="0" w:color="auto"/>
                                    <w:left w:val="none" w:sz="0" w:space="0" w:color="auto"/>
                                    <w:bottom w:val="none" w:sz="0" w:space="0" w:color="auto"/>
                                    <w:right w:val="none" w:sz="0" w:space="0" w:color="auto"/>
                                  </w:divBdr>
                                  <w:divsChild>
                                    <w:div w:id="293408451">
                                      <w:marLeft w:val="0"/>
                                      <w:marRight w:val="0"/>
                                      <w:marTop w:val="0"/>
                                      <w:marBottom w:val="0"/>
                                      <w:divBdr>
                                        <w:top w:val="none" w:sz="0" w:space="0" w:color="auto"/>
                                        <w:left w:val="none" w:sz="0" w:space="0" w:color="auto"/>
                                        <w:bottom w:val="none" w:sz="0" w:space="0" w:color="auto"/>
                                        <w:right w:val="none" w:sz="0" w:space="0" w:color="auto"/>
                                      </w:divBdr>
                                    </w:div>
                                    <w:div w:id="1042511937">
                                      <w:marLeft w:val="720"/>
                                      <w:marRight w:val="0"/>
                                      <w:marTop w:val="0"/>
                                      <w:marBottom w:val="0"/>
                                      <w:divBdr>
                                        <w:top w:val="none" w:sz="0" w:space="0" w:color="auto"/>
                                        <w:left w:val="none" w:sz="0" w:space="0" w:color="auto"/>
                                        <w:bottom w:val="none" w:sz="0" w:space="0" w:color="auto"/>
                                        <w:right w:val="none" w:sz="0" w:space="0" w:color="auto"/>
                                      </w:divBdr>
                                      <w:divsChild>
                                        <w:div w:id="1771387012">
                                          <w:marLeft w:val="0"/>
                                          <w:marRight w:val="0"/>
                                          <w:marTop w:val="0"/>
                                          <w:marBottom w:val="120"/>
                                          <w:divBdr>
                                            <w:top w:val="none" w:sz="0" w:space="0" w:color="auto"/>
                                            <w:left w:val="none" w:sz="0" w:space="0" w:color="auto"/>
                                            <w:bottom w:val="none" w:sz="0" w:space="0" w:color="auto"/>
                                            <w:right w:val="none" w:sz="0" w:space="0" w:color="auto"/>
                                          </w:divBdr>
                                        </w:div>
                                      </w:divsChild>
                                    </w:div>
                                    <w:div w:id="233659945">
                                      <w:marLeft w:val="0"/>
                                      <w:marRight w:val="0"/>
                                      <w:marTop w:val="0"/>
                                      <w:marBottom w:val="0"/>
                                      <w:divBdr>
                                        <w:top w:val="none" w:sz="0" w:space="0" w:color="auto"/>
                                        <w:left w:val="none" w:sz="0" w:space="0" w:color="auto"/>
                                        <w:bottom w:val="none" w:sz="0" w:space="0" w:color="auto"/>
                                        <w:right w:val="none" w:sz="0" w:space="0" w:color="auto"/>
                                      </w:divBdr>
                                    </w:div>
                                    <w:div w:id="863714739">
                                      <w:marLeft w:val="720"/>
                                      <w:marRight w:val="0"/>
                                      <w:marTop w:val="0"/>
                                      <w:marBottom w:val="0"/>
                                      <w:divBdr>
                                        <w:top w:val="none" w:sz="0" w:space="0" w:color="auto"/>
                                        <w:left w:val="none" w:sz="0" w:space="0" w:color="auto"/>
                                        <w:bottom w:val="none" w:sz="0" w:space="0" w:color="auto"/>
                                        <w:right w:val="none" w:sz="0" w:space="0" w:color="auto"/>
                                      </w:divBdr>
                                      <w:divsChild>
                                        <w:div w:id="181437405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43619706">
                                  <w:marLeft w:val="0"/>
                                  <w:marRight w:val="0"/>
                                  <w:marTop w:val="0"/>
                                  <w:marBottom w:val="0"/>
                                  <w:divBdr>
                                    <w:top w:val="single" w:sz="12" w:space="0" w:color="908D6A"/>
                                    <w:left w:val="none" w:sz="0" w:space="0" w:color="auto"/>
                                    <w:bottom w:val="none" w:sz="0" w:space="0" w:color="auto"/>
                                    <w:right w:val="none" w:sz="0" w:space="0" w:color="auto"/>
                                  </w:divBdr>
                                </w:div>
                              </w:divsChild>
                            </w:div>
                          </w:divsChild>
                        </w:div>
                        <w:div w:id="742029920">
                          <w:marLeft w:val="0"/>
                          <w:marRight w:val="0"/>
                          <w:marTop w:val="0"/>
                          <w:marBottom w:val="0"/>
                          <w:divBdr>
                            <w:top w:val="none" w:sz="0" w:space="0" w:color="auto"/>
                            <w:left w:val="none" w:sz="0" w:space="0" w:color="auto"/>
                            <w:bottom w:val="none" w:sz="0" w:space="0" w:color="auto"/>
                            <w:right w:val="none" w:sz="0" w:space="0" w:color="auto"/>
                          </w:divBdr>
                        </w:div>
                        <w:div w:id="807169920">
                          <w:marLeft w:val="720"/>
                          <w:marRight w:val="0"/>
                          <w:marTop w:val="0"/>
                          <w:marBottom w:val="0"/>
                          <w:divBdr>
                            <w:top w:val="none" w:sz="0" w:space="0" w:color="auto"/>
                            <w:left w:val="none" w:sz="0" w:space="0" w:color="auto"/>
                            <w:bottom w:val="none" w:sz="0" w:space="0" w:color="auto"/>
                            <w:right w:val="none" w:sz="0" w:space="0" w:color="auto"/>
                          </w:divBdr>
                          <w:divsChild>
                            <w:div w:id="1703358659">
                              <w:marLeft w:val="0"/>
                              <w:marRight w:val="0"/>
                              <w:marTop w:val="0"/>
                              <w:marBottom w:val="120"/>
                              <w:divBdr>
                                <w:top w:val="none" w:sz="0" w:space="0" w:color="auto"/>
                                <w:left w:val="none" w:sz="0" w:space="0" w:color="auto"/>
                                <w:bottom w:val="none" w:sz="0" w:space="0" w:color="auto"/>
                                <w:right w:val="none" w:sz="0" w:space="0" w:color="auto"/>
                              </w:divBdr>
                            </w:div>
                          </w:divsChild>
                        </w:div>
                        <w:div w:id="746800746">
                          <w:marLeft w:val="0"/>
                          <w:marRight w:val="0"/>
                          <w:marTop w:val="0"/>
                          <w:marBottom w:val="0"/>
                          <w:divBdr>
                            <w:top w:val="none" w:sz="0" w:space="0" w:color="auto"/>
                            <w:left w:val="none" w:sz="0" w:space="0" w:color="auto"/>
                            <w:bottom w:val="none" w:sz="0" w:space="0" w:color="auto"/>
                            <w:right w:val="none" w:sz="0" w:space="0" w:color="auto"/>
                          </w:divBdr>
                        </w:div>
                        <w:div w:id="104928057">
                          <w:marLeft w:val="720"/>
                          <w:marRight w:val="0"/>
                          <w:marTop w:val="0"/>
                          <w:marBottom w:val="0"/>
                          <w:divBdr>
                            <w:top w:val="none" w:sz="0" w:space="0" w:color="auto"/>
                            <w:left w:val="none" w:sz="0" w:space="0" w:color="auto"/>
                            <w:bottom w:val="none" w:sz="0" w:space="0" w:color="auto"/>
                            <w:right w:val="none" w:sz="0" w:space="0" w:color="auto"/>
                          </w:divBdr>
                          <w:divsChild>
                            <w:div w:id="1773163339">
                              <w:marLeft w:val="0"/>
                              <w:marRight w:val="0"/>
                              <w:marTop w:val="0"/>
                              <w:marBottom w:val="120"/>
                              <w:divBdr>
                                <w:top w:val="none" w:sz="0" w:space="0" w:color="auto"/>
                                <w:left w:val="none" w:sz="0" w:space="0" w:color="auto"/>
                                <w:bottom w:val="none" w:sz="0" w:space="0" w:color="auto"/>
                                <w:right w:val="none" w:sz="0" w:space="0" w:color="auto"/>
                              </w:divBdr>
                            </w:div>
                          </w:divsChild>
                        </w:div>
                        <w:div w:id="165903898">
                          <w:marLeft w:val="0"/>
                          <w:marRight w:val="0"/>
                          <w:marTop w:val="0"/>
                          <w:marBottom w:val="0"/>
                          <w:divBdr>
                            <w:top w:val="none" w:sz="0" w:space="0" w:color="auto"/>
                            <w:left w:val="none" w:sz="0" w:space="0" w:color="auto"/>
                            <w:bottom w:val="none" w:sz="0" w:space="0" w:color="auto"/>
                            <w:right w:val="none" w:sz="0" w:space="0" w:color="auto"/>
                          </w:divBdr>
                        </w:div>
                        <w:div w:id="673804610">
                          <w:marLeft w:val="720"/>
                          <w:marRight w:val="0"/>
                          <w:marTop w:val="0"/>
                          <w:marBottom w:val="0"/>
                          <w:divBdr>
                            <w:top w:val="none" w:sz="0" w:space="0" w:color="auto"/>
                            <w:left w:val="none" w:sz="0" w:space="0" w:color="auto"/>
                            <w:bottom w:val="none" w:sz="0" w:space="0" w:color="auto"/>
                            <w:right w:val="none" w:sz="0" w:space="0" w:color="auto"/>
                          </w:divBdr>
                          <w:divsChild>
                            <w:div w:id="1628849782">
                              <w:marLeft w:val="0"/>
                              <w:marRight w:val="0"/>
                              <w:marTop w:val="0"/>
                              <w:marBottom w:val="120"/>
                              <w:divBdr>
                                <w:top w:val="none" w:sz="0" w:space="0" w:color="auto"/>
                                <w:left w:val="none" w:sz="0" w:space="0" w:color="auto"/>
                                <w:bottom w:val="none" w:sz="0" w:space="0" w:color="auto"/>
                                <w:right w:val="none" w:sz="0" w:space="0" w:color="auto"/>
                              </w:divBdr>
                            </w:div>
                          </w:divsChild>
                        </w:div>
                        <w:div w:id="2139570036">
                          <w:marLeft w:val="540"/>
                          <w:marRight w:val="0"/>
                          <w:marTop w:val="240"/>
                          <w:marBottom w:val="0"/>
                          <w:divBdr>
                            <w:top w:val="none" w:sz="0" w:space="0" w:color="auto"/>
                            <w:left w:val="none" w:sz="0" w:space="0" w:color="auto"/>
                            <w:bottom w:val="none" w:sz="0" w:space="0" w:color="auto"/>
                            <w:right w:val="none" w:sz="0" w:space="0" w:color="auto"/>
                          </w:divBdr>
                          <w:divsChild>
                            <w:div w:id="631668007">
                              <w:marLeft w:val="0"/>
                              <w:marRight w:val="0"/>
                              <w:marTop w:val="120"/>
                              <w:marBottom w:val="120"/>
                              <w:divBdr>
                                <w:top w:val="none" w:sz="0" w:space="0" w:color="auto"/>
                                <w:left w:val="none" w:sz="0" w:space="0" w:color="auto"/>
                                <w:bottom w:val="none" w:sz="0" w:space="0" w:color="auto"/>
                                <w:right w:val="none" w:sz="0" w:space="0" w:color="auto"/>
                              </w:divBdr>
                              <w:divsChild>
                                <w:div w:id="1185174462">
                                  <w:marLeft w:val="0"/>
                                  <w:marRight w:val="0"/>
                                  <w:marTop w:val="0"/>
                                  <w:marBottom w:val="0"/>
                                  <w:divBdr>
                                    <w:top w:val="none" w:sz="0" w:space="0" w:color="auto"/>
                                    <w:left w:val="none" w:sz="0" w:space="0" w:color="auto"/>
                                    <w:bottom w:val="none" w:sz="0" w:space="0" w:color="auto"/>
                                    <w:right w:val="none" w:sz="0" w:space="0" w:color="auto"/>
                                  </w:divBdr>
                                  <w:divsChild>
                                    <w:div w:id="552040332">
                                      <w:marLeft w:val="0"/>
                                      <w:marRight w:val="0"/>
                                      <w:marTop w:val="0"/>
                                      <w:marBottom w:val="0"/>
                                      <w:divBdr>
                                        <w:top w:val="none" w:sz="0" w:space="0" w:color="auto"/>
                                        <w:left w:val="none" w:sz="0" w:space="0" w:color="auto"/>
                                        <w:bottom w:val="none" w:sz="0" w:space="0" w:color="auto"/>
                                        <w:right w:val="none" w:sz="0" w:space="0" w:color="auto"/>
                                      </w:divBdr>
                                    </w:div>
                                    <w:div w:id="1039473437">
                                      <w:marLeft w:val="720"/>
                                      <w:marRight w:val="0"/>
                                      <w:marTop w:val="0"/>
                                      <w:marBottom w:val="0"/>
                                      <w:divBdr>
                                        <w:top w:val="none" w:sz="0" w:space="0" w:color="auto"/>
                                        <w:left w:val="none" w:sz="0" w:space="0" w:color="auto"/>
                                        <w:bottom w:val="none" w:sz="0" w:space="0" w:color="auto"/>
                                        <w:right w:val="none" w:sz="0" w:space="0" w:color="auto"/>
                                      </w:divBdr>
                                      <w:divsChild>
                                        <w:div w:id="16104264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64648810">
                                  <w:marLeft w:val="0"/>
                                  <w:marRight w:val="0"/>
                                  <w:marTop w:val="0"/>
                                  <w:marBottom w:val="0"/>
                                  <w:divBdr>
                                    <w:top w:val="single" w:sz="12" w:space="0" w:color="908D6A"/>
                                    <w:left w:val="none" w:sz="0" w:space="0" w:color="auto"/>
                                    <w:bottom w:val="none" w:sz="0" w:space="0" w:color="auto"/>
                                    <w:right w:val="none" w:sz="0" w:space="0" w:color="auto"/>
                                  </w:divBdr>
                                </w:div>
                              </w:divsChild>
                            </w:div>
                          </w:divsChild>
                        </w:div>
                        <w:div w:id="1566142126">
                          <w:marLeft w:val="0"/>
                          <w:marRight w:val="0"/>
                          <w:marTop w:val="0"/>
                          <w:marBottom w:val="0"/>
                          <w:divBdr>
                            <w:top w:val="none" w:sz="0" w:space="0" w:color="auto"/>
                            <w:left w:val="none" w:sz="0" w:space="0" w:color="auto"/>
                            <w:bottom w:val="none" w:sz="0" w:space="0" w:color="auto"/>
                            <w:right w:val="none" w:sz="0" w:space="0" w:color="auto"/>
                          </w:divBdr>
                        </w:div>
                        <w:div w:id="1100292366">
                          <w:marLeft w:val="720"/>
                          <w:marRight w:val="0"/>
                          <w:marTop w:val="0"/>
                          <w:marBottom w:val="0"/>
                          <w:divBdr>
                            <w:top w:val="none" w:sz="0" w:space="0" w:color="auto"/>
                            <w:left w:val="none" w:sz="0" w:space="0" w:color="auto"/>
                            <w:bottom w:val="none" w:sz="0" w:space="0" w:color="auto"/>
                            <w:right w:val="none" w:sz="0" w:space="0" w:color="auto"/>
                          </w:divBdr>
                          <w:divsChild>
                            <w:div w:id="952328994">
                              <w:marLeft w:val="0"/>
                              <w:marRight w:val="0"/>
                              <w:marTop w:val="0"/>
                              <w:marBottom w:val="120"/>
                              <w:divBdr>
                                <w:top w:val="none" w:sz="0" w:space="0" w:color="auto"/>
                                <w:left w:val="none" w:sz="0" w:space="0" w:color="auto"/>
                                <w:bottom w:val="none" w:sz="0" w:space="0" w:color="auto"/>
                                <w:right w:val="none" w:sz="0" w:space="0" w:color="auto"/>
                              </w:divBdr>
                            </w:div>
                          </w:divsChild>
                        </w:div>
                        <w:div w:id="980385379">
                          <w:marLeft w:val="0"/>
                          <w:marRight w:val="0"/>
                          <w:marTop w:val="0"/>
                          <w:marBottom w:val="0"/>
                          <w:divBdr>
                            <w:top w:val="none" w:sz="0" w:space="0" w:color="auto"/>
                            <w:left w:val="none" w:sz="0" w:space="0" w:color="auto"/>
                            <w:bottom w:val="none" w:sz="0" w:space="0" w:color="auto"/>
                            <w:right w:val="none" w:sz="0" w:space="0" w:color="auto"/>
                          </w:divBdr>
                        </w:div>
                        <w:div w:id="431438286">
                          <w:marLeft w:val="720"/>
                          <w:marRight w:val="0"/>
                          <w:marTop w:val="0"/>
                          <w:marBottom w:val="0"/>
                          <w:divBdr>
                            <w:top w:val="none" w:sz="0" w:space="0" w:color="auto"/>
                            <w:left w:val="none" w:sz="0" w:space="0" w:color="auto"/>
                            <w:bottom w:val="none" w:sz="0" w:space="0" w:color="auto"/>
                            <w:right w:val="none" w:sz="0" w:space="0" w:color="auto"/>
                          </w:divBdr>
                          <w:divsChild>
                            <w:div w:id="925531692">
                              <w:marLeft w:val="0"/>
                              <w:marRight w:val="0"/>
                              <w:marTop w:val="0"/>
                              <w:marBottom w:val="120"/>
                              <w:divBdr>
                                <w:top w:val="none" w:sz="0" w:space="0" w:color="auto"/>
                                <w:left w:val="none" w:sz="0" w:space="0" w:color="auto"/>
                                <w:bottom w:val="none" w:sz="0" w:space="0" w:color="auto"/>
                                <w:right w:val="none" w:sz="0" w:space="0" w:color="auto"/>
                              </w:divBdr>
                            </w:div>
                          </w:divsChild>
                        </w:div>
                        <w:div w:id="944000322">
                          <w:marLeft w:val="0"/>
                          <w:marRight w:val="0"/>
                          <w:marTop w:val="0"/>
                          <w:marBottom w:val="0"/>
                          <w:divBdr>
                            <w:top w:val="none" w:sz="0" w:space="0" w:color="auto"/>
                            <w:left w:val="none" w:sz="0" w:space="0" w:color="auto"/>
                            <w:bottom w:val="none" w:sz="0" w:space="0" w:color="auto"/>
                            <w:right w:val="none" w:sz="0" w:space="0" w:color="auto"/>
                          </w:divBdr>
                        </w:div>
                        <w:div w:id="31344800">
                          <w:marLeft w:val="720"/>
                          <w:marRight w:val="0"/>
                          <w:marTop w:val="0"/>
                          <w:marBottom w:val="0"/>
                          <w:divBdr>
                            <w:top w:val="none" w:sz="0" w:space="0" w:color="auto"/>
                            <w:left w:val="none" w:sz="0" w:space="0" w:color="auto"/>
                            <w:bottom w:val="none" w:sz="0" w:space="0" w:color="auto"/>
                            <w:right w:val="none" w:sz="0" w:space="0" w:color="auto"/>
                          </w:divBdr>
                          <w:divsChild>
                            <w:div w:id="1856535257">
                              <w:marLeft w:val="0"/>
                              <w:marRight w:val="0"/>
                              <w:marTop w:val="0"/>
                              <w:marBottom w:val="120"/>
                              <w:divBdr>
                                <w:top w:val="none" w:sz="0" w:space="0" w:color="auto"/>
                                <w:left w:val="none" w:sz="0" w:space="0" w:color="auto"/>
                                <w:bottom w:val="none" w:sz="0" w:space="0" w:color="auto"/>
                                <w:right w:val="none" w:sz="0" w:space="0" w:color="auto"/>
                              </w:divBdr>
                            </w:div>
                          </w:divsChild>
                        </w:div>
                        <w:div w:id="900091665">
                          <w:marLeft w:val="0"/>
                          <w:marRight w:val="0"/>
                          <w:marTop w:val="0"/>
                          <w:marBottom w:val="0"/>
                          <w:divBdr>
                            <w:top w:val="none" w:sz="0" w:space="0" w:color="auto"/>
                            <w:left w:val="none" w:sz="0" w:space="0" w:color="auto"/>
                            <w:bottom w:val="none" w:sz="0" w:space="0" w:color="auto"/>
                            <w:right w:val="none" w:sz="0" w:space="0" w:color="auto"/>
                          </w:divBdr>
                        </w:div>
                        <w:div w:id="1902446906">
                          <w:marLeft w:val="720"/>
                          <w:marRight w:val="0"/>
                          <w:marTop w:val="0"/>
                          <w:marBottom w:val="0"/>
                          <w:divBdr>
                            <w:top w:val="none" w:sz="0" w:space="0" w:color="auto"/>
                            <w:left w:val="none" w:sz="0" w:space="0" w:color="auto"/>
                            <w:bottom w:val="none" w:sz="0" w:space="0" w:color="auto"/>
                            <w:right w:val="none" w:sz="0" w:space="0" w:color="auto"/>
                          </w:divBdr>
                          <w:divsChild>
                            <w:div w:id="1821849336">
                              <w:marLeft w:val="0"/>
                              <w:marRight w:val="0"/>
                              <w:marTop w:val="0"/>
                              <w:marBottom w:val="120"/>
                              <w:divBdr>
                                <w:top w:val="none" w:sz="0" w:space="0" w:color="auto"/>
                                <w:left w:val="none" w:sz="0" w:space="0" w:color="auto"/>
                                <w:bottom w:val="none" w:sz="0" w:space="0" w:color="auto"/>
                                <w:right w:val="none" w:sz="0" w:space="0" w:color="auto"/>
                              </w:divBdr>
                            </w:div>
                          </w:divsChild>
                        </w:div>
                        <w:div w:id="2029716028">
                          <w:marLeft w:val="0"/>
                          <w:marRight w:val="0"/>
                          <w:marTop w:val="0"/>
                          <w:marBottom w:val="0"/>
                          <w:divBdr>
                            <w:top w:val="none" w:sz="0" w:space="0" w:color="auto"/>
                            <w:left w:val="none" w:sz="0" w:space="0" w:color="auto"/>
                            <w:bottom w:val="none" w:sz="0" w:space="0" w:color="auto"/>
                            <w:right w:val="none" w:sz="0" w:space="0" w:color="auto"/>
                          </w:divBdr>
                        </w:div>
                        <w:div w:id="497421724">
                          <w:marLeft w:val="720"/>
                          <w:marRight w:val="0"/>
                          <w:marTop w:val="0"/>
                          <w:marBottom w:val="0"/>
                          <w:divBdr>
                            <w:top w:val="none" w:sz="0" w:space="0" w:color="auto"/>
                            <w:left w:val="none" w:sz="0" w:space="0" w:color="auto"/>
                            <w:bottom w:val="none" w:sz="0" w:space="0" w:color="auto"/>
                            <w:right w:val="none" w:sz="0" w:space="0" w:color="auto"/>
                          </w:divBdr>
                          <w:divsChild>
                            <w:div w:id="1077436283">
                              <w:marLeft w:val="0"/>
                              <w:marRight w:val="0"/>
                              <w:marTop w:val="0"/>
                              <w:marBottom w:val="120"/>
                              <w:divBdr>
                                <w:top w:val="none" w:sz="0" w:space="0" w:color="auto"/>
                                <w:left w:val="none" w:sz="0" w:space="0" w:color="auto"/>
                                <w:bottom w:val="none" w:sz="0" w:space="0" w:color="auto"/>
                                <w:right w:val="none" w:sz="0" w:space="0" w:color="auto"/>
                              </w:divBdr>
                            </w:div>
                          </w:divsChild>
                        </w:div>
                        <w:div w:id="1656716882">
                          <w:marLeft w:val="540"/>
                          <w:marRight w:val="0"/>
                          <w:marTop w:val="240"/>
                          <w:marBottom w:val="0"/>
                          <w:divBdr>
                            <w:top w:val="none" w:sz="0" w:space="0" w:color="auto"/>
                            <w:left w:val="none" w:sz="0" w:space="0" w:color="auto"/>
                            <w:bottom w:val="none" w:sz="0" w:space="0" w:color="auto"/>
                            <w:right w:val="none" w:sz="0" w:space="0" w:color="auto"/>
                          </w:divBdr>
                          <w:divsChild>
                            <w:div w:id="1617714709">
                              <w:marLeft w:val="0"/>
                              <w:marRight w:val="0"/>
                              <w:marTop w:val="120"/>
                              <w:marBottom w:val="120"/>
                              <w:divBdr>
                                <w:top w:val="none" w:sz="0" w:space="0" w:color="auto"/>
                                <w:left w:val="none" w:sz="0" w:space="0" w:color="auto"/>
                                <w:bottom w:val="none" w:sz="0" w:space="0" w:color="auto"/>
                                <w:right w:val="none" w:sz="0" w:space="0" w:color="auto"/>
                              </w:divBdr>
                              <w:divsChild>
                                <w:div w:id="954216143">
                                  <w:marLeft w:val="0"/>
                                  <w:marRight w:val="0"/>
                                  <w:marTop w:val="0"/>
                                  <w:marBottom w:val="0"/>
                                  <w:divBdr>
                                    <w:top w:val="none" w:sz="0" w:space="0" w:color="auto"/>
                                    <w:left w:val="none" w:sz="0" w:space="0" w:color="auto"/>
                                    <w:bottom w:val="none" w:sz="0" w:space="0" w:color="auto"/>
                                    <w:right w:val="none" w:sz="0" w:space="0" w:color="auto"/>
                                  </w:divBdr>
                                  <w:divsChild>
                                    <w:div w:id="892084848">
                                      <w:marLeft w:val="0"/>
                                      <w:marRight w:val="0"/>
                                      <w:marTop w:val="0"/>
                                      <w:marBottom w:val="0"/>
                                      <w:divBdr>
                                        <w:top w:val="none" w:sz="0" w:space="0" w:color="auto"/>
                                        <w:left w:val="none" w:sz="0" w:space="0" w:color="auto"/>
                                        <w:bottom w:val="none" w:sz="0" w:space="0" w:color="auto"/>
                                        <w:right w:val="none" w:sz="0" w:space="0" w:color="auto"/>
                                      </w:divBdr>
                                    </w:div>
                                    <w:div w:id="588849329">
                                      <w:marLeft w:val="720"/>
                                      <w:marRight w:val="0"/>
                                      <w:marTop w:val="0"/>
                                      <w:marBottom w:val="0"/>
                                      <w:divBdr>
                                        <w:top w:val="none" w:sz="0" w:space="0" w:color="auto"/>
                                        <w:left w:val="none" w:sz="0" w:space="0" w:color="auto"/>
                                        <w:bottom w:val="none" w:sz="0" w:space="0" w:color="auto"/>
                                        <w:right w:val="none" w:sz="0" w:space="0" w:color="auto"/>
                                      </w:divBdr>
                                      <w:divsChild>
                                        <w:div w:id="11391556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19374347">
                                  <w:marLeft w:val="0"/>
                                  <w:marRight w:val="0"/>
                                  <w:marTop w:val="0"/>
                                  <w:marBottom w:val="0"/>
                                  <w:divBdr>
                                    <w:top w:val="single" w:sz="12" w:space="0" w:color="908D6A"/>
                                    <w:left w:val="none" w:sz="0" w:space="0" w:color="auto"/>
                                    <w:bottom w:val="none" w:sz="0" w:space="0" w:color="auto"/>
                                    <w:right w:val="none" w:sz="0" w:space="0" w:color="auto"/>
                                  </w:divBdr>
                                </w:div>
                              </w:divsChild>
                            </w:div>
                          </w:divsChild>
                        </w:div>
                        <w:div w:id="995953902">
                          <w:marLeft w:val="0"/>
                          <w:marRight w:val="0"/>
                          <w:marTop w:val="0"/>
                          <w:marBottom w:val="0"/>
                          <w:divBdr>
                            <w:top w:val="none" w:sz="0" w:space="0" w:color="auto"/>
                            <w:left w:val="none" w:sz="0" w:space="0" w:color="auto"/>
                            <w:bottom w:val="none" w:sz="0" w:space="0" w:color="auto"/>
                            <w:right w:val="none" w:sz="0" w:space="0" w:color="auto"/>
                          </w:divBdr>
                        </w:div>
                        <w:div w:id="923341982">
                          <w:marLeft w:val="720"/>
                          <w:marRight w:val="0"/>
                          <w:marTop w:val="0"/>
                          <w:marBottom w:val="0"/>
                          <w:divBdr>
                            <w:top w:val="none" w:sz="0" w:space="0" w:color="auto"/>
                            <w:left w:val="none" w:sz="0" w:space="0" w:color="auto"/>
                            <w:bottom w:val="none" w:sz="0" w:space="0" w:color="auto"/>
                            <w:right w:val="none" w:sz="0" w:space="0" w:color="auto"/>
                          </w:divBdr>
                          <w:divsChild>
                            <w:div w:id="27225514">
                              <w:marLeft w:val="0"/>
                              <w:marRight w:val="0"/>
                              <w:marTop w:val="0"/>
                              <w:marBottom w:val="120"/>
                              <w:divBdr>
                                <w:top w:val="none" w:sz="0" w:space="0" w:color="auto"/>
                                <w:left w:val="none" w:sz="0" w:space="0" w:color="auto"/>
                                <w:bottom w:val="none" w:sz="0" w:space="0" w:color="auto"/>
                                <w:right w:val="none" w:sz="0" w:space="0" w:color="auto"/>
                              </w:divBdr>
                            </w:div>
                          </w:divsChild>
                        </w:div>
                        <w:div w:id="243609923">
                          <w:marLeft w:val="0"/>
                          <w:marRight w:val="0"/>
                          <w:marTop w:val="0"/>
                          <w:marBottom w:val="0"/>
                          <w:divBdr>
                            <w:top w:val="none" w:sz="0" w:space="0" w:color="auto"/>
                            <w:left w:val="none" w:sz="0" w:space="0" w:color="auto"/>
                            <w:bottom w:val="none" w:sz="0" w:space="0" w:color="auto"/>
                            <w:right w:val="none" w:sz="0" w:space="0" w:color="auto"/>
                          </w:divBdr>
                        </w:div>
                        <w:div w:id="2028674393">
                          <w:marLeft w:val="720"/>
                          <w:marRight w:val="0"/>
                          <w:marTop w:val="0"/>
                          <w:marBottom w:val="0"/>
                          <w:divBdr>
                            <w:top w:val="none" w:sz="0" w:space="0" w:color="auto"/>
                            <w:left w:val="none" w:sz="0" w:space="0" w:color="auto"/>
                            <w:bottom w:val="none" w:sz="0" w:space="0" w:color="auto"/>
                            <w:right w:val="none" w:sz="0" w:space="0" w:color="auto"/>
                          </w:divBdr>
                          <w:divsChild>
                            <w:div w:id="1536386412">
                              <w:marLeft w:val="0"/>
                              <w:marRight w:val="0"/>
                              <w:marTop w:val="0"/>
                              <w:marBottom w:val="120"/>
                              <w:divBdr>
                                <w:top w:val="none" w:sz="0" w:space="0" w:color="auto"/>
                                <w:left w:val="none" w:sz="0" w:space="0" w:color="auto"/>
                                <w:bottom w:val="none" w:sz="0" w:space="0" w:color="auto"/>
                                <w:right w:val="none" w:sz="0" w:space="0" w:color="auto"/>
                              </w:divBdr>
                            </w:div>
                          </w:divsChild>
                        </w:div>
                        <w:div w:id="2171463">
                          <w:marLeft w:val="0"/>
                          <w:marRight w:val="0"/>
                          <w:marTop w:val="0"/>
                          <w:marBottom w:val="0"/>
                          <w:divBdr>
                            <w:top w:val="none" w:sz="0" w:space="0" w:color="auto"/>
                            <w:left w:val="none" w:sz="0" w:space="0" w:color="auto"/>
                            <w:bottom w:val="none" w:sz="0" w:space="0" w:color="auto"/>
                            <w:right w:val="none" w:sz="0" w:space="0" w:color="auto"/>
                          </w:divBdr>
                        </w:div>
                        <w:div w:id="452671140">
                          <w:marLeft w:val="720"/>
                          <w:marRight w:val="0"/>
                          <w:marTop w:val="0"/>
                          <w:marBottom w:val="0"/>
                          <w:divBdr>
                            <w:top w:val="none" w:sz="0" w:space="0" w:color="auto"/>
                            <w:left w:val="none" w:sz="0" w:space="0" w:color="auto"/>
                            <w:bottom w:val="none" w:sz="0" w:space="0" w:color="auto"/>
                            <w:right w:val="none" w:sz="0" w:space="0" w:color="auto"/>
                          </w:divBdr>
                          <w:divsChild>
                            <w:div w:id="557210321">
                              <w:marLeft w:val="0"/>
                              <w:marRight w:val="0"/>
                              <w:marTop w:val="0"/>
                              <w:marBottom w:val="120"/>
                              <w:divBdr>
                                <w:top w:val="none" w:sz="0" w:space="0" w:color="auto"/>
                                <w:left w:val="none" w:sz="0" w:space="0" w:color="auto"/>
                                <w:bottom w:val="none" w:sz="0" w:space="0" w:color="auto"/>
                                <w:right w:val="none" w:sz="0" w:space="0" w:color="auto"/>
                              </w:divBdr>
                            </w:div>
                          </w:divsChild>
                        </w:div>
                        <w:div w:id="1123381000">
                          <w:marLeft w:val="0"/>
                          <w:marRight w:val="0"/>
                          <w:marTop w:val="0"/>
                          <w:marBottom w:val="0"/>
                          <w:divBdr>
                            <w:top w:val="none" w:sz="0" w:space="0" w:color="auto"/>
                            <w:left w:val="none" w:sz="0" w:space="0" w:color="auto"/>
                            <w:bottom w:val="none" w:sz="0" w:space="0" w:color="auto"/>
                            <w:right w:val="none" w:sz="0" w:space="0" w:color="auto"/>
                          </w:divBdr>
                        </w:div>
                        <w:div w:id="1235314704">
                          <w:marLeft w:val="720"/>
                          <w:marRight w:val="0"/>
                          <w:marTop w:val="0"/>
                          <w:marBottom w:val="0"/>
                          <w:divBdr>
                            <w:top w:val="none" w:sz="0" w:space="0" w:color="auto"/>
                            <w:left w:val="none" w:sz="0" w:space="0" w:color="auto"/>
                            <w:bottom w:val="none" w:sz="0" w:space="0" w:color="auto"/>
                            <w:right w:val="none" w:sz="0" w:space="0" w:color="auto"/>
                          </w:divBdr>
                          <w:divsChild>
                            <w:div w:id="780492455">
                              <w:marLeft w:val="0"/>
                              <w:marRight w:val="0"/>
                              <w:marTop w:val="0"/>
                              <w:marBottom w:val="120"/>
                              <w:divBdr>
                                <w:top w:val="none" w:sz="0" w:space="0" w:color="auto"/>
                                <w:left w:val="none" w:sz="0" w:space="0" w:color="auto"/>
                                <w:bottom w:val="none" w:sz="0" w:space="0" w:color="auto"/>
                                <w:right w:val="none" w:sz="0" w:space="0" w:color="auto"/>
                              </w:divBdr>
                            </w:div>
                          </w:divsChild>
                        </w:div>
                        <w:div w:id="1510676539">
                          <w:marLeft w:val="0"/>
                          <w:marRight w:val="0"/>
                          <w:marTop w:val="0"/>
                          <w:marBottom w:val="0"/>
                          <w:divBdr>
                            <w:top w:val="none" w:sz="0" w:space="0" w:color="auto"/>
                            <w:left w:val="none" w:sz="0" w:space="0" w:color="auto"/>
                            <w:bottom w:val="none" w:sz="0" w:space="0" w:color="auto"/>
                            <w:right w:val="none" w:sz="0" w:space="0" w:color="auto"/>
                          </w:divBdr>
                        </w:div>
                        <w:div w:id="1837265007">
                          <w:marLeft w:val="720"/>
                          <w:marRight w:val="0"/>
                          <w:marTop w:val="0"/>
                          <w:marBottom w:val="0"/>
                          <w:divBdr>
                            <w:top w:val="none" w:sz="0" w:space="0" w:color="auto"/>
                            <w:left w:val="none" w:sz="0" w:space="0" w:color="auto"/>
                            <w:bottom w:val="none" w:sz="0" w:space="0" w:color="auto"/>
                            <w:right w:val="none" w:sz="0" w:space="0" w:color="auto"/>
                          </w:divBdr>
                          <w:divsChild>
                            <w:div w:id="318653811">
                              <w:marLeft w:val="0"/>
                              <w:marRight w:val="0"/>
                              <w:marTop w:val="0"/>
                              <w:marBottom w:val="120"/>
                              <w:divBdr>
                                <w:top w:val="none" w:sz="0" w:space="0" w:color="auto"/>
                                <w:left w:val="none" w:sz="0" w:space="0" w:color="auto"/>
                                <w:bottom w:val="none" w:sz="0" w:space="0" w:color="auto"/>
                                <w:right w:val="none" w:sz="0" w:space="0" w:color="auto"/>
                              </w:divBdr>
                            </w:div>
                          </w:divsChild>
                        </w:div>
                        <w:div w:id="1310591724">
                          <w:marLeft w:val="540"/>
                          <w:marRight w:val="0"/>
                          <w:marTop w:val="240"/>
                          <w:marBottom w:val="0"/>
                          <w:divBdr>
                            <w:top w:val="none" w:sz="0" w:space="0" w:color="auto"/>
                            <w:left w:val="none" w:sz="0" w:space="0" w:color="auto"/>
                            <w:bottom w:val="none" w:sz="0" w:space="0" w:color="auto"/>
                            <w:right w:val="none" w:sz="0" w:space="0" w:color="auto"/>
                          </w:divBdr>
                          <w:divsChild>
                            <w:div w:id="1330056045">
                              <w:marLeft w:val="0"/>
                              <w:marRight w:val="0"/>
                              <w:marTop w:val="120"/>
                              <w:marBottom w:val="120"/>
                              <w:divBdr>
                                <w:top w:val="none" w:sz="0" w:space="0" w:color="auto"/>
                                <w:left w:val="none" w:sz="0" w:space="0" w:color="auto"/>
                                <w:bottom w:val="none" w:sz="0" w:space="0" w:color="auto"/>
                                <w:right w:val="none" w:sz="0" w:space="0" w:color="auto"/>
                              </w:divBdr>
                              <w:divsChild>
                                <w:div w:id="1593466542">
                                  <w:marLeft w:val="0"/>
                                  <w:marRight w:val="0"/>
                                  <w:marTop w:val="0"/>
                                  <w:marBottom w:val="0"/>
                                  <w:divBdr>
                                    <w:top w:val="none" w:sz="0" w:space="0" w:color="auto"/>
                                    <w:left w:val="none" w:sz="0" w:space="0" w:color="auto"/>
                                    <w:bottom w:val="none" w:sz="0" w:space="0" w:color="auto"/>
                                    <w:right w:val="none" w:sz="0" w:space="0" w:color="auto"/>
                                  </w:divBdr>
                                  <w:divsChild>
                                    <w:div w:id="1808738495">
                                      <w:marLeft w:val="0"/>
                                      <w:marRight w:val="0"/>
                                      <w:marTop w:val="0"/>
                                      <w:marBottom w:val="0"/>
                                      <w:divBdr>
                                        <w:top w:val="none" w:sz="0" w:space="0" w:color="auto"/>
                                        <w:left w:val="none" w:sz="0" w:space="0" w:color="auto"/>
                                        <w:bottom w:val="none" w:sz="0" w:space="0" w:color="auto"/>
                                        <w:right w:val="none" w:sz="0" w:space="0" w:color="auto"/>
                                      </w:divBdr>
                                    </w:div>
                                    <w:div w:id="1914508048">
                                      <w:marLeft w:val="720"/>
                                      <w:marRight w:val="0"/>
                                      <w:marTop w:val="0"/>
                                      <w:marBottom w:val="0"/>
                                      <w:divBdr>
                                        <w:top w:val="none" w:sz="0" w:space="0" w:color="auto"/>
                                        <w:left w:val="none" w:sz="0" w:space="0" w:color="auto"/>
                                        <w:bottom w:val="none" w:sz="0" w:space="0" w:color="auto"/>
                                        <w:right w:val="none" w:sz="0" w:space="0" w:color="auto"/>
                                      </w:divBdr>
                                      <w:divsChild>
                                        <w:div w:id="7094514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39327988">
                                  <w:marLeft w:val="0"/>
                                  <w:marRight w:val="0"/>
                                  <w:marTop w:val="0"/>
                                  <w:marBottom w:val="0"/>
                                  <w:divBdr>
                                    <w:top w:val="single" w:sz="12" w:space="0" w:color="908D6A"/>
                                    <w:left w:val="none" w:sz="0" w:space="0" w:color="auto"/>
                                    <w:bottom w:val="none" w:sz="0" w:space="0" w:color="auto"/>
                                    <w:right w:val="none" w:sz="0" w:space="0" w:color="auto"/>
                                  </w:divBdr>
                                </w:div>
                              </w:divsChild>
                            </w:div>
                          </w:divsChild>
                        </w:div>
                        <w:div w:id="187565604">
                          <w:marLeft w:val="0"/>
                          <w:marRight w:val="0"/>
                          <w:marTop w:val="0"/>
                          <w:marBottom w:val="0"/>
                          <w:divBdr>
                            <w:top w:val="none" w:sz="0" w:space="0" w:color="auto"/>
                            <w:left w:val="none" w:sz="0" w:space="0" w:color="auto"/>
                            <w:bottom w:val="none" w:sz="0" w:space="0" w:color="auto"/>
                            <w:right w:val="none" w:sz="0" w:space="0" w:color="auto"/>
                          </w:divBdr>
                        </w:div>
                        <w:div w:id="701444940">
                          <w:marLeft w:val="720"/>
                          <w:marRight w:val="0"/>
                          <w:marTop w:val="0"/>
                          <w:marBottom w:val="0"/>
                          <w:divBdr>
                            <w:top w:val="none" w:sz="0" w:space="0" w:color="auto"/>
                            <w:left w:val="none" w:sz="0" w:space="0" w:color="auto"/>
                            <w:bottom w:val="none" w:sz="0" w:space="0" w:color="auto"/>
                            <w:right w:val="none" w:sz="0" w:space="0" w:color="auto"/>
                          </w:divBdr>
                          <w:divsChild>
                            <w:div w:id="537201869">
                              <w:marLeft w:val="0"/>
                              <w:marRight w:val="0"/>
                              <w:marTop w:val="0"/>
                              <w:marBottom w:val="120"/>
                              <w:divBdr>
                                <w:top w:val="none" w:sz="0" w:space="0" w:color="auto"/>
                                <w:left w:val="none" w:sz="0" w:space="0" w:color="auto"/>
                                <w:bottom w:val="none" w:sz="0" w:space="0" w:color="auto"/>
                                <w:right w:val="none" w:sz="0" w:space="0" w:color="auto"/>
                              </w:divBdr>
                            </w:div>
                          </w:divsChild>
                        </w:div>
                        <w:div w:id="205872578">
                          <w:marLeft w:val="0"/>
                          <w:marRight w:val="0"/>
                          <w:marTop w:val="0"/>
                          <w:marBottom w:val="0"/>
                          <w:divBdr>
                            <w:top w:val="none" w:sz="0" w:space="0" w:color="auto"/>
                            <w:left w:val="none" w:sz="0" w:space="0" w:color="auto"/>
                            <w:bottom w:val="none" w:sz="0" w:space="0" w:color="auto"/>
                            <w:right w:val="none" w:sz="0" w:space="0" w:color="auto"/>
                          </w:divBdr>
                        </w:div>
                        <w:div w:id="12734954">
                          <w:marLeft w:val="720"/>
                          <w:marRight w:val="0"/>
                          <w:marTop w:val="0"/>
                          <w:marBottom w:val="0"/>
                          <w:divBdr>
                            <w:top w:val="none" w:sz="0" w:space="0" w:color="auto"/>
                            <w:left w:val="none" w:sz="0" w:space="0" w:color="auto"/>
                            <w:bottom w:val="none" w:sz="0" w:space="0" w:color="auto"/>
                            <w:right w:val="none" w:sz="0" w:space="0" w:color="auto"/>
                          </w:divBdr>
                          <w:divsChild>
                            <w:div w:id="1843810716">
                              <w:marLeft w:val="0"/>
                              <w:marRight w:val="0"/>
                              <w:marTop w:val="0"/>
                              <w:marBottom w:val="120"/>
                              <w:divBdr>
                                <w:top w:val="none" w:sz="0" w:space="0" w:color="auto"/>
                                <w:left w:val="none" w:sz="0" w:space="0" w:color="auto"/>
                                <w:bottom w:val="none" w:sz="0" w:space="0" w:color="auto"/>
                                <w:right w:val="none" w:sz="0" w:space="0" w:color="auto"/>
                              </w:divBdr>
                            </w:div>
                          </w:divsChild>
                        </w:div>
                        <w:div w:id="694959338">
                          <w:marLeft w:val="0"/>
                          <w:marRight w:val="0"/>
                          <w:marTop w:val="0"/>
                          <w:marBottom w:val="0"/>
                          <w:divBdr>
                            <w:top w:val="none" w:sz="0" w:space="0" w:color="auto"/>
                            <w:left w:val="none" w:sz="0" w:space="0" w:color="auto"/>
                            <w:bottom w:val="none" w:sz="0" w:space="0" w:color="auto"/>
                            <w:right w:val="none" w:sz="0" w:space="0" w:color="auto"/>
                          </w:divBdr>
                        </w:div>
                        <w:div w:id="755787246">
                          <w:marLeft w:val="720"/>
                          <w:marRight w:val="0"/>
                          <w:marTop w:val="0"/>
                          <w:marBottom w:val="0"/>
                          <w:divBdr>
                            <w:top w:val="none" w:sz="0" w:space="0" w:color="auto"/>
                            <w:left w:val="none" w:sz="0" w:space="0" w:color="auto"/>
                            <w:bottom w:val="none" w:sz="0" w:space="0" w:color="auto"/>
                            <w:right w:val="none" w:sz="0" w:space="0" w:color="auto"/>
                          </w:divBdr>
                          <w:divsChild>
                            <w:div w:id="2078623997">
                              <w:marLeft w:val="0"/>
                              <w:marRight w:val="0"/>
                              <w:marTop w:val="0"/>
                              <w:marBottom w:val="120"/>
                              <w:divBdr>
                                <w:top w:val="none" w:sz="0" w:space="0" w:color="auto"/>
                                <w:left w:val="none" w:sz="0" w:space="0" w:color="auto"/>
                                <w:bottom w:val="none" w:sz="0" w:space="0" w:color="auto"/>
                                <w:right w:val="none" w:sz="0" w:space="0" w:color="auto"/>
                              </w:divBdr>
                            </w:div>
                          </w:divsChild>
                        </w:div>
                        <w:div w:id="1957979122">
                          <w:marLeft w:val="0"/>
                          <w:marRight w:val="0"/>
                          <w:marTop w:val="0"/>
                          <w:marBottom w:val="0"/>
                          <w:divBdr>
                            <w:top w:val="none" w:sz="0" w:space="0" w:color="auto"/>
                            <w:left w:val="none" w:sz="0" w:space="0" w:color="auto"/>
                            <w:bottom w:val="none" w:sz="0" w:space="0" w:color="auto"/>
                            <w:right w:val="none" w:sz="0" w:space="0" w:color="auto"/>
                          </w:divBdr>
                        </w:div>
                        <w:div w:id="240410922">
                          <w:marLeft w:val="720"/>
                          <w:marRight w:val="0"/>
                          <w:marTop w:val="0"/>
                          <w:marBottom w:val="0"/>
                          <w:divBdr>
                            <w:top w:val="none" w:sz="0" w:space="0" w:color="auto"/>
                            <w:left w:val="none" w:sz="0" w:space="0" w:color="auto"/>
                            <w:bottom w:val="none" w:sz="0" w:space="0" w:color="auto"/>
                            <w:right w:val="none" w:sz="0" w:space="0" w:color="auto"/>
                          </w:divBdr>
                          <w:divsChild>
                            <w:div w:id="1790589870">
                              <w:marLeft w:val="0"/>
                              <w:marRight w:val="0"/>
                              <w:marTop w:val="0"/>
                              <w:marBottom w:val="120"/>
                              <w:divBdr>
                                <w:top w:val="none" w:sz="0" w:space="0" w:color="auto"/>
                                <w:left w:val="none" w:sz="0" w:space="0" w:color="auto"/>
                                <w:bottom w:val="none" w:sz="0" w:space="0" w:color="auto"/>
                                <w:right w:val="none" w:sz="0" w:space="0" w:color="auto"/>
                              </w:divBdr>
                            </w:div>
                          </w:divsChild>
                        </w:div>
                        <w:div w:id="715469375">
                          <w:marLeft w:val="0"/>
                          <w:marRight w:val="0"/>
                          <w:marTop w:val="0"/>
                          <w:marBottom w:val="0"/>
                          <w:divBdr>
                            <w:top w:val="none" w:sz="0" w:space="0" w:color="auto"/>
                            <w:left w:val="none" w:sz="0" w:space="0" w:color="auto"/>
                            <w:bottom w:val="none" w:sz="0" w:space="0" w:color="auto"/>
                            <w:right w:val="none" w:sz="0" w:space="0" w:color="auto"/>
                          </w:divBdr>
                        </w:div>
                        <w:div w:id="693187748">
                          <w:marLeft w:val="720"/>
                          <w:marRight w:val="0"/>
                          <w:marTop w:val="0"/>
                          <w:marBottom w:val="0"/>
                          <w:divBdr>
                            <w:top w:val="none" w:sz="0" w:space="0" w:color="auto"/>
                            <w:left w:val="none" w:sz="0" w:space="0" w:color="auto"/>
                            <w:bottom w:val="none" w:sz="0" w:space="0" w:color="auto"/>
                            <w:right w:val="none" w:sz="0" w:space="0" w:color="auto"/>
                          </w:divBdr>
                          <w:divsChild>
                            <w:div w:id="883951180">
                              <w:marLeft w:val="0"/>
                              <w:marRight w:val="0"/>
                              <w:marTop w:val="0"/>
                              <w:marBottom w:val="120"/>
                              <w:divBdr>
                                <w:top w:val="none" w:sz="0" w:space="0" w:color="auto"/>
                                <w:left w:val="none" w:sz="0" w:space="0" w:color="auto"/>
                                <w:bottom w:val="none" w:sz="0" w:space="0" w:color="auto"/>
                                <w:right w:val="none" w:sz="0" w:space="0" w:color="auto"/>
                              </w:divBdr>
                            </w:div>
                          </w:divsChild>
                        </w:div>
                        <w:div w:id="2145073456">
                          <w:marLeft w:val="540"/>
                          <w:marRight w:val="0"/>
                          <w:marTop w:val="240"/>
                          <w:marBottom w:val="0"/>
                          <w:divBdr>
                            <w:top w:val="none" w:sz="0" w:space="0" w:color="auto"/>
                            <w:left w:val="none" w:sz="0" w:space="0" w:color="auto"/>
                            <w:bottom w:val="none" w:sz="0" w:space="0" w:color="auto"/>
                            <w:right w:val="none" w:sz="0" w:space="0" w:color="auto"/>
                          </w:divBdr>
                          <w:divsChild>
                            <w:div w:id="2100717402">
                              <w:marLeft w:val="0"/>
                              <w:marRight w:val="0"/>
                              <w:marTop w:val="120"/>
                              <w:marBottom w:val="120"/>
                              <w:divBdr>
                                <w:top w:val="none" w:sz="0" w:space="0" w:color="auto"/>
                                <w:left w:val="none" w:sz="0" w:space="0" w:color="auto"/>
                                <w:bottom w:val="none" w:sz="0" w:space="0" w:color="auto"/>
                                <w:right w:val="none" w:sz="0" w:space="0" w:color="auto"/>
                              </w:divBdr>
                              <w:divsChild>
                                <w:div w:id="1571229394">
                                  <w:marLeft w:val="0"/>
                                  <w:marRight w:val="0"/>
                                  <w:marTop w:val="0"/>
                                  <w:marBottom w:val="0"/>
                                  <w:divBdr>
                                    <w:top w:val="none" w:sz="0" w:space="0" w:color="auto"/>
                                    <w:left w:val="none" w:sz="0" w:space="0" w:color="auto"/>
                                    <w:bottom w:val="none" w:sz="0" w:space="0" w:color="auto"/>
                                    <w:right w:val="none" w:sz="0" w:space="0" w:color="auto"/>
                                  </w:divBdr>
                                  <w:divsChild>
                                    <w:div w:id="179055788">
                                      <w:marLeft w:val="0"/>
                                      <w:marRight w:val="0"/>
                                      <w:marTop w:val="0"/>
                                      <w:marBottom w:val="0"/>
                                      <w:divBdr>
                                        <w:top w:val="none" w:sz="0" w:space="0" w:color="auto"/>
                                        <w:left w:val="none" w:sz="0" w:space="0" w:color="auto"/>
                                        <w:bottom w:val="none" w:sz="0" w:space="0" w:color="auto"/>
                                        <w:right w:val="none" w:sz="0" w:space="0" w:color="auto"/>
                                      </w:divBdr>
                                    </w:div>
                                    <w:div w:id="1458842002">
                                      <w:marLeft w:val="720"/>
                                      <w:marRight w:val="0"/>
                                      <w:marTop w:val="0"/>
                                      <w:marBottom w:val="0"/>
                                      <w:divBdr>
                                        <w:top w:val="none" w:sz="0" w:space="0" w:color="auto"/>
                                        <w:left w:val="none" w:sz="0" w:space="0" w:color="auto"/>
                                        <w:bottom w:val="none" w:sz="0" w:space="0" w:color="auto"/>
                                        <w:right w:val="none" w:sz="0" w:space="0" w:color="auto"/>
                                      </w:divBdr>
                                      <w:divsChild>
                                        <w:div w:id="14820410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84653032">
                                  <w:marLeft w:val="0"/>
                                  <w:marRight w:val="0"/>
                                  <w:marTop w:val="0"/>
                                  <w:marBottom w:val="0"/>
                                  <w:divBdr>
                                    <w:top w:val="single" w:sz="12" w:space="0" w:color="908D6A"/>
                                    <w:left w:val="none" w:sz="0" w:space="0" w:color="auto"/>
                                    <w:bottom w:val="none" w:sz="0" w:space="0" w:color="auto"/>
                                    <w:right w:val="none" w:sz="0" w:space="0" w:color="auto"/>
                                  </w:divBdr>
                                </w:div>
                              </w:divsChild>
                            </w:div>
                          </w:divsChild>
                        </w:div>
                        <w:div w:id="11304830">
                          <w:marLeft w:val="0"/>
                          <w:marRight w:val="0"/>
                          <w:marTop w:val="0"/>
                          <w:marBottom w:val="0"/>
                          <w:divBdr>
                            <w:top w:val="none" w:sz="0" w:space="0" w:color="auto"/>
                            <w:left w:val="none" w:sz="0" w:space="0" w:color="auto"/>
                            <w:bottom w:val="none" w:sz="0" w:space="0" w:color="auto"/>
                            <w:right w:val="none" w:sz="0" w:space="0" w:color="auto"/>
                          </w:divBdr>
                        </w:div>
                        <w:div w:id="659961318">
                          <w:marLeft w:val="720"/>
                          <w:marRight w:val="0"/>
                          <w:marTop w:val="0"/>
                          <w:marBottom w:val="0"/>
                          <w:divBdr>
                            <w:top w:val="none" w:sz="0" w:space="0" w:color="auto"/>
                            <w:left w:val="none" w:sz="0" w:space="0" w:color="auto"/>
                            <w:bottom w:val="none" w:sz="0" w:space="0" w:color="auto"/>
                            <w:right w:val="none" w:sz="0" w:space="0" w:color="auto"/>
                          </w:divBdr>
                          <w:divsChild>
                            <w:div w:id="8544235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image" Target="media/image5.png"/><Relationship Id="rId21" Type="http://schemas.openxmlformats.org/officeDocument/2006/relationships/hyperlink" Target="https://www.blogger.com/share-post.g?blogID=999578816195622480&amp;postID=7003851588879408301&amp;target=facebook" TargetMode="External"/><Relationship Id="rId42" Type="http://schemas.openxmlformats.org/officeDocument/2006/relationships/hyperlink" Target="https://www.blogger.com/profile/07311419449783918801" TargetMode="External"/><Relationship Id="rId47" Type="http://schemas.openxmlformats.org/officeDocument/2006/relationships/hyperlink" Target="https://simplyautomationized.blogspot.com/2014/12/raspberry-pi-getting-data-from-s7-1200.html?showComment=1551301631939" TargetMode="External"/><Relationship Id="rId63" Type="http://schemas.openxmlformats.org/officeDocument/2006/relationships/hyperlink" Target="javascript:;" TargetMode="External"/><Relationship Id="rId68" Type="http://schemas.openxmlformats.org/officeDocument/2006/relationships/hyperlink" Target="https://www.blogger.com/profile/16807446536508909431" TargetMode="External"/><Relationship Id="rId84" Type="http://schemas.openxmlformats.org/officeDocument/2006/relationships/hyperlink" Target="https://www.blogger.com/profile/10350859972947510727" TargetMode="External"/><Relationship Id="rId89" Type="http://schemas.openxmlformats.org/officeDocument/2006/relationships/hyperlink" Target="javascript:;" TargetMode="External"/><Relationship Id="rId112" Type="http://schemas.openxmlformats.org/officeDocument/2006/relationships/hyperlink" Target="http://simplyautomationized.blogspot.com/2014/12/raspberry-pi-getting-data-from-s7-1200.html" TargetMode="External"/><Relationship Id="rId133" Type="http://schemas.openxmlformats.org/officeDocument/2006/relationships/hyperlink" Target="https://4.bp.blogspot.com/-x2whcNQZay0/UjSJUIXWxbI/AAAAAAAAIow/OHoulOA1lJ8/s1600/IMG_0345%5B1%5D.JPG" TargetMode="External"/><Relationship Id="rId138" Type="http://schemas.openxmlformats.org/officeDocument/2006/relationships/hyperlink" Target="http://www.amazon.com/Edimax-EW-7811Un-150Mbps-Raspberry-Supports/dp/B003MTTJOY/ref=as_li_bk_tl/?tag=simplyautomat-20&amp;linkId=4f5aab150c935c6926e6ba0cdfcaf8f5&amp;linkCode=ktl" TargetMode="External"/><Relationship Id="rId154" Type="http://schemas.openxmlformats.org/officeDocument/2006/relationships/image" Target="media/image18.jpeg"/><Relationship Id="rId159" Type="http://schemas.openxmlformats.org/officeDocument/2006/relationships/hyperlink" Target="https://github.com/SimplyAutomationized/raspberrypi/blob/master/S7-200pi/S7200.py" TargetMode="External"/><Relationship Id="rId16" Type="http://schemas.openxmlformats.org/officeDocument/2006/relationships/hyperlink" Target="http://simplyautomationized.blogspot.com/2014/07/raspberry-pi-scada-part-2-modbus-pwm.html" TargetMode="External"/><Relationship Id="rId107" Type="http://schemas.openxmlformats.org/officeDocument/2006/relationships/hyperlink" Target="https://simplyautomationized.blogspot.com/2014/12/raspberry-pi-getting-data-from-s7-1200.html?showComment=1624347096981" TargetMode="External"/><Relationship Id="rId11" Type="http://schemas.openxmlformats.org/officeDocument/2006/relationships/hyperlink" Target="http://amazon.com/s/ref=as_li_bk_tl/?url=search-alias%3Daps&amp;field-keywords=S7-1200%20cpu&amp;tag=simplyautomat-20&amp;linkId=cc41829dc993abb47887c98f4e7255e0&amp;linkCode=ktl" TargetMode="External"/><Relationship Id="rId32" Type="http://schemas.openxmlformats.org/officeDocument/2006/relationships/hyperlink" Target="https://simplyautomationized.blogspot.com/2014/12/raspberry-pi-getting-data-from-s7-1200.html?showComment=1562183700939" TargetMode="External"/><Relationship Id="rId37" Type="http://schemas.openxmlformats.org/officeDocument/2006/relationships/hyperlink" Target="https://simplyautomationized.blogspot.com/2014/12/raspberry-pi-getting-data-from-s7-1200.html?showComment=1551281827219" TargetMode="External"/><Relationship Id="rId53" Type="http://schemas.openxmlformats.org/officeDocument/2006/relationships/hyperlink" Target="https://simplyautomationized.blogspot.com/2014/12/raspberry-pi-getting-data-from-s7-1200.html?showComment=1551981072822" TargetMode="External"/><Relationship Id="rId58" Type="http://schemas.openxmlformats.org/officeDocument/2006/relationships/hyperlink" Target="https://www.blogger.com/profile/11766256990145326423" TargetMode="External"/><Relationship Id="rId74" Type="http://schemas.openxmlformats.org/officeDocument/2006/relationships/hyperlink" Target="https://www.blogger.com/profile/12852081530965994028"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8.png"/><Relationship Id="rId128" Type="http://schemas.openxmlformats.org/officeDocument/2006/relationships/hyperlink" Target="https://3.bp.blogspot.com/-r58FAhSwbIo/VQY981CEooI/AAAAAAAAWcw/MW1aFjIVWWI/s1600/textTag.PNG" TargetMode="External"/><Relationship Id="rId144" Type="http://schemas.openxmlformats.org/officeDocument/2006/relationships/hyperlink" Target="https://3.bp.blogspot.com/-XPayS2kehPo/VRoUdJOx6wI/AAAAAAAAWy8/5kgcAGcLFv8/s1600/ModbusTCP_Fan_test.PNG" TargetMode="External"/><Relationship Id="rId149" Type="http://schemas.openxmlformats.org/officeDocument/2006/relationships/hyperlink" Target="https://1.bp.blogspot.com/-Tmze6JzUryo/VTwvsYKl84I/AAAAAAAAX5k/nP1cgvn36H4/s1600/IMG_3898.JPG" TargetMode="External"/><Relationship Id="rId5" Type="http://schemas.openxmlformats.org/officeDocument/2006/relationships/hyperlink" Target="https://4.bp.blogspot.com/-Vl0kCBAc5Dc/VI0h5hnr3sI/AAAAAAAAUYk/y_-miD_SlnE/s1600/S7-1200%2BRaspberry%2BPi.png" TargetMode="External"/><Relationship Id="rId90" Type="http://schemas.openxmlformats.org/officeDocument/2006/relationships/hyperlink" Target="https://www.blogger.com/profile/15104700101284067582" TargetMode="External"/><Relationship Id="rId95" Type="http://schemas.openxmlformats.org/officeDocument/2006/relationships/hyperlink" Target="javascript:;" TargetMode="External"/><Relationship Id="rId160" Type="http://schemas.openxmlformats.org/officeDocument/2006/relationships/fontTable" Target="fontTable.xml"/><Relationship Id="rId22" Type="http://schemas.openxmlformats.org/officeDocument/2006/relationships/hyperlink" Target="https://www.blogger.com/share-post.g?blogID=999578816195622480&amp;postID=7003851588879408301&amp;target=pinterest" TargetMode="External"/><Relationship Id="rId27" Type="http://schemas.openxmlformats.org/officeDocument/2006/relationships/hyperlink" Target="https://www.blogger.com/profile/01509490688528680716" TargetMode="External"/><Relationship Id="rId43" Type="http://schemas.openxmlformats.org/officeDocument/2006/relationships/hyperlink" Target="https://simplyautomationized.blogspot.com/2014/12/raspberry-pi-getting-data-from-s7-1200.html?showComment=1551300969194" TargetMode="External"/><Relationship Id="rId48"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hyperlink" Target="https://simplyautomationized.blogspot.com/2014/12/raspberry-pi-getting-data-from-s7-1200.html?showComment=1556869385351" TargetMode="External"/><Relationship Id="rId113" Type="http://schemas.openxmlformats.org/officeDocument/2006/relationships/hyperlink" Target="https://learn.adafruit.com/adafruits-raspberry-pi-lesson-11-ds18b20-temperature-sensing/hardware" TargetMode="External"/><Relationship Id="rId118" Type="http://schemas.openxmlformats.org/officeDocument/2006/relationships/hyperlink" Target="https://1.bp.blogspot.com/-XhP6Bm_TZqc/VQY97lwHYlI/AAAAAAAAWcg/SqacRdJDG8w/s1600/deviceGroup.PNG" TargetMode="External"/><Relationship Id="rId134" Type="http://schemas.openxmlformats.org/officeDocument/2006/relationships/image" Target="media/image13.jpeg"/><Relationship Id="rId139" Type="http://schemas.openxmlformats.org/officeDocument/2006/relationships/hyperlink" Target="http://amazon.com/s/ref=as_li_bk_tl/?url=search-alias%3Dindustrial&amp;field-keywords=ds18b20&amp;tag=simplyautomat-20&amp;linkId=159e394a630b788373725e493596bc3f&amp;linkCode=ktl" TargetMode="External"/><Relationship Id="rId80" Type="http://schemas.openxmlformats.org/officeDocument/2006/relationships/hyperlink" Target="https://www.blogger.com/profile/01949725735598446489" TargetMode="External"/><Relationship Id="rId85" Type="http://schemas.openxmlformats.org/officeDocument/2006/relationships/hyperlink" Target="https://simplyautomationized.blogspot.com/2014/12/raspberry-pi-getting-data-from-s7-1200.html?showComment=1622363734428" TargetMode="External"/><Relationship Id="rId150" Type="http://schemas.openxmlformats.org/officeDocument/2006/relationships/image" Target="media/image16.jpeg"/><Relationship Id="rId155" Type="http://schemas.openxmlformats.org/officeDocument/2006/relationships/hyperlink" Target="https://2.bp.blogspot.com/-_CLTadfQNNU/VTwwRbsImUI/AAAAAAAAX5s/m3O4yFfJf88/s1600/IMG_3985.JPG" TargetMode="External"/><Relationship Id="rId12" Type="http://schemas.openxmlformats.org/officeDocument/2006/relationships/hyperlink" Target="http://amazon.com/s/ref=as_li_bk_tl/?url=search-alias%3Daps&amp;field-keywords=Raspberry%20Pi&amp;tag=simplyautomat-20&amp;linkId=40d2200989f114b9bf182c172f445b50&amp;linkCode=ktl" TargetMode="External"/><Relationship Id="rId17" Type="http://schemas.openxmlformats.org/officeDocument/2006/relationships/hyperlink" Target="https://simplyautomationized.blogspot.com/2014/12/raspberry-pi-getting-data-from-s7-1200.html" TargetMode="External"/><Relationship Id="rId33" Type="http://schemas.openxmlformats.org/officeDocument/2006/relationships/hyperlink" Target="https://www.blogger.com/profile/08841903891354880269" TargetMode="External"/><Relationship Id="rId38" Type="http://schemas.openxmlformats.org/officeDocument/2006/relationships/hyperlink" Target="javascript:;" TargetMode="External"/><Relationship Id="rId59" Type="http://schemas.openxmlformats.org/officeDocument/2006/relationships/hyperlink" Target="https://simplyautomationized.blogspot.com/2014/12/raspberry-pi-getting-data-from-s7-1200.html?showComment=1553504963710" TargetMode="External"/><Relationship Id="rId103" Type="http://schemas.openxmlformats.org/officeDocument/2006/relationships/hyperlink" Target="https://www.blogger.com/profile/02525801278100475085" TargetMode="External"/><Relationship Id="rId108" Type="http://schemas.openxmlformats.org/officeDocument/2006/relationships/hyperlink" Target="javascript:;" TargetMode="External"/><Relationship Id="rId124" Type="http://schemas.openxmlformats.org/officeDocument/2006/relationships/hyperlink" Target="https://4.bp.blogspot.com/-2a8-aPMrjWY/VQY99iW09HI/AAAAAAAAWc4/8w3CmpuTXVY/s1600/wonderAccesName2.PNG" TargetMode="External"/><Relationship Id="rId129" Type="http://schemas.openxmlformats.org/officeDocument/2006/relationships/image" Target="media/image11.png"/><Relationship Id="rId20" Type="http://schemas.openxmlformats.org/officeDocument/2006/relationships/hyperlink" Target="https://www.blogger.com/share-post.g?blogID=999578816195622480&amp;postID=7003851588879408301&amp;target=twitter" TargetMode="External"/><Relationship Id="rId41" Type="http://schemas.openxmlformats.org/officeDocument/2006/relationships/hyperlink" Target="javascript:;" TargetMode="External"/><Relationship Id="rId54" Type="http://schemas.openxmlformats.org/officeDocument/2006/relationships/hyperlink" Target="javascript:;" TargetMode="External"/><Relationship Id="rId62" Type="http://schemas.openxmlformats.org/officeDocument/2006/relationships/hyperlink" Target="https://simplyautomationized.blogspot.com/2014/12/raspberry-pi-getting-data-from-s7-1200.html?showComment=1554475739785" TargetMode="External"/><Relationship Id="rId70" Type="http://schemas.openxmlformats.org/officeDocument/2006/relationships/hyperlink" Target="javascript:;" TargetMode="External"/><Relationship Id="rId75" Type="http://schemas.openxmlformats.org/officeDocument/2006/relationships/hyperlink" Target="https://simplyautomationized.blogspot.com/2014/12/raspberry-pi-getting-data-from-s7-1200.html?showComment=1557902107186" TargetMode="External"/><Relationship Id="rId83" Type="http://schemas.openxmlformats.org/officeDocument/2006/relationships/hyperlink" Target="javascript:;" TargetMode="External"/><Relationship Id="rId88" Type="http://schemas.openxmlformats.org/officeDocument/2006/relationships/hyperlink" Target="https://simplyautomationized.blogspot.com/2014/12/raspberry-pi-getting-data-from-s7-1200.html?showComment=1568191753423" TargetMode="External"/><Relationship Id="rId91" Type="http://schemas.openxmlformats.org/officeDocument/2006/relationships/hyperlink" Target="https://simplyautomationized.blogspot.com/2014/12/raspberry-pi-getting-data-from-s7-1200.html?showComment=1568359470518" TargetMode="External"/><Relationship Id="rId96" Type="http://schemas.openxmlformats.org/officeDocument/2006/relationships/hyperlink" Target="https://www.blogger.com/profile/11736397345116248135" TargetMode="External"/><Relationship Id="rId111" Type="http://schemas.openxmlformats.org/officeDocument/2006/relationships/hyperlink" Target="http://simplyautomationized.blogspot.com/2013/09/raspberry-pi-scada-part-1-modbus.html" TargetMode="External"/><Relationship Id="rId132" Type="http://schemas.openxmlformats.org/officeDocument/2006/relationships/hyperlink" Target="http://en.wikipedia.org/wiki/SCADA" TargetMode="External"/><Relationship Id="rId140" Type="http://schemas.openxmlformats.org/officeDocument/2006/relationships/hyperlink" Target="http://simplyautomationized.blogspot.com/2014/07/raspberry-pi-scada-part-2-modbus-pwm.html" TargetMode="External"/><Relationship Id="rId145" Type="http://schemas.openxmlformats.org/officeDocument/2006/relationships/image" Target="media/image15.png"/><Relationship Id="rId153" Type="http://schemas.openxmlformats.org/officeDocument/2006/relationships/hyperlink" Target="https://2.bp.blogspot.com/-se7OSonk6pw/VTwvsSStviI/AAAAAAAAX5k/TYcwoWYC1LI/s1600/IMG_3900.JPG" TargetMode="External"/><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implyautomationized.blogspot.com/2013/09/raspberry-pi-scada-part-1-modbus.html" TargetMode="External"/><Relationship Id="rId23" Type="http://schemas.openxmlformats.org/officeDocument/2006/relationships/hyperlink" Target="https://simplyautomationized.blogspot.com/search/label/Pi" TargetMode="External"/><Relationship Id="rId28" Type="http://schemas.openxmlformats.org/officeDocument/2006/relationships/hyperlink" Target="https://simplyautomationized.blogspot.com/2014/12/raspberry-pi-getting-data-from-s7-1200.html?showComment=1550741383269" TargetMode="External"/><Relationship Id="rId36" Type="http://schemas.openxmlformats.org/officeDocument/2006/relationships/hyperlink" Target="https://www.blogger.com/profile/11944244144022882767" TargetMode="External"/><Relationship Id="rId49" Type="http://schemas.openxmlformats.org/officeDocument/2006/relationships/hyperlink" Target="https://www.blogger.com/profile/07311419449783918801" TargetMode="External"/><Relationship Id="rId57" Type="http://schemas.openxmlformats.org/officeDocument/2006/relationships/hyperlink" Target="javascript:;" TargetMode="External"/><Relationship Id="rId106" Type="http://schemas.openxmlformats.org/officeDocument/2006/relationships/hyperlink" Target="https://www.blogger.com/profile/17430050104570914189" TargetMode="External"/><Relationship Id="rId114" Type="http://schemas.openxmlformats.org/officeDocument/2006/relationships/hyperlink" Target="https://4.bp.blogspot.com/-gRmrkFUEpMg/VQY97nf0DkI/AAAAAAAAWcc/tb6BBxiJwFA/s1600/daServer.PNG" TargetMode="External"/><Relationship Id="rId119" Type="http://schemas.openxmlformats.org/officeDocument/2006/relationships/image" Target="media/image6.png"/><Relationship Id="rId127" Type="http://schemas.openxmlformats.org/officeDocument/2006/relationships/image" Target="media/image10.png"/><Relationship Id="rId10" Type="http://schemas.openxmlformats.org/officeDocument/2006/relationships/hyperlink" Target="https://youtu.be/yJNEsI5KJxs" TargetMode="External"/><Relationship Id="rId31" Type="http://schemas.openxmlformats.org/officeDocument/2006/relationships/hyperlink" Target="https://www.blogger.com/profile/14442162522578916111" TargetMode="External"/><Relationship Id="rId44" Type="http://schemas.openxmlformats.org/officeDocument/2006/relationships/hyperlink" Target="javascript:;" TargetMode="External"/><Relationship Id="rId52" Type="http://schemas.openxmlformats.org/officeDocument/2006/relationships/hyperlink" Target="https://www.blogger.com/profile/15132066461916452819" TargetMode="External"/><Relationship Id="rId60" Type="http://schemas.openxmlformats.org/officeDocument/2006/relationships/hyperlink" Target="javascript:;" TargetMode="External"/><Relationship Id="rId65" Type="http://schemas.openxmlformats.org/officeDocument/2006/relationships/hyperlink" Target="https://www.blogger.com/profile/05849664282145619663" TargetMode="External"/><Relationship Id="rId73" Type="http://schemas.openxmlformats.org/officeDocument/2006/relationships/hyperlink" Target="javascript:;" TargetMode="External"/><Relationship Id="rId78" Type="http://schemas.openxmlformats.org/officeDocument/2006/relationships/hyperlink" Target="https://simplyautomationized.blogspot.com/2014/12/raspberry-pi-getting-data-from-s7-1200.html?showComment=1562412037908" TargetMode="External"/><Relationship Id="rId81" Type="http://schemas.openxmlformats.org/officeDocument/2006/relationships/hyperlink" Target="https://simplyautomationized.blogspot.com/2014/12/raspberry-pi-getting-data-from-s7-1200.html?showComment=1565777225949" TargetMode="External"/><Relationship Id="rId86" Type="http://schemas.openxmlformats.org/officeDocument/2006/relationships/hyperlink" Target="javascript:;" TargetMode="External"/><Relationship Id="rId94" Type="http://schemas.openxmlformats.org/officeDocument/2006/relationships/hyperlink" Target="https://simplyautomationized.blogspot.com/2014/12/raspberry-pi-getting-data-from-s7-1200.html?showComment=1602056526929" TargetMode="External"/><Relationship Id="rId99" Type="http://schemas.openxmlformats.org/officeDocument/2006/relationships/hyperlink" Target="https://www.blogger.com/profile/00226120145537361064" TargetMode="External"/><Relationship Id="rId101" Type="http://schemas.openxmlformats.org/officeDocument/2006/relationships/hyperlink" Target="javascript:;" TargetMode="External"/><Relationship Id="rId122" Type="http://schemas.openxmlformats.org/officeDocument/2006/relationships/hyperlink" Target="https://4.bp.blogspot.com/-oJsdH1mmUfI/VQY99BETthI/AAAAAAAAWc0/KzzE9Ldt898/s1600/wonderAccesName.PNG" TargetMode="External"/><Relationship Id="rId130" Type="http://schemas.openxmlformats.org/officeDocument/2006/relationships/hyperlink" Target="https://1.bp.blogspot.com/-Ot3qCaghnTk/VQY98atnKFI/AAAAAAAAWco/gtLB4maZLCE/s1600/result.PNG" TargetMode="External"/><Relationship Id="rId135" Type="http://schemas.openxmlformats.org/officeDocument/2006/relationships/hyperlink" Target="http://amazon.com/s/ref=as_li_bk_tl/?url=search-alias%3Daps&amp;field-keywords=raspberry%20pi%20model%20a&amp;tag=simplyautomat-20&amp;linkId=ba6b19dedf81bf5470c2da894287ba1a&amp;linkCode=ktl" TargetMode="External"/><Relationship Id="rId143" Type="http://schemas.openxmlformats.org/officeDocument/2006/relationships/image" Target="media/image14.jpeg"/><Relationship Id="rId148" Type="http://schemas.openxmlformats.org/officeDocument/2006/relationships/hyperlink" Target="http://www.amazon.com/BUD-Industries-DPB-4760-Plastic-Textured/dp/B005T85A6W/ref=as_li_bk_tl/?tag=simplautom-20&amp;linkId=154fddf5c64dfee033484365da6f7502&amp;linkCode=ktl" TargetMode="External"/><Relationship Id="rId151" Type="http://schemas.openxmlformats.org/officeDocument/2006/relationships/hyperlink" Target="https://1.bp.blogspot.com/-J66VgCSL4HE/VTwvsesrTtI/AAAAAAAAX5k/gC_IPhPm0XQ/s1600/IMG_3899.JPG" TargetMode="External"/><Relationship Id="rId156"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simplyautomationized.blogspot.com/2015/04/raspberry-pi-scada-communitating-with.html" TargetMode="External"/><Relationship Id="rId13" Type="http://schemas.openxmlformats.org/officeDocument/2006/relationships/hyperlink" Target="https://github.com/SimplyAutomationized/raspberrypi/raw/master/S7-1200pi/S71200.py" TargetMode="External"/><Relationship Id="rId18" Type="http://schemas.openxmlformats.org/officeDocument/2006/relationships/hyperlink" Target="https://www.blogger.com/share-post.g?blogID=999578816195622480&amp;postID=7003851588879408301&amp;target=email" TargetMode="External"/><Relationship Id="rId39" Type="http://schemas.openxmlformats.org/officeDocument/2006/relationships/hyperlink" Target="https://www.blogger.com/profile/07311419449783918801" TargetMode="External"/><Relationship Id="rId109" Type="http://schemas.openxmlformats.org/officeDocument/2006/relationships/hyperlink" Target="https://2.bp.blogspot.com/-x2whcNQZay0/UjSJUIXWxbI/AAAAAAAAIo0/fDrfeCa14g4/s1600/IMG_0345%5B1%5D.JPG" TargetMode="External"/><Relationship Id="rId34" Type="http://schemas.openxmlformats.org/officeDocument/2006/relationships/hyperlink" Target="https://simplyautomationized.blogspot.com/2014/12/raspberry-pi-getting-data-from-s7-1200.html?showComment=1632400221161" TargetMode="External"/><Relationship Id="rId50" Type="http://schemas.openxmlformats.org/officeDocument/2006/relationships/hyperlink" Target="https://simplyautomationized.blogspot.com/2014/12/raspberry-pi-getting-data-from-s7-1200.html?showComment=1551301721021" TargetMode="External"/><Relationship Id="rId55" Type="http://schemas.openxmlformats.org/officeDocument/2006/relationships/hyperlink" Target="https://www.blogger.com/profile/05961518883658521328" TargetMode="External"/><Relationship Id="rId76" Type="http://schemas.openxmlformats.org/officeDocument/2006/relationships/hyperlink" Target="javascript:;" TargetMode="External"/><Relationship Id="rId97" Type="http://schemas.openxmlformats.org/officeDocument/2006/relationships/hyperlink" Target="https://simplyautomationized.blogspot.com/2014/12/raspberry-pi-getting-data-from-s7-1200.html?showComment=1602056594006" TargetMode="External"/><Relationship Id="rId104" Type="http://schemas.openxmlformats.org/officeDocument/2006/relationships/hyperlink" Target="https://simplyautomationized.blogspot.com/2014/12/raspberry-pi-getting-data-from-s7-1200.html?showComment=1612435742764" TargetMode="External"/><Relationship Id="rId120" Type="http://schemas.openxmlformats.org/officeDocument/2006/relationships/hyperlink" Target="https://1.bp.blogspot.com/-dN83S7TUrtQ/VQY98NB_VQI/AAAAAAAAWdY/y1fFu-8GOlY/s1600/deviceItem.PNG" TargetMode="External"/><Relationship Id="rId125" Type="http://schemas.openxmlformats.org/officeDocument/2006/relationships/image" Target="media/image9.png"/><Relationship Id="rId141" Type="http://schemas.openxmlformats.org/officeDocument/2006/relationships/hyperlink" Target="http://simplyautomationized.blogspot.com/2013/09/raspberry-pi-scada-part-1-modbus.html?view=sidebar" TargetMode="External"/><Relationship Id="rId146" Type="http://schemas.openxmlformats.org/officeDocument/2006/relationships/hyperlink" Target="http://simplyautomationized.blogspot.com/2014/12/raspberry-pi-getting-data-from-s7-1200.html" TargetMode="External"/><Relationship Id="rId7" Type="http://schemas.openxmlformats.org/officeDocument/2006/relationships/hyperlink" Target="http://simplyautomationized.blogspot.com/2015/03/raspberry-pi-scada-part-3-communicate.html" TargetMode="External"/><Relationship Id="rId71" Type="http://schemas.openxmlformats.org/officeDocument/2006/relationships/hyperlink" Target="https://www.blogger.com/profile/16807446536508909431" TargetMode="External"/><Relationship Id="rId92" Type="http://schemas.openxmlformats.org/officeDocument/2006/relationships/hyperlink" Target="javascript:;" TargetMode="External"/><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https://simplyautomationized.blogspot.com/search/label/PLC" TargetMode="External"/><Relationship Id="rId40" Type="http://schemas.openxmlformats.org/officeDocument/2006/relationships/hyperlink" Target="https://simplyautomationized.blogspot.com/2014/12/raspberry-pi-getting-data-from-s7-1200.html?showComment=1551300911064" TargetMode="External"/><Relationship Id="rId45" Type="http://schemas.openxmlformats.org/officeDocument/2006/relationships/hyperlink" Target="javascript:;" TargetMode="External"/><Relationship Id="rId66" Type="http://schemas.openxmlformats.org/officeDocument/2006/relationships/hyperlink" Target="https://simplyautomationized.blogspot.com/2014/12/raspberry-pi-getting-data-from-s7-1200.html?showComment=1592027994863" TargetMode="External"/><Relationship Id="rId87" Type="http://schemas.openxmlformats.org/officeDocument/2006/relationships/hyperlink" Target="https://www.blogger.com/profile/10939046893046231491" TargetMode="External"/><Relationship Id="rId110" Type="http://schemas.openxmlformats.org/officeDocument/2006/relationships/image" Target="media/image3.jpeg"/><Relationship Id="rId115" Type="http://schemas.openxmlformats.org/officeDocument/2006/relationships/image" Target="media/image4.png"/><Relationship Id="rId131" Type="http://schemas.openxmlformats.org/officeDocument/2006/relationships/image" Target="media/image12.png"/><Relationship Id="rId136" Type="http://schemas.openxmlformats.org/officeDocument/2006/relationships/hyperlink" Target="http://amazon.com/s/ref=as_li_bk_tl/?url=search-alias%3Dindustrial&amp;field-keywords=4.7k%20resistor&amp;tag=simplyautomat-20&amp;linkId=d1242f8b101639b3fae16a01a41cd03b&amp;linkCode=ktl" TargetMode="External"/><Relationship Id="rId157" Type="http://schemas.openxmlformats.org/officeDocument/2006/relationships/hyperlink" Target="https://2.bp.blogspot.com/-Sk_mZRPEWGM/VTwwRRcd4-I/AAAAAAAAX5s/s_jNQ_YN_20/s1600/IMG_3984.JPG" TargetMode="External"/><Relationship Id="rId61" Type="http://schemas.openxmlformats.org/officeDocument/2006/relationships/hyperlink" Target="https://www.blogger.com/profile/12124862887117137741" TargetMode="External"/><Relationship Id="rId82" Type="http://schemas.openxmlformats.org/officeDocument/2006/relationships/hyperlink" Target="javascript:;" TargetMode="External"/><Relationship Id="rId152" Type="http://schemas.openxmlformats.org/officeDocument/2006/relationships/image" Target="media/image17.jpeg"/><Relationship Id="rId19" Type="http://schemas.openxmlformats.org/officeDocument/2006/relationships/hyperlink" Target="https://www.blogger.com/share-post.g?blogID=999578816195622480&amp;postID=7003851588879408301&amp;target=blog" TargetMode="External"/><Relationship Id="rId14" Type="http://schemas.openxmlformats.org/officeDocument/2006/relationships/hyperlink" Target="https://plus.google.com/117701528311085454325"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https://simplyautomationized.blogspot.com/2014/12/raspberry-pi-getting-data-from-s7-1200.html?showComment=1552990836830" TargetMode="External"/><Relationship Id="rId77" Type="http://schemas.openxmlformats.org/officeDocument/2006/relationships/hyperlink" Target="https://www.blogger.com/profile/15180680909131615633" TargetMode="External"/><Relationship Id="rId100" Type="http://schemas.openxmlformats.org/officeDocument/2006/relationships/hyperlink" Target="https://simplyautomationized.blogspot.com/2014/12/raspberry-pi-getting-data-from-s7-1200.html?showComment=1606741256316" TargetMode="External"/><Relationship Id="rId105" Type="http://schemas.openxmlformats.org/officeDocument/2006/relationships/hyperlink" Target="javascript:;" TargetMode="External"/><Relationship Id="rId126" Type="http://schemas.openxmlformats.org/officeDocument/2006/relationships/hyperlink" Target="https://2.bp.blogspot.com/-o5rnAiA2v3Q/VQY98sx8GRI/AAAAAAAAWcs/cNIkna1_fMc/s1600/tagName.PNG" TargetMode="External"/><Relationship Id="rId147" Type="http://schemas.openxmlformats.org/officeDocument/2006/relationships/hyperlink" Target="https://github.com/SimplyAutomationized/python-snap7" TargetMode="External"/><Relationship Id="rId8" Type="http://schemas.openxmlformats.org/officeDocument/2006/relationships/hyperlink" Target="http://amazon.com/s/ref=as_li_bk_tl/?url=search-alias%3Daps&amp;field-keywords=S7-200%20plc&amp;tag=simplyautomat-20&amp;linkId=ffac6de8f8cb400d7393cbf02b4ddd24&amp;linkCode=ktl" TargetMode="External"/><Relationship Id="rId51" Type="http://schemas.openxmlformats.org/officeDocument/2006/relationships/hyperlink" Target="javascript:;" TargetMode="External"/><Relationship Id="rId72" Type="http://schemas.openxmlformats.org/officeDocument/2006/relationships/hyperlink" Target="https://simplyautomationized.blogspot.com/2014/12/raspberry-pi-getting-data-from-s7-1200.html?showComment=1556874860023" TargetMode="External"/><Relationship Id="rId93" Type="http://schemas.openxmlformats.org/officeDocument/2006/relationships/hyperlink" Target="https://www.blogger.com/profile/11736397345116248135" TargetMode="External"/><Relationship Id="rId98" Type="http://schemas.openxmlformats.org/officeDocument/2006/relationships/hyperlink" Target="javascript:;" TargetMode="External"/><Relationship Id="rId121" Type="http://schemas.openxmlformats.org/officeDocument/2006/relationships/image" Target="media/image7.png"/><Relationship Id="rId142" Type="http://schemas.openxmlformats.org/officeDocument/2006/relationships/hyperlink" Target="https://2.bp.blogspot.com/-i9B3xzzvWww/U7oo1XQr5qI/AAAAAAAARNI/wpG0CvX3_-A/s1600/IMG_2095.JPG" TargetMode="External"/><Relationship Id="rId3" Type="http://schemas.openxmlformats.org/officeDocument/2006/relationships/settings" Target="settings.xml"/><Relationship Id="rId25" Type="http://schemas.openxmlformats.org/officeDocument/2006/relationships/hyperlink" Target="https://simplyautomationized.blogspot.com/search/label/SCADA" TargetMode="External"/><Relationship Id="rId46" Type="http://schemas.openxmlformats.org/officeDocument/2006/relationships/hyperlink" Target="https://www.blogger.com/profile/01982148014185893042" TargetMode="External"/><Relationship Id="rId67" Type="http://schemas.openxmlformats.org/officeDocument/2006/relationships/hyperlink" Target="javascript:;" TargetMode="External"/><Relationship Id="rId116" Type="http://schemas.openxmlformats.org/officeDocument/2006/relationships/hyperlink" Target="https://4.bp.blogspot.com/-v5y2oCbJ20w/VQY97matBHI/AAAAAAAAWck/mJYhCtebP18/s1600/Config.PNG" TargetMode="External"/><Relationship Id="rId137" Type="http://schemas.openxmlformats.org/officeDocument/2006/relationships/hyperlink" Target="http://www.amazon.com/Jumper-Housing-Header-Female-Connector/dp/B00UJ9KXJ0/ref=as_li_bk_tl/?tag=simplyautomat-20&amp;linkId=b3a2f42c0fa21875e214a7ad86cf086c&amp;linkCode=ktl" TargetMode="External"/><Relationship Id="rId15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28</Pages>
  <Words>5768</Words>
  <Characters>32879</Characters>
  <Application>Microsoft Office Word</Application>
  <DocSecurity>0</DocSecurity>
  <Lines>273</Lines>
  <Paragraphs>77</Paragraphs>
  <ScaleCrop>false</ScaleCrop>
  <Company/>
  <LinksUpToDate>false</LinksUpToDate>
  <CharactersWithSpaces>38570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dc:creator>
  <cp:keywords/>
  <dc:description/>
  <cp:lastModifiedBy>NVD</cp:lastModifiedBy>
  <cp:revision>5</cp:revision>
  <dcterms:created xsi:type="dcterms:W3CDTF">2023-11-01T16:10:00Z</dcterms:created>
  <dcterms:modified xsi:type="dcterms:W3CDTF">2023-11-01T16:16:00Z</dcterms:modified>
</cp:coreProperties>
</file>