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1466" w14:textId="77777777" w:rsidR="00A5210E" w:rsidRPr="00A5210E" w:rsidRDefault="00A5210E" w:rsidP="00A5210E">
      <w:pPr>
        <w:shd w:val="clear" w:color="auto" w:fill="FFFFFF"/>
        <w:spacing w:before="300" w:after="900" w:line="1163" w:lineRule="atLeast"/>
        <w:outlineLvl w:val="0"/>
        <w:rPr>
          <w:rFonts w:ascii="Comic Sans MS" w:eastAsia="Times New Roman" w:hAnsi="Comic Sans MS" w:cs="Times New Roman"/>
          <w:color w:val="404040"/>
          <w:kern w:val="36"/>
          <w:sz w:val="93"/>
          <w:szCs w:val="93"/>
        </w:rPr>
      </w:pPr>
      <w:r w:rsidRPr="00A5210E">
        <w:rPr>
          <w:rFonts w:ascii="Comic Sans MS" w:eastAsia="Times New Roman" w:hAnsi="Comic Sans MS" w:cs="Times New Roman"/>
          <w:color w:val="404040"/>
          <w:kern w:val="36"/>
          <w:sz w:val="93"/>
          <w:szCs w:val="93"/>
        </w:rPr>
        <w:t>Attacking industrial networks (Siemens)</w:t>
      </w:r>
    </w:p>
    <w:p w14:paraId="60036D43" w14:textId="77777777" w:rsidR="00A5210E" w:rsidRPr="00A5210E" w:rsidRDefault="00A5210E" w:rsidP="00A5210E">
      <w:pPr>
        <w:shd w:val="clear" w:color="auto" w:fill="FFFFFF"/>
        <w:spacing w:beforeAutospacing="1" w:after="0" w:afterAutospacing="1" w:line="293" w:lineRule="atLeast"/>
        <w:rPr>
          <w:rFonts w:ascii="Lato" w:eastAsia="Times New Roman" w:hAnsi="Lato" w:cs="Times New Roman"/>
          <w:sz w:val="23"/>
          <w:szCs w:val="23"/>
        </w:rPr>
      </w:pPr>
      <w:r w:rsidRPr="00A5210E">
        <w:rPr>
          <w:rFonts w:ascii="Lato" w:eastAsia="Times New Roman" w:hAnsi="Lato" w:cs="Times New Roman"/>
          <w:sz w:val="23"/>
          <w:szCs w:val="23"/>
        </w:rPr>
        <w:t>A week ago in the first part of this post we were able to visualize a general description of PLCs (language and hardware) and some vulnerabilities, as well as a general description of associated industrial networks, field devices, HMI, and DTU. Now that we have assimilated these concepts about industrial networks and their associated elements, let's go into detail on how they communicate.</w:t>
      </w:r>
      <w:r w:rsidRPr="00A5210E">
        <w:rPr>
          <w:rFonts w:ascii="Lato" w:eastAsia="Times New Roman" w:hAnsi="Lato" w:cs="Times New Roman"/>
          <w:sz w:val="23"/>
          <w:szCs w:val="23"/>
        </w:rPr>
        <w:br/>
      </w:r>
      <w:r w:rsidRPr="00A5210E">
        <w:rPr>
          <w:rFonts w:ascii="Lato" w:eastAsia="Times New Roman" w:hAnsi="Lato" w:cs="Times New Roman"/>
          <w:sz w:val="23"/>
          <w:szCs w:val="23"/>
        </w:rPr>
        <w:br/>
        <w:t>This post presents an analysis on the Siemens PLC environment, in particular the communication protocol known as </w:t>
      </w:r>
      <w:r w:rsidRPr="00A5210E">
        <w:rPr>
          <w:rFonts w:ascii="Lato" w:eastAsia="Times New Roman" w:hAnsi="Lato" w:cs="Times New Roman"/>
          <w:b/>
          <w:bCs/>
          <w:sz w:val="23"/>
          <w:szCs w:val="23"/>
        </w:rPr>
        <w:t>S7CommPlus</w:t>
      </w:r>
      <w:r w:rsidRPr="00A5210E">
        <w:rPr>
          <w:rFonts w:ascii="Lato" w:eastAsia="Times New Roman" w:hAnsi="Lato" w:cs="Times New Roman"/>
          <w:sz w:val="23"/>
          <w:szCs w:val="23"/>
        </w:rPr>
        <w:t>. This protocol allows communication between Siemens endpoints such as TIA Portal (the manufacturer's engineering software), and PLCs such as the S7-1211C that has been used for the experiments performed by Hui, H., McLaughlin, K., &amp; Sezer, S. The analysis uses the </w:t>
      </w:r>
      <w:r w:rsidRPr="00A5210E">
        <w:rPr>
          <w:rFonts w:ascii="Lato" w:eastAsia="Times New Roman" w:hAnsi="Lato" w:cs="Times New Roman"/>
          <w:b/>
          <w:bCs/>
          <w:sz w:val="23"/>
          <w:szCs w:val="23"/>
        </w:rPr>
        <w:t>WinDbg</w:t>
      </w:r>
      <w:r w:rsidRPr="00A5210E">
        <w:rPr>
          <w:rFonts w:ascii="Lato" w:eastAsia="Times New Roman" w:hAnsi="Lato" w:cs="Times New Roman"/>
          <w:sz w:val="23"/>
          <w:szCs w:val="23"/>
        </w:rPr>
        <w:t> and </w:t>
      </w:r>
      <w:r w:rsidRPr="00A5210E">
        <w:rPr>
          <w:rFonts w:ascii="Lato" w:eastAsia="Times New Roman" w:hAnsi="Lato" w:cs="Times New Roman"/>
          <w:b/>
          <w:bCs/>
          <w:sz w:val="23"/>
          <w:szCs w:val="23"/>
        </w:rPr>
        <w:t>Scapy</w:t>
      </w:r>
      <w:r w:rsidRPr="00A5210E">
        <w:rPr>
          <w:rFonts w:ascii="Lato" w:eastAsia="Times New Roman" w:hAnsi="Lato" w:cs="Times New Roman"/>
          <w:sz w:val="23"/>
          <w:szCs w:val="23"/>
        </w:rPr>
        <w:t>. tools. The anti-replay mechanism used in the protocol is investigated, including the identification of the specific bytes required to create valid network packets. From the experimental analysis, new exploits are identified, including cryptographic key manipulation.</w:t>
      </w:r>
      <w:r w:rsidRPr="00A5210E">
        <w:rPr>
          <w:rFonts w:ascii="Lato" w:eastAsia="Times New Roman" w:hAnsi="Lato" w:cs="Times New Roman"/>
          <w:sz w:val="23"/>
          <w:szCs w:val="23"/>
        </w:rPr>
        <w:br/>
      </w:r>
      <w:r w:rsidRPr="00A5210E">
        <w:rPr>
          <w:rFonts w:ascii="Lato" w:eastAsia="Times New Roman" w:hAnsi="Lato" w:cs="Times New Roman"/>
          <w:sz w:val="23"/>
          <w:szCs w:val="23"/>
        </w:rPr>
        <w:br/>
        <w:t>Subsequently, exploits are demonstrated that allow impersonating an existing communication session, denying an engineer's ability to configure a PLC, making unauthorized changes to PLC states, and other potential integrity and availability violations. Several mitigation recommendations will also be proposed taking into account the concepts seen above.</w:t>
      </w:r>
      <w:r w:rsidRPr="00A5210E">
        <w:rPr>
          <w:rFonts w:ascii="Lato" w:eastAsia="Times New Roman" w:hAnsi="Lato" w:cs="Times New Roman"/>
          <w:sz w:val="23"/>
          <w:szCs w:val="23"/>
        </w:rPr>
        <w:br/>
      </w:r>
      <w:r w:rsidRPr="00A5210E">
        <w:rPr>
          <w:rFonts w:ascii="Lato" w:eastAsia="Times New Roman" w:hAnsi="Lato" w:cs="Times New Roman"/>
          <w:sz w:val="23"/>
          <w:szCs w:val="23"/>
        </w:rPr>
        <w:br/>
      </w:r>
      <w:r w:rsidRPr="00A5210E">
        <w:rPr>
          <w:rFonts w:ascii="Comic Sans MS" w:eastAsia="Times New Roman" w:hAnsi="Comic Sans MS" w:cs="Times New Roman"/>
          <w:sz w:val="33"/>
          <w:szCs w:val="33"/>
        </w:rPr>
        <w:t>Introduction</w:t>
      </w:r>
      <w:r w:rsidRPr="00A5210E">
        <w:rPr>
          <w:rFonts w:ascii="Lato" w:eastAsia="Times New Roman" w:hAnsi="Lato" w:cs="Times New Roman"/>
          <w:sz w:val="23"/>
          <w:szCs w:val="23"/>
        </w:rPr>
        <w:br/>
      </w:r>
      <w:r w:rsidRPr="00A5210E">
        <w:rPr>
          <w:rFonts w:ascii="Lato" w:eastAsia="Times New Roman" w:hAnsi="Lato" w:cs="Times New Roman"/>
          <w:sz w:val="23"/>
          <w:szCs w:val="23"/>
        </w:rPr>
        <w:br/>
        <w:t>Siemens is one of the leading vendors in the world, and for this analysis the S7-1211C controller was investigated. As we recall the </w:t>
      </w:r>
      <w:r w:rsidRPr="00A5210E">
        <w:rPr>
          <w:rFonts w:ascii="Lato" w:eastAsia="Times New Roman" w:hAnsi="Lato" w:cs="Times New Roman"/>
          <w:b/>
          <w:bCs/>
          <w:sz w:val="23"/>
          <w:szCs w:val="23"/>
        </w:rPr>
        <w:t>Stuxnet</w:t>
      </w:r>
      <w:r w:rsidRPr="00A5210E">
        <w:rPr>
          <w:rFonts w:ascii="Lato" w:eastAsia="Times New Roman" w:hAnsi="Lato" w:cs="Times New Roman"/>
          <w:sz w:val="23"/>
          <w:szCs w:val="23"/>
        </w:rPr>
        <w:t>attack demonstrated how compromised PLCs could cause a physical impact. The worm first spread from a removable drive inside a uranium enrichment plant in Iran and infected an "</w:t>
      </w:r>
      <w:r w:rsidRPr="00A5210E">
        <w:rPr>
          <w:rFonts w:ascii="Lato" w:eastAsia="Times New Roman" w:hAnsi="Lato" w:cs="Times New Roman"/>
          <w:b/>
          <w:bCs/>
          <w:sz w:val="23"/>
          <w:szCs w:val="23"/>
        </w:rPr>
        <w:t>air-gapped</w:t>
      </w:r>
      <w:r w:rsidRPr="00A5210E">
        <w:rPr>
          <w:rFonts w:ascii="Lato" w:eastAsia="Times New Roman" w:hAnsi="Lato" w:cs="Times New Roman"/>
          <w:sz w:val="23"/>
          <w:szCs w:val="23"/>
        </w:rPr>
        <w:t xml:space="preserve">"network machine. The worm then spread across the network using four zero-day vulnerabilities and digital signatures from two legitimate companies. Apart from the sophisticated infection and propagation mechanisms used by Stuxnet, a key aspect from an ICS point of view was that it only </w:t>
      </w:r>
      <w:r w:rsidRPr="00A5210E">
        <w:rPr>
          <w:rFonts w:ascii="Lato" w:eastAsia="Times New Roman" w:hAnsi="Lato" w:cs="Times New Roman"/>
          <w:sz w:val="23"/>
          <w:szCs w:val="23"/>
        </w:rPr>
        <w:lastRenderedPageBreak/>
        <w:t>targeted a few specific PLC models, namely the Siemens S7 315 and 417, which were used to control the centrifuges in the enrichment process. Stuxnet determined whether a target was a Siemens PLC by checking the model number, configuration details and downloading the device's program code. If the check failed, Stuxnet did not perform any further attacks, possibly to avoid detection of its actions. Otherwise, it proceeded to update the PLC's main cycle block with malicious code to increase the rotation frequency of connected centrifuges to damaging levels, while fooling the operator by injecting false data into the HMI. The attack changed the way the industry viewed security.</w:t>
      </w:r>
      <w:r w:rsidRPr="00A5210E">
        <w:rPr>
          <w:rFonts w:ascii="Lato" w:eastAsia="Times New Roman" w:hAnsi="Lato" w:cs="Times New Roman"/>
          <w:sz w:val="23"/>
          <w:szCs w:val="23"/>
        </w:rPr>
        <w:br/>
      </w:r>
      <w:r w:rsidRPr="00A5210E">
        <w:rPr>
          <w:rFonts w:ascii="Lato" w:eastAsia="Times New Roman" w:hAnsi="Lato" w:cs="Times New Roman"/>
          <w:sz w:val="23"/>
          <w:szCs w:val="23"/>
        </w:rPr>
        <w:br/>
      </w:r>
      <w:r w:rsidRPr="00A5210E">
        <w:rPr>
          <w:rFonts w:ascii="Comic Sans MS" w:eastAsia="Times New Roman" w:hAnsi="Comic Sans MS" w:cs="Times New Roman"/>
          <w:sz w:val="33"/>
          <w:szCs w:val="33"/>
        </w:rPr>
        <w:t>Related research</w:t>
      </w:r>
      <w:r w:rsidRPr="00A5210E">
        <w:rPr>
          <w:rFonts w:ascii="Lato" w:eastAsia="Times New Roman" w:hAnsi="Lato" w:cs="Times New Roman"/>
          <w:sz w:val="23"/>
          <w:szCs w:val="23"/>
        </w:rPr>
        <w:br/>
      </w:r>
      <w:r w:rsidRPr="00A5210E">
        <w:rPr>
          <w:rFonts w:ascii="Lato" w:eastAsia="Times New Roman" w:hAnsi="Lato" w:cs="Times New Roman"/>
          <w:sz w:val="23"/>
          <w:szCs w:val="23"/>
        </w:rPr>
        <w:br/>
        <w:t>Programming or configuring a PLC usually requires proprietary software from the manufacturer. Devices in a process control network can communicate with PLCs via serial connections or, more recently, via Ethernet, through TCP/IP-based protocols. Whereas the protocols used during normal operations may be openly standardized e.g. Modbus TCP or vendor specific.</w:t>
      </w:r>
      <w:r w:rsidRPr="00A5210E">
        <w:rPr>
          <w:rFonts w:ascii="Lato" w:eastAsia="Times New Roman" w:hAnsi="Lato" w:cs="Times New Roman"/>
          <w:sz w:val="23"/>
          <w:szCs w:val="23"/>
        </w:rPr>
        <w:br/>
      </w:r>
      <w:r w:rsidRPr="00A5210E">
        <w:rPr>
          <w:rFonts w:ascii="Lato" w:eastAsia="Times New Roman" w:hAnsi="Lato" w:cs="Times New Roman"/>
          <w:sz w:val="23"/>
          <w:szCs w:val="23"/>
        </w:rPr>
        <w:br/>
        <w:t>The following chart shows a timeline with the release of various PLC models along with discovered </w:t>
      </w:r>
      <w:r w:rsidRPr="00A5210E">
        <w:rPr>
          <w:rFonts w:ascii="Lato" w:eastAsia="Times New Roman" w:hAnsi="Lato" w:cs="Times New Roman"/>
          <w:b/>
          <w:bCs/>
          <w:sz w:val="23"/>
          <w:szCs w:val="23"/>
        </w:rPr>
        <w:t>vulnerabilities</w:t>
      </w:r>
      <w:r w:rsidRPr="00A5210E">
        <w:rPr>
          <w:rFonts w:ascii="Lato" w:eastAsia="Times New Roman" w:hAnsi="Lato" w:cs="Times New Roman"/>
          <w:sz w:val="23"/>
          <w:szCs w:val="23"/>
        </w:rPr>
        <w:t> and their </w:t>
      </w:r>
      <w:r w:rsidRPr="00A5210E">
        <w:rPr>
          <w:rFonts w:ascii="Lato" w:eastAsia="Times New Roman" w:hAnsi="Lato" w:cs="Times New Roman"/>
          <w:b/>
          <w:bCs/>
          <w:sz w:val="23"/>
          <w:szCs w:val="23"/>
        </w:rPr>
        <w:t>exploits</w:t>
      </w:r>
      <w:r w:rsidRPr="00A5210E">
        <w:rPr>
          <w:rFonts w:ascii="Lato" w:eastAsia="Times New Roman" w:hAnsi="Lato" w:cs="Times New Roman"/>
          <w:sz w:val="23"/>
          <w:szCs w:val="23"/>
        </w:rPr>
        <w:t> and the specific protocol versions.</w:t>
      </w:r>
      <w:r w:rsidRPr="00A5210E">
        <w:rPr>
          <w:rFonts w:ascii="Lato" w:eastAsia="Times New Roman" w:hAnsi="Lato" w:cs="Times New Roman"/>
          <w:sz w:val="23"/>
          <w:szCs w:val="23"/>
        </w:rPr>
        <w:br/>
      </w:r>
    </w:p>
    <w:p w14:paraId="7E8385DE" w14:textId="608E1882"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drawing>
          <wp:inline distT="0" distB="0" distL="0" distR="0" wp14:anchorId="7F87C03F" wp14:editId="2508E035">
            <wp:extent cx="5387340" cy="3390900"/>
            <wp:effectExtent l="0" t="0" r="3810" b="0"/>
            <wp:docPr id="14" name="Picture 14"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ilustrativ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7340" cy="3390900"/>
                    </a:xfrm>
                    <a:prstGeom prst="rect">
                      <a:avLst/>
                    </a:prstGeom>
                    <a:noFill/>
                    <a:ln>
                      <a:noFill/>
                    </a:ln>
                  </pic:spPr>
                </pic:pic>
              </a:graphicData>
            </a:graphic>
          </wp:inline>
        </w:drawing>
      </w:r>
    </w:p>
    <w:p w14:paraId="16B39062"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p>
    <w:p w14:paraId="01B6C776"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b/>
          <w:bCs/>
          <w:color w:val="212529"/>
          <w:sz w:val="21"/>
          <w:szCs w:val="21"/>
        </w:rPr>
        <w:lastRenderedPageBreak/>
        <w:t>Beresford</w:t>
      </w:r>
      <w:r w:rsidRPr="00A5210E">
        <w:rPr>
          <w:rFonts w:ascii="Lato" w:eastAsia="Times New Roman" w:hAnsi="Lato" w:cs="Times New Roman"/>
          <w:color w:val="212529"/>
          <w:sz w:val="21"/>
          <w:szCs w:val="21"/>
        </w:rPr>
        <w:t> demonstrated a number of attacks on the S7-1200 PLC, e.g., replay attack, authentication bypass, starting or stopping a PLC, etc. The work was based on PLC firmware v2, which does not include any security mechanisms in the communication protocol.</w:t>
      </w:r>
    </w:p>
    <w:p w14:paraId="5C0EB4C2"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b/>
          <w:bCs/>
          <w:color w:val="212529"/>
          <w:sz w:val="21"/>
          <w:szCs w:val="21"/>
        </w:rPr>
        <w:t>"PLC inject" </w:t>
      </w:r>
      <w:r w:rsidRPr="00A5210E">
        <w:rPr>
          <w:rFonts w:ascii="Lato" w:eastAsia="Times New Roman" w:hAnsi="Lato" w:cs="Times New Roman"/>
          <w:color w:val="212529"/>
          <w:sz w:val="21"/>
          <w:szCs w:val="21"/>
        </w:rPr>
        <w:t>exploits the S7Comm protocol (the latest generation of the Siemens protocol, in which an anti-replay mechanism is not included) and has the ability to add codes to the main program cycle of a PLC without interruption of services. It was also demonstrated that it was possible to introduce a network proxy into a Siemens S7-300 PLC as a backdoor to the process control network.</w:t>
      </w:r>
    </w:p>
    <w:p w14:paraId="3B396DD7"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Spenneberg demonstrated a worm-like attack, called </w:t>
      </w:r>
      <w:r w:rsidRPr="00A5210E">
        <w:rPr>
          <w:rFonts w:ascii="Lato" w:eastAsia="Times New Roman" w:hAnsi="Lato" w:cs="Times New Roman"/>
          <w:b/>
          <w:bCs/>
          <w:color w:val="212529"/>
          <w:sz w:val="21"/>
          <w:szCs w:val="21"/>
        </w:rPr>
        <w:t>PLC Blaster</w:t>
      </w:r>
      <w:r w:rsidRPr="00A5210E">
        <w:rPr>
          <w:rFonts w:ascii="Lato" w:eastAsia="Times New Roman" w:hAnsi="Lato" w:cs="Times New Roman"/>
          <w:color w:val="212529"/>
          <w:sz w:val="21"/>
          <w:szCs w:val="21"/>
        </w:rPr>
        <w:t>, which can propagate between PLCs. The worm exploits vulnerabilities in the S7CommPlus protocol, and in a newer version of the protocol with an anti-replay mechanism. The malicious program is loaded into a PLC via an Ethernet cable. The upload also includes bytes of network packets needed to program other PLCs. The affected PLC then automatically scans the network and connects to other PLCs and attempts to load the malicious code into them.</w:t>
      </w:r>
    </w:p>
    <w:p w14:paraId="2537A926"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In 2017, L. Martin-Liras presented a comparative analysis between three proprietary protocols used by PLCs. The three protocols involved were the S7Comm protocol, the UMAS protocol (used by Modicon PLCs) and the Opto Comm protocol (used by Opto PLCs). Existing information on the vulnerabilities of the protocols was investigated. The analysis also investigated the possibility of performing various attacks on PLCs, including DoS, firmware alteration and user program change, etc. A more recent publication in 2018 by L. Ghaleb documented an investigation into S7 protocol vulnerabilities specifically, which demonstrated </w:t>
      </w:r>
      <w:r w:rsidRPr="00A5210E">
        <w:rPr>
          <w:rFonts w:ascii="Lato" w:eastAsia="Times New Roman" w:hAnsi="Lato" w:cs="Times New Roman"/>
          <w:b/>
          <w:bCs/>
          <w:color w:val="212529"/>
          <w:sz w:val="21"/>
          <w:szCs w:val="21"/>
        </w:rPr>
        <w:t>Man-in-the-Middle attack, command modification and replay attack </w:t>
      </w:r>
      <w:r w:rsidRPr="00A5210E">
        <w:rPr>
          <w:rFonts w:ascii="Lato" w:eastAsia="Times New Roman" w:hAnsi="Lato" w:cs="Times New Roman"/>
          <w:color w:val="212529"/>
          <w:sz w:val="21"/>
          <w:szCs w:val="21"/>
        </w:rPr>
        <w:t>on an S7-400 PLC using the S7Comm protocol.</w:t>
      </w:r>
    </w:p>
    <w:p w14:paraId="6360DAB0"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In 2018 the authors published a preliminary work related to the research that was taken as a reference to make this post. It was demonstrated that it was possible to perform a general network attack, based on ARP-poisoning, on the S7 -1211C PLC (firmware 4) and TIA Portal. The authors also demonstrated that a 7-byte </w:t>
      </w:r>
      <w:r w:rsidRPr="00A5210E">
        <w:rPr>
          <w:rFonts w:ascii="Lato" w:eastAsia="Times New Roman" w:hAnsi="Lato" w:cs="Times New Roman"/>
          <w:b/>
          <w:bCs/>
          <w:color w:val="212529"/>
          <w:sz w:val="21"/>
          <w:szCs w:val="21"/>
        </w:rPr>
        <w:t>"S7-ACK" </w:t>
      </w:r>
      <w:r w:rsidRPr="00A5210E">
        <w:rPr>
          <w:rFonts w:ascii="Lato" w:eastAsia="Times New Roman" w:hAnsi="Lato" w:cs="Times New Roman"/>
          <w:color w:val="212529"/>
          <w:sz w:val="21"/>
          <w:szCs w:val="21"/>
        </w:rPr>
        <w:t>" packet, "03 00 00 07 07 02 f0 00", can be exploited for session hijacking and DoS attack.</w:t>
      </w:r>
    </w:p>
    <w:p w14:paraId="15B28182"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In 2019, Biham delved deeper into the research of Siemens S7 protocols and they demonstrated attacks to reprogram S7 PLCs, which were named </w:t>
      </w:r>
      <w:r w:rsidRPr="00A5210E">
        <w:rPr>
          <w:rFonts w:ascii="Lato" w:eastAsia="Times New Roman" w:hAnsi="Lato" w:cs="Times New Roman"/>
          <w:b/>
          <w:bCs/>
          <w:color w:val="212529"/>
          <w:sz w:val="21"/>
          <w:szCs w:val="21"/>
        </w:rPr>
        <w:t>Rogue7</w:t>
      </w:r>
      <w:r w:rsidRPr="00A5210E">
        <w:rPr>
          <w:rFonts w:ascii="Lato" w:eastAsia="Times New Roman" w:hAnsi="Lato" w:cs="Times New Roman"/>
          <w:color w:val="212529"/>
          <w:sz w:val="21"/>
          <w:szCs w:val="21"/>
        </w:rPr>
        <w:t>.</w:t>
      </w:r>
    </w:p>
    <w:p w14:paraId="7C1F1D75"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Comic Sans MS" w:eastAsia="Times New Roman" w:hAnsi="Comic Sans MS" w:cs="Times New Roman"/>
          <w:color w:val="212529"/>
          <w:sz w:val="33"/>
          <w:szCs w:val="33"/>
          <w:shd w:val="clear" w:color="auto" w:fill="FFFFFF"/>
        </w:rPr>
        <w:t>S7Commplus Protocol</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The S7CommPlus protocol facilitates the transfer of critical operational and configuration information such as PLC logic, diagnostic information, configuration details and data block values between PLCs and engineering software. The following image shows the dissected protocol stack of a packet carrying S7CommPlus data as viewed in Wireshark.</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50BA0B69" w14:textId="1EFF91BC"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lastRenderedPageBreak/>
        <w:drawing>
          <wp:inline distT="0" distB="0" distL="0" distR="0" wp14:anchorId="15E73969" wp14:editId="64D3736A">
            <wp:extent cx="5570220" cy="1173480"/>
            <wp:effectExtent l="0" t="0" r="0" b="7620"/>
            <wp:docPr id="13" name="Picture 13"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ilustrati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1173480"/>
                    </a:xfrm>
                    <a:prstGeom prst="rect">
                      <a:avLst/>
                    </a:prstGeom>
                    <a:noFill/>
                    <a:ln>
                      <a:noFill/>
                    </a:ln>
                  </pic:spPr>
                </pic:pic>
              </a:graphicData>
            </a:graphic>
          </wp:inline>
        </w:drawing>
      </w:r>
    </w:p>
    <w:p w14:paraId="0C54A95E"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TCP port 102 is used for all S7 communications. The protocol runs in ISO over TCP (TPKT), and Connection Oriented Transport Protocol (COTP). If an operator initiates a connection to a PLC from the TIA-Portal, he would do so by pressing the "Go online" button.</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26F2360B" w14:textId="4557DF4F"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drawing>
          <wp:inline distT="0" distB="0" distL="0" distR="0" wp14:anchorId="629222D2" wp14:editId="7951773A">
            <wp:extent cx="2735580" cy="419100"/>
            <wp:effectExtent l="0" t="0" r="7620" b="0"/>
            <wp:docPr id="12" name="Picture 12"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ilustrati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419100"/>
                    </a:xfrm>
                    <a:prstGeom prst="rect">
                      <a:avLst/>
                    </a:prstGeom>
                    <a:noFill/>
                    <a:ln>
                      <a:noFill/>
                    </a:ln>
                  </pic:spPr>
                </pic:pic>
              </a:graphicData>
            </a:graphic>
          </wp:inline>
        </w:drawing>
      </w:r>
    </w:p>
    <w:p w14:paraId="351014FF"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Segoe UI" w:eastAsia="Times New Roman" w:hAnsi="Segoe UI" w:cs="Segoe UI"/>
          <w:b/>
          <w:bCs/>
          <w:color w:val="212529"/>
          <w:sz w:val="21"/>
          <w:szCs w:val="21"/>
          <w:shd w:val="clear" w:color="auto" w:fill="FFFFFF"/>
        </w:rPr>
        <w:t>After pressing it internally, the following steps take place: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45023BAD" w14:textId="77777777" w:rsidR="00A5210E" w:rsidRPr="00A5210E" w:rsidRDefault="00A5210E" w:rsidP="00A5210E">
      <w:pPr>
        <w:numPr>
          <w:ilvl w:val="0"/>
          <w:numId w:val="1"/>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The TIA Gateway issues an "Identify All" packet from the Discovery Protocol and Profinet Basic Configuration (PN -DCP) to the network</w:t>
      </w:r>
    </w:p>
    <w:p w14:paraId="01B828CE" w14:textId="77777777" w:rsidR="00A5210E" w:rsidRPr="00A5210E" w:rsidRDefault="00A5210E" w:rsidP="00A5210E">
      <w:pPr>
        <w:numPr>
          <w:ilvl w:val="0"/>
          <w:numId w:val="1"/>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All PLCs or devices respond to the TIA Portal with a PN-DCP packet "Identify OK".</w:t>
      </w:r>
    </w:p>
    <w:p w14:paraId="110208DB" w14:textId="77777777" w:rsidR="00A5210E" w:rsidRPr="00A5210E" w:rsidRDefault="00A5210E" w:rsidP="00A5210E">
      <w:pPr>
        <w:numPr>
          <w:ilvl w:val="0"/>
          <w:numId w:val="1"/>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TIA Portal initializes a TCP handshake with the PLC, and the PLC will respond.</w:t>
      </w:r>
    </w:p>
    <w:p w14:paraId="161A7EDF" w14:textId="77777777" w:rsidR="00A5210E" w:rsidRPr="00A5210E" w:rsidRDefault="00A5210E" w:rsidP="00A5210E">
      <w:pPr>
        <w:numPr>
          <w:ilvl w:val="0"/>
          <w:numId w:val="1"/>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The TIA Gateway and the PLC exchange COTP connection information.</w:t>
      </w:r>
    </w:p>
    <w:p w14:paraId="1181FC2B" w14:textId="77777777" w:rsidR="00A5210E" w:rsidRPr="00A5210E" w:rsidRDefault="00A5210E" w:rsidP="00A5210E">
      <w:pPr>
        <w:numPr>
          <w:ilvl w:val="0"/>
          <w:numId w:val="1"/>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TIA Portal sends the first S7 packet (connection request from TIA).</w:t>
      </w:r>
    </w:p>
    <w:p w14:paraId="42B3B837" w14:textId="77777777" w:rsidR="00A5210E" w:rsidRPr="00A5210E" w:rsidRDefault="00A5210E" w:rsidP="00A5210E">
      <w:pPr>
        <w:shd w:val="clear" w:color="auto" w:fill="FFFFFF"/>
        <w:spacing w:after="0" w:line="240" w:lineRule="auto"/>
        <w:ind w:left="720"/>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br/>
      </w:r>
    </w:p>
    <w:p w14:paraId="03AEF179" w14:textId="1BCA60C1" w:rsidR="00A5210E" w:rsidRPr="00A5210E" w:rsidRDefault="00A5210E" w:rsidP="00A5210E">
      <w:pPr>
        <w:shd w:val="clear" w:color="auto" w:fill="FFFFFF"/>
        <w:spacing w:after="0" w:line="240" w:lineRule="auto"/>
        <w:ind w:left="720"/>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drawing>
          <wp:inline distT="0" distB="0" distL="0" distR="0" wp14:anchorId="1B4EBC8A" wp14:editId="421431E1">
            <wp:extent cx="3893820" cy="1615440"/>
            <wp:effectExtent l="0" t="0" r="0" b="3810"/>
            <wp:docPr id="11" name="Picture 11"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ilustrati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3820" cy="1615440"/>
                    </a:xfrm>
                    <a:prstGeom prst="rect">
                      <a:avLst/>
                    </a:prstGeom>
                    <a:noFill/>
                    <a:ln>
                      <a:noFill/>
                    </a:ln>
                  </pic:spPr>
                </pic:pic>
              </a:graphicData>
            </a:graphic>
          </wp:inline>
        </w:drawing>
      </w:r>
    </w:p>
    <w:p w14:paraId="69725A1D" w14:textId="77777777" w:rsidR="00A5210E" w:rsidRPr="00A5210E" w:rsidRDefault="00A5210E" w:rsidP="00A5210E">
      <w:pPr>
        <w:shd w:val="clear" w:color="auto" w:fill="FFFFFF"/>
        <w:spacing w:after="0" w:line="240" w:lineRule="auto"/>
        <w:ind w:left="720"/>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br/>
      </w:r>
    </w:p>
    <w:p w14:paraId="62F7FC59" w14:textId="77777777" w:rsidR="00A5210E" w:rsidRPr="00A5210E" w:rsidRDefault="00A5210E" w:rsidP="00A5210E">
      <w:pPr>
        <w:numPr>
          <w:ilvl w:val="0"/>
          <w:numId w:val="1"/>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The PLC responds with a packet containing a 1-byte and a 20-byte anti-replay challenge.</w:t>
      </w:r>
    </w:p>
    <w:p w14:paraId="5E98DF29" w14:textId="77777777" w:rsidR="00A5210E" w:rsidRPr="00A5210E" w:rsidRDefault="00A5210E" w:rsidP="00A5210E">
      <w:pPr>
        <w:shd w:val="clear" w:color="auto" w:fill="FFFFFF"/>
        <w:spacing w:after="0" w:line="240" w:lineRule="auto"/>
        <w:ind w:left="720"/>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br/>
      </w:r>
    </w:p>
    <w:p w14:paraId="29B61943" w14:textId="37926CBD" w:rsidR="00A5210E" w:rsidRPr="00A5210E" w:rsidRDefault="00A5210E" w:rsidP="00A5210E">
      <w:pPr>
        <w:shd w:val="clear" w:color="auto" w:fill="FFFFFF"/>
        <w:spacing w:after="0" w:line="240" w:lineRule="auto"/>
        <w:ind w:left="720"/>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lastRenderedPageBreak/>
        <w:drawing>
          <wp:inline distT="0" distB="0" distL="0" distR="0" wp14:anchorId="36A3C357" wp14:editId="1419A9C3">
            <wp:extent cx="4427220" cy="1554480"/>
            <wp:effectExtent l="0" t="0" r="0" b="7620"/>
            <wp:docPr id="10" name="Picture 10"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ilustrati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220" cy="1554480"/>
                    </a:xfrm>
                    <a:prstGeom prst="rect">
                      <a:avLst/>
                    </a:prstGeom>
                    <a:noFill/>
                    <a:ln>
                      <a:noFill/>
                    </a:ln>
                  </pic:spPr>
                </pic:pic>
              </a:graphicData>
            </a:graphic>
          </wp:inline>
        </w:drawing>
      </w:r>
    </w:p>
    <w:p w14:paraId="49F3F25C" w14:textId="77777777" w:rsidR="00A5210E" w:rsidRPr="00A5210E" w:rsidRDefault="00A5210E" w:rsidP="00A5210E">
      <w:pPr>
        <w:shd w:val="clear" w:color="auto" w:fill="FFFFFF"/>
        <w:spacing w:after="0" w:line="240" w:lineRule="auto"/>
        <w:ind w:left="720"/>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br/>
      </w:r>
    </w:p>
    <w:p w14:paraId="2EA59727" w14:textId="77777777" w:rsidR="00A5210E" w:rsidRPr="00A5210E" w:rsidRDefault="00A5210E" w:rsidP="00A5210E">
      <w:pPr>
        <w:numPr>
          <w:ilvl w:val="0"/>
          <w:numId w:val="1"/>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TIA Portal responds with a packet containing an anti-replay byte and a 132-byte array, which is the anti-replay response.</w:t>
      </w:r>
    </w:p>
    <w:p w14:paraId="21A483F1" w14:textId="77777777" w:rsidR="00A5210E" w:rsidRPr="00A5210E" w:rsidRDefault="00A5210E" w:rsidP="00A5210E">
      <w:pPr>
        <w:shd w:val="clear" w:color="auto" w:fill="FFFFFF"/>
        <w:spacing w:after="0" w:line="240" w:lineRule="auto"/>
        <w:ind w:left="720"/>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br/>
      </w:r>
    </w:p>
    <w:p w14:paraId="3F66870C" w14:textId="435A3EBF" w:rsidR="00A5210E" w:rsidRPr="00A5210E" w:rsidRDefault="00A5210E" w:rsidP="00A5210E">
      <w:pPr>
        <w:shd w:val="clear" w:color="auto" w:fill="FFFFFF"/>
        <w:spacing w:after="0" w:line="240" w:lineRule="auto"/>
        <w:ind w:left="720"/>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lastRenderedPageBreak/>
        <w:drawing>
          <wp:inline distT="0" distB="0" distL="0" distR="0" wp14:anchorId="4389A5D7" wp14:editId="7F6AE82F">
            <wp:extent cx="3916680" cy="6179820"/>
            <wp:effectExtent l="0" t="0" r="7620" b="0"/>
            <wp:docPr id="9" name="Picture 9"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ilustrati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6680" cy="6179820"/>
                    </a:xfrm>
                    <a:prstGeom prst="rect">
                      <a:avLst/>
                    </a:prstGeom>
                    <a:noFill/>
                    <a:ln>
                      <a:noFill/>
                    </a:ln>
                  </pic:spPr>
                </pic:pic>
              </a:graphicData>
            </a:graphic>
          </wp:inline>
        </w:drawing>
      </w:r>
    </w:p>
    <w:p w14:paraId="5B57B0AC" w14:textId="77777777" w:rsidR="00A5210E" w:rsidRPr="00A5210E" w:rsidRDefault="00A5210E" w:rsidP="00A5210E">
      <w:pPr>
        <w:shd w:val="clear" w:color="auto" w:fill="FFFFFF"/>
        <w:spacing w:after="0" w:line="240" w:lineRule="auto"/>
        <w:ind w:left="720"/>
        <w:rPr>
          <w:rFonts w:ascii="Segoe UI" w:eastAsia="Times New Roman" w:hAnsi="Segoe UI" w:cs="Segoe UI"/>
          <w:color w:val="212529"/>
          <w:sz w:val="21"/>
          <w:szCs w:val="21"/>
        </w:rPr>
      </w:pPr>
    </w:p>
    <w:p w14:paraId="4E21A41B" w14:textId="77777777"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(Representation of byte positions)</w:t>
      </w:r>
    </w:p>
    <w:p w14:paraId="7BA16FAE"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7B46582C"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  </w:t>
      </w:r>
      <w:r w:rsidRPr="00A5210E">
        <w:rPr>
          <w:rFonts w:ascii="Lato" w:eastAsia="Times New Roman" w:hAnsi="Lato" w:cs="Times New Roman"/>
          <w:b/>
          <w:bCs/>
          <w:color w:val="212529"/>
          <w:sz w:val="21"/>
          <w:szCs w:val="21"/>
        </w:rPr>
        <w:t>•</w:t>
      </w:r>
      <w:r w:rsidRPr="00A5210E">
        <w:rPr>
          <w:rFonts w:ascii="Lato" w:eastAsia="Times New Roman" w:hAnsi="Lato" w:cs="Times New Roman"/>
          <w:color w:val="212529"/>
          <w:sz w:val="21"/>
          <w:szCs w:val="21"/>
        </w:rPr>
        <w:t>The TIA Portal sends packets with the requested action to the PLC, along with a integrity check of 20 bytes in each packet</w:t>
      </w:r>
    </w:p>
    <w:p w14:paraId="54B19AD3"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p>
    <w:p w14:paraId="3C8D80D2" w14:textId="6AADDA4F"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lastRenderedPageBreak/>
        <w:drawing>
          <wp:inline distT="0" distB="0" distL="0" distR="0" wp14:anchorId="12ABFCA7" wp14:editId="1B5D7067">
            <wp:extent cx="4480560" cy="868680"/>
            <wp:effectExtent l="0" t="0" r="0" b="7620"/>
            <wp:docPr id="8" name="Picture 8"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ilustrati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560" cy="868680"/>
                    </a:xfrm>
                    <a:prstGeom prst="rect">
                      <a:avLst/>
                    </a:prstGeom>
                    <a:noFill/>
                    <a:ln>
                      <a:noFill/>
                    </a:ln>
                  </pic:spPr>
                </pic:pic>
              </a:graphicData>
            </a:graphic>
          </wp:inline>
        </w:drawing>
      </w:r>
    </w:p>
    <w:p w14:paraId="1B93CEE9"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p>
    <w:p w14:paraId="10757339"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The pictures in steps 5-7 show the TIA Gateway and the PLC exchanging S7 request, challenge and response packets, where special bytes are involved in the process. For example </w:t>
      </w:r>
      <w:r w:rsidRPr="00A5210E">
        <w:rPr>
          <w:rFonts w:ascii="Lato" w:eastAsia="Times New Roman" w:hAnsi="Lato" w:cs="Times New Roman"/>
          <w:b/>
          <w:bCs/>
          <w:color w:val="212529"/>
          <w:sz w:val="21"/>
          <w:szCs w:val="21"/>
        </w:rPr>
        <w:t>1C9C381</w:t>
      </w:r>
      <w:r w:rsidRPr="00A5210E">
        <w:rPr>
          <w:rFonts w:ascii="Lato" w:eastAsia="Times New Roman" w:hAnsi="Lato" w:cs="Times New Roman"/>
          <w:color w:val="212529"/>
          <w:sz w:val="21"/>
          <w:szCs w:val="21"/>
        </w:rPr>
        <w:t>.If any of the S7CommPlus packets do not include the correct anti-replay bytes or integrity check values, the other end of the connection will send a TCP reset packet and the session will be terminated.</w:t>
      </w:r>
    </w:p>
    <w:p w14:paraId="04D21C7D"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Once the "Go online" button is clicked on the TIA portal, a session will be initiated using the S7 protocol. The operator can upload custom programs, diagnose PLC-related problems, view real-time data from PLC data blocks, configure communication between the PLC and other devices, etc. During a period online with the S7 -1211C PLC, several packets are sent to the TIA Portal during idle time specifying details and live status of the PLC, e.g., cycle time, memory usage, etc.</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0B9BA587" w14:textId="6711ED4B"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drawing>
          <wp:inline distT="0" distB="0" distL="0" distR="0" wp14:anchorId="6B085A72" wp14:editId="4E8F35DB">
            <wp:extent cx="3589020" cy="3665220"/>
            <wp:effectExtent l="0" t="0" r="0" b="0"/>
            <wp:docPr id="7" name="Picture 7"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ilustrati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3665220"/>
                    </a:xfrm>
                    <a:prstGeom prst="rect">
                      <a:avLst/>
                    </a:prstGeom>
                    <a:noFill/>
                    <a:ln>
                      <a:noFill/>
                    </a:ln>
                  </pic:spPr>
                </pic:pic>
              </a:graphicData>
            </a:graphic>
          </wp:inline>
        </w:drawing>
      </w:r>
    </w:p>
    <w:p w14:paraId="6D29F5C5"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Byte Anti-Replay</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7DC67C93"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lastRenderedPageBreak/>
        <w:t>The S7CommPlus protocol uses a 1-byte value in the anti-repeat mechanism, which has been used since version 3 of the S7-1200 firmware. When the TIA Portal initiates a connection to a PLC, the PLC sends a challenge byte in the range 0x06 to 0x7f. The TIA Portal will respond to the PLC with a response that is calculated by adding the value 0x80 to the challenge. For example, if the PLC challenge is 0x08, the TIA Portal response would be 0x08 + 0x80 = </w:t>
      </w:r>
      <w:r w:rsidRPr="00A5210E">
        <w:rPr>
          <w:rFonts w:ascii="Lato" w:eastAsia="Times New Roman" w:hAnsi="Lato" w:cs="Times New Roman"/>
          <w:b/>
          <w:bCs/>
          <w:color w:val="212529"/>
          <w:sz w:val="21"/>
          <w:szCs w:val="21"/>
        </w:rPr>
        <w:t>0x88</w:t>
      </w:r>
      <w:r w:rsidRPr="00A5210E">
        <w:rPr>
          <w:rFonts w:ascii="Lato" w:eastAsia="Times New Roman" w:hAnsi="Lato" w:cs="Times New Roman"/>
          <w:color w:val="212529"/>
          <w:sz w:val="21"/>
          <w:szCs w:val="21"/>
        </w:rPr>
        <w:t>, as shown in 6 and 7. The challenge is in byte position 25 and the response is in bytes 24 and 29 of the respective packets.</w:t>
      </w:r>
    </w:p>
    <w:p w14:paraId="42A616E7"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Comic Sans MS" w:eastAsia="Times New Roman" w:hAnsi="Comic Sans MS" w:cs="Times New Roman"/>
          <w:color w:val="212529"/>
          <w:sz w:val="33"/>
          <w:szCs w:val="33"/>
          <w:shd w:val="clear" w:color="auto" w:fill="FFFFFF"/>
        </w:rPr>
        <w:t>Encryption in the response packet</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Since firmware version 4, the TIA Portal response packet has to include several bytes in addition to the single anti-replay byte discussed above. In 2017 Cheng discovered two 16-byte ciphers involved in the packet, where the second cipher depends on the first one. The two 16-byte values start at bytes 235 and 291 of the S7 response packet, as shown in 7. The first encryption is an XOR operation, while the second is generated by a more complex algorithm.</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Function of the "Encryption" Package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78C96D5D"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After sending the response packet to the PLC, the TIA Portal will start sending bytes related to the TIA Portal functions, which are called "function packets". All these packets have to include a 32-byte "encryption" value, as shown in 8. This "encryption" is found to be an integrity check facilitated by the Hash-based Message Authentication Code (HMAC) and is related to the anti-replay byte. Cheng proposed the possibility of starting and stopping a PLC by exploiting the protocol, but however does not provide details describing the vulnerabilities of the protocol, and merely points out that the packet integrity checking function is a "cipher". Biham subsequently identified the underlying mechanism used in the S7 protocol as an HMAC and discovered that the key for the HMAC is exchanged using an </w:t>
      </w:r>
      <w:r w:rsidRPr="00A5210E">
        <w:rPr>
          <w:rFonts w:ascii="Lato" w:eastAsia="Times New Roman" w:hAnsi="Lato" w:cs="Times New Roman"/>
          <w:b/>
          <w:bCs/>
          <w:color w:val="212529"/>
          <w:sz w:val="21"/>
          <w:szCs w:val="21"/>
        </w:rPr>
        <w:t>ElGamal elliptic curve </w:t>
      </w:r>
      <w:r w:rsidRPr="00A5210E">
        <w:rPr>
          <w:rFonts w:ascii="Lato" w:eastAsia="Times New Roman" w:hAnsi="Lato" w:cs="Times New Roman"/>
          <w:color w:val="212529"/>
          <w:sz w:val="21"/>
          <w:szCs w:val="21"/>
        </w:rPr>
        <w:t>type key exchange.</w:t>
      </w:r>
    </w:p>
    <w:p w14:paraId="627573A2"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shd w:val="clear" w:color="auto" w:fill="FFFFFF"/>
        </w:rPr>
        <w:t>However, the protocol-specific mechanisms were not described, e.g., each field of the anti-replay response is loosely identified with pseudocode, while the detail of the algorithmic execution is missing. Similarly, in the HMAC packet calculation function, two sets of HMACs are discovered with two different keys that were not previously identified.</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Analysis of the S7CommPlus protocol</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A manual analysis was performed using tools such as Scapy and WinDbg to examine the communication between the TIA Portal and the PLCs during several different communication sessions. In the first experiment, by manually inspecting the packets, including byte manipulation using Scapy, it was discovered that the bytes labeled in steps 5 - 8 served a number of specific purposes, which will now be explained. As an example, steps 5 - 7 show the TIA Gateway and PLC exchanging S7 request, challenge and response packets, while at 8 shows a subsequent "function packet". See also step 4, which shows the general exchanges in a session.</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4EE1E897"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lastRenderedPageBreak/>
        <w:t>In step 5, </w:t>
      </w:r>
      <w:r w:rsidRPr="00A5210E">
        <w:rPr>
          <w:rFonts w:ascii="Lato" w:eastAsia="Times New Roman" w:hAnsi="Lato" w:cs="Times New Roman"/>
          <w:b/>
          <w:bCs/>
          <w:color w:val="212529"/>
          <w:sz w:val="21"/>
          <w:szCs w:val="21"/>
        </w:rPr>
        <w:t>1C9C381M</w:t>
      </w:r>
      <w:r w:rsidRPr="00A5210E">
        <w:rPr>
          <w:rFonts w:ascii="Lato" w:eastAsia="Times New Roman" w:hAnsi="Lato" w:cs="Times New Roman"/>
          <w:color w:val="212529"/>
          <w:sz w:val="21"/>
          <w:szCs w:val="21"/>
        </w:rPr>
        <w:t> indicates a server session number that is generated by TIA Portal each time a communication session is started. However, this number can be reused and is not checked by the PLC. At </w:t>
      </w:r>
      <w:r w:rsidRPr="00A5210E">
        <w:rPr>
          <w:rFonts w:ascii="Lato" w:eastAsia="Times New Roman" w:hAnsi="Lato" w:cs="Times New Roman"/>
          <w:b/>
          <w:bCs/>
          <w:color w:val="212529"/>
          <w:sz w:val="21"/>
          <w:szCs w:val="21"/>
        </w:rPr>
        <w:t>16 2913981</w:t>
      </w:r>
      <w:r w:rsidRPr="00A5210E">
        <w:rPr>
          <w:rFonts w:ascii="Lato" w:eastAsia="Times New Roman" w:hAnsi="Lato" w:cs="Times New Roman"/>
          <w:color w:val="212529"/>
          <w:sz w:val="21"/>
          <w:szCs w:val="21"/>
        </w:rPr>
        <w:t> there is another session number, or "PC" session number, which is generated each time TIA Portal is opened (i.e., the first time TIA Portal is opened or after the computer is rebooted, hence the name "PC" session number). This number can also be reused.</w:t>
      </w:r>
    </w:p>
    <w:p w14:paraId="4BA4C16C"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b/>
          <w:bCs/>
          <w:color w:val="212529"/>
          <w:sz w:val="21"/>
          <w:szCs w:val="21"/>
        </w:rPr>
        <w:t>01 c9 c3 81</w:t>
      </w:r>
      <w:r w:rsidRPr="00A5210E">
        <w:rPr>
          <w:rFonts w:ascii="Lato" w:eastAsia="Times New Roman" w:hAnsi="Lato" w:cs="Times New Roman"/>
          <w:color w:val="212529"/>
          <w:sz w:val="21"/>
          <w:szCs w:val="21"/>
        </w:rPr>
        <w:t> is the value of the server session repeated directly in hexadecimal. The segment highlighted in the dot, in contrast to other bytes in the same packet, is significantly different for each session. It seems more likely to have been generated by a hash or pseudo-random function. The PLC checks these three blocks, the 9-byte and 8-byte segments 132 bytes respectively from step 7 and immediately sends a TCP packet with a reset flag if the byte blocks are not what the PLC expected; otherwise, communication continues. These bytes are generated by a specific algorithm. After the response from the TIA Portal, if the connection is accepted, the PLC sends an S7CommPlus packet. The S7CommPlus packet will contain information related to the functions provided by TIA Portal.</w:t>
      </w:r>
    </w:p>
    <w:p w14:paraId="0A9D1A8A"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shd w:val="clear" w:color="auto" w:fill="FFFFFF"/>
        </w:rPr>
        <w:t>Sophisticated attackers could identify these bytes and use this information to further exploit the protocol.</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TIA-Portal Analysis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480FCC7D"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b/>
          <w:bCs/>
          <w:color w:val="212529"/>
          <w:sz w:val="21"/>
          <w:szCs w:val="21"/>
        </w:rPr>
        <w:t>WinDbg</w:t>
      </w:r>
      <w:r w:rsidRPr="00A5210E">
        <w:rPr>
          <w:rFonts w:ascii="Lato" w:eastAsia="Times New Roman" w:hAnsi="Lato" w:cs="Times New Roman"/>
          <w:color w:val="212529"/>
          <w:sz w:val="21"/>
          <w:szCs w:val="21"/>
        </w:rPr>
        <w:t>was used to perform an analysis of TIA Portal. In this section is described in summary the process performed during the experiments. The function that runs a search for accessible devices in TIA Portal to generate S7CommPlus traffic was used for this purpose.</w:t>
      </w:r>
    </w:p>
    <w:p w14:paraId="2124C5A2"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p>
    <w:p w14:paraId="1ABE92BF" w14:textId="7068E9F7"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drawing>
          <wp:inline distT="0" distB="0" distL="0" distR="0" wp14:anchorId="3A82C811" wp14:editId="056E380C">
            <wp:extent cx="4335780" cy="2926080"/>
            <wp:effectExtent l="0" t="0" r="7620" b="7620"/>
            <wp:docPr id="6" name="Picture 6"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ilustrati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5780" cy="2926080"/>
                    </a:xfrm>
                    <a:prstGeom prst="rect">
                      <a:avLst/>
                    </a:prstGeom>
                    <a:noFill/>
                    <a:ln>
                      <a:noFill/>
                    </a:ln>
                  </pic:spPr>
                </pic:pic>
              </a:graphicData>
            </a:graphic>
          </wp:inline>
        </w:drawing>
      </w:r>
    </w:p>
    <w:p w14:paraId="1C107A63"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p>
    <w:p w14:paraId="3F33E901" w14:textId="77777777"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lastRenderedPageBreak/>
        <w:t>Reference Diagram TIA-Portal Analysis</w:t>
      </w:r>
    </w:p>
    <w:p w14:paraId="457E9851"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p>
    <w:p w14:paraId="24A623CF"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To support the analysis, several breakpoints were established during the communication between the software and the PLC. A manual analysis process identified that the byte array changes significantly each time TIA Portal makes a request. This 20-byte block has no obvious relationship to the payload of the connection request packet, as confirmed by sending the exact same connection request packet to the PLC using </w:t>
      </w:r>
      <w:r w:rsidRPr="00A5210E">
        <w:rPr>
          <w:rFonts w:ascii="Lato" w:eastAsia="Times New Roman" w:hAnsi="Lato" w:cs="Times New Roman"/>
          <w:b/>
          <w:bCs/>
          <w:color w:val="212529"/>
          <w:sz w:val="21"/>
          <w:szCs w:val="21"/>
        </w:rPr>
        <w:t>Scapy</w:t>
      </w:r>
      <w:r w:rsidRPr="00A5210E">
        <w:rPr>
          <w:rFonts w:ascii="Lato" w:eastAsia="Times New Roman" w:hAnsi="Lato" w:cs="Times New Roman"/>
          <w:color w:val="212529"/>
          <w:sz w:val="21"/>
          <w:szCs w:val="21"/>
        </w:rPr>
        <w:t>.</w:t>
      </w:r>
    </w:p>
    <w:p w14:paraId="14B88183"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The first challenge for whoever carries out this analysis is to identify the part of the ecosystem susceptible to attack and the entry point of the analysis, for which some </w:t>
      </w:r>
      <w:r w:rsidRPr="00A5210E">
        <w:rPr>
          <w:rFonts w:ascii="Lato" w:eastAsia="Times New Roman" w:hAnsi="Lato" w:cs="Times New Roman"/>
          <w:b/>
          <w:bCs/>
          <w:color w:val="212529"/>
          <w:sz w:val="21"/>
          <w:szCs w:val="21"/>
        </w:rPr>
        <w:t>tips</w:t>
      </w:r>
      <w:r w:rsidRPr="00A5210E">
        <w:rPr>
          <w:rFonts w:ascii="Lato" w:eastAsia="Times New Roman" w:hAnsi="Lato" w:cs="Times New Roman"/>
          <w:color w:val="212529"/>
          <w:sz w:val="21"/>
          <w:szCs w:val="21"/>
        </w:rPr>
        <w:t>are given below.</w:t>
      </w:r>
    </w:p>
    <w:p w14:paraId="054D32BE"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shd w:val="clear" w:color="auto" w:fill="FFFFFF"/>
        </w:rPr>
        <w:t>To start the analysis, the TIA Portal search function is used once without any breakpoints and a complete communication session is generated (terminated by a TCP reset packet from the PLC). By manually initiating a breakpoint using WinDbg in the software, and then using the "s" command to search for the 20 bytes of the PLC in memory, the memory address containing this 20-byte block can be identified. This memory address could be located with a single "s" search, or often only the area that stores the entire S7 challenge packet received is located.</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Another lookup must be done using an access breakpoint and trace the specific address to which this 20-byte array is written. Once this address is identified, it will not change until the TIA Portal is restarted. An access breakpoint, "breakpoint A", will be established at this address. After initializing another S7 communication using the TIA Portal, it was found that breakpoint A was accessed by two different locations, both of which are functions that involve copying the 20 -byte block to another address. The first function copies the address pointed to by breakpoint A, while the second function copies the bytes to a specific address. Therefore, to continue the investigation, two other access breakpoints, breakpoint B and breakpoint C, were established for each of the two identified addresses.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It was discovered that breakpoint B points to the 3rd byte address and breakpoint C stores the 3rd to 18th byte of the 20-byte array. This 16-byte value (bytes 3 to 18), or "challenge matrix", was found to play an important role for the rest of the byte generation process. In addition, the two memory locations pointed to by breakpoints B and C were found to be involved in the byte generation for the S7CommPlus response and function packet, respectively.</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It is at this point that the dll, "OMSp_core_managed.dll" first appears and the addresses pointed to by breakpoint A, B and C are within the range of this dll. During analysis, it was confirmed that this module, or dll, is where all of the anti-replay byte generation takes place.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7DA066AE"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We invite you to read </w:t>
      </w:r>
      <w:r w:rsidRPr="00A5210E">
        <w:rPr>
          <w:rFonts w:ascii="Lato" w:eastAsia="Times New Roman" w:hAnsi="Lato" w:cs="Times New Roman"/>
          <w:b/>
          <w:bCs/>
          <w:color w:val="212529"/>
          <w:sz w:val="21"/>
          <w:szCs w:val="21"/>
        </w:rPr>
        <w:t>Vulnerability Analysis of S7 PLCs: Manipulating the Security Mechanism.</w:t>
      </w:r>
      <w:r w:rsidRPr="00A5210E">
        <w:rPr>
          <w:rFonts w:ascii="Lato" w:eastAsia="Times New Roman" w:hAnsi="Lato" w:cs="Times New Roman"/>
          <w:color w:val="212529"/>
          <w:sz w:val="21"/>
          <w:szCs w:val="21"/>
        </w:rPr>
        <w:t> The complete paper on the research on which this post is based and the detailed work on TIA-Portal can be found in the references.</w:t>
      </w:r>
    </w:p>
    <w:p w14:paraId="0D90223E"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lastRenderedPageBreak/>
        <w:br/>
      </w:r>
      <w:r w:rsidRPr="00A5210E">
        <w:rPr>
          <w:rFonts w:ascii="Segoe UI" w:eastAsia="Times New Roman" w:hAnsi="Segoe UI" w:cs="Segoe UI"/>
          <w:b/>
          <w:bCs/>
          <w:color w:val="212529"/>
          <w:sz w:val="21"/>
          <w:szCs w:val="21"/>
          <w:shd w:val="clear" w:color="auto" w:fill="FFFFFF"/>
        </w:rPr>
        <w:t>discusses in detail topics such as:</w:t>
      </w:r>
      <w:r w:rsidRPr="00A5210E">
        <w:rPr>
          <w:rFonts w:ascii="Segoe UI" w:eastAsia="Times New Roman" w:hAnsi="Segoe UI" w:cs="Segoe UI"/>
          <w:color w:val="212529"/>
          <w:sz w:val="21"/>
          <w:szCs w:val="21"/>
        </w:rPr>
        <w:br/>
      </w:r>
    </w:p>
    <w:p w14:paraId="6D7E4FE8" w14:textId="77777777" w:rsidR="00A5210E" w:rsidRPr="00A5210E" w:rsidRDefault="00A5210E" w:rsidP="00A5210E">
      <w:pPr>
        <w:numPr>
          <w:ilvl w:val="0"/>
          <w:numId w:val="2"/>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TIA Portal S7 Response Package</w:t>
      </w:r>
    </w:p>
    <w:p w14:paraId="21CC57A4" w14:textId="77777777" w:rsidR="00A5210E" w:rsidRPr="00A5210E" w:rsidRDefault="00A5210E" w:rsidP="00A5210E">
      <w:pPr>
        <w:numPr>
          <w:ilvl w:val="0"/>
          <w:numId w:val="2"/>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Manipulable bytes</w:t>
      </w:r>
    </w:p>
    <w:p w14:paraId="374AF8D5" w14:textId="77777777" w:rsidR="00A5210E" w:rsidRPr="00A5210E" w:rsidRDefault="00A5210E" w:rsidP="00A5210E">
      <w:pPr>
        <w:numPr>
          <w:ilvl w:val="0"/>
          <w:numId w:val="2"/>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First encryption</w:t>
      </w:r>
    </w:p>
    <w:p w14:paraId="5238DD71" w14:textId="77777777" w:rsidR="00A5210E" w:rsidRPr="00A5210E" w:rsidRDefault="00A5210E" w:rsidP="00A5210E">
      <w:pPr>
        <w:numPr>
          <w:ilvl w:val="0"/>
          <w:numId w:val="2"/>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Second encryption</w:t>
      </w:r>
    </w:p>
    <w:p w14:paraId="6A941EA0" w14:textId="77777777" w:rsidR="00A5210E" w:rsidRPr="00A5210E" w:rsidRDefault="00A5210E" w:rsidP="00A5210E">
      <w:pPr>
        <w:numPr>
          <w:ilvl w:val="0"/>
          <w:numId w:val="2"/>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Finite Field Augmentation Algorithm</w:t>
      </w:r>
    </w:p>
    <w:p w14:paraId="4F67D384" w14:textId="77777777" w:rsidR="00A5210E" w:rsidRPr="00A5210E" w:rsidRDefault="00A5210E" w:rsidP="00A5210E">
      <w:pPr>
        <w:numPr>
          <w:ilvl w:val="0"/>
          <w:numId w:val="2"/>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Algorithm A480</w:t>
      </w:r>
    </w:p>
    <w:p w14:paraId="5D2A3E4D" w14:textId="77777777" w:rsidR="00A5210E" w:rsidRPr="00A5210E" w:rsidRDefault="00A5210E" w:rsidP="00A5210E">
      <w:pPr>
        <w:numPr>
          <w:ilvl w:val="0"/>
          <w:numId w:val="2"/>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TIA-Portal Feature Packs</w:t>
      </w:r>
    </w:p>
    <w:p w14:paraId="38A4F786" w14:textId="77777777" w:rsidR="00A5210E" w:rsidRPr="00A5210E" w:rsidRDefault="00A5210E" w:rsidP="00A5210E">
      <w:pPr>
        <w:numPr>
          <w:ilvl w:val="0"/>
          <w:numId w:val="2"/>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Integrity Check</w:t>
      </w:r>
    </w:p>
    <w:p w14:paraId="2BB8AA92"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p>
    <w:p w14:paraId="6674632D" w14:textId="1B2AC60F"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drawing>
          <wp:inline distT="0" distB="0" distL="0" distR="0" wp14:anchorId="4642095F" wp14:editId="4BE26A0B">
            <wp:extent cx="3719946" cy="4937383"/>
            <wp:effectExtent l="0" t="0" r="0" b="0"/>
            <wp:docPr id="5" name="Picture 5"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ilustra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7440" cy="4947330"/>
                    </a:xfrm>
                    <a:prstGeom prst="rect">
                      <a:avLst/>
                    </a:prstGeom>
                    <a:noFill/>
                    <a:ln>
                      <a:noFill/>
                    </a:ln>
                  </pic:spPr>
                </pic:pic>
              </a:graphicData>
            </a:graphic>
          </wp:inline>
        </w:drawing>
      </w:r>
    </w:p>
    <w:p w14:paraId="1A0DA1C6"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HMAC</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 xml:space="preserve">After exchanging S7 challenge and response packets, S7 function packets will be sent. These packets </w:t>
      </w:r>
      <w:r w:rsidRPr="00A5210E">
        <w:rPr>
          <w:rFonts w:ascii="Segoe UI" w:eastAsia="Times New Roman" w:hAnsi="Segoe UI" w:cs="Segoe UI"/>
          <w:color w:val="212529"/>
          <w:sz w:val="21"/>
          <w:szCs w:val="21"/>
          <w:shd w:val="clear" w:color="auto" w:fill="FFFFFF"/>
        </w:rPr>
        <w:lastRenderedPageBreak/>
        <w:t>include the purpose and detail of the communication and as seen in step 8 one of the packets containing control information sent by TIA Portal is shown. Each packet must include the 32 "Encryption" bytes (as Cheng calls them) before the payload, as shown in the byte delineation. It was found in this analysis that this 32-byte block is actually an HMAC integrity check for the packet. This integrity check serves two purposes: to ensure that the payloads are not tampered with; and to authenticate the sender (since the keys for HMAC are only known to the hosts that are involved in the connection). To generate this 32-byte value, two HMAC calculations were found.</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The first is used to generate the key for all subsequent HMACs. The second is used to sign all function packets. Both HMACs are based on the same hashing algorithm as the rest of the mechanism. The following graphic shows how both HMACs generate the integrity bytes.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1803D60A" w14:textId="2EAF589A"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drawing>
          <wp:inline distT="0" distB="0" distL="0" distR="0" wp14:anchorId="6E6E4924" wp14:editId="37395CF1">
            <wp:extent cx="4777740" cy="3817620"/>
            <wp:effectExtent l="0" t="0" r="3810" b="0"/>
            <wp:docPr id="4" name="Picture 4"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ilustrati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7740" cy="3817620"/>
                    </a:xfrm>
                    <a:prstGeom prst="rect">
                      <a:avLst/>
                    </a:prstGeom>
                    <a:noFill/>
                    <a:ln>
                      <a:noFill/>
                    </a:ln>
                  </pic:spPr>
                </pic:pic>
              </a:graphicData>
            </a:graphic>
          </wp:inline>
        </w:drawing>
      </w:r>
    </w:p>
    <w:p w14:paraId="6636FE72"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First HMAC</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The calculation of the first HMAC is performed before sending the S7 response packet to the PLC. The plaintext of the HMAC consists of an 8-byte value and the 16-byte challenge matrix, read from the breakpoint C</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Below is a sample pseudocode for the generation of 8 bytes, which is essential for the integrity check of the S7 function. This algorithm is not identified as a standardized algorithm, so the pseudocode is generated by an analysis of the assembler code. This analysis is instructive from a security point of view, since the 8-byte generation algorithm is an essential part of generating the integrity byte.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lastRenderedPageBreak/>
        <w:br/>
      </w:r>
    </w:p>
    <w:p w14:paraId="66CC39D2" w14:textId="4BA7188D"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drawing>
          <wp:inline distT="0" distB="0" distL="0" distR="0" wp14:anchorId="17F8DCCC" wp14:editId="24362145">
            <wp:extent cx="5113020" cy="4091940"/>
            <wp:effectExtent l="0" t="0" r="0" b="3810"/>
            <wp:docPr id="3" name="Picture 3"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ilustrati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3020" cy="4091940"/>
                    </a:xfrm>
                    <a:prstGeom prst="rect">
                      <a:avLst/>
                    </a:prstGeom>
                    <a:noFill/>
                    <a:ln>
                      <a:noFill/>
                    </a:ln>
                  </pic:spPr>
                </pic:pic>
              </a:graphicData>
            </a:graphic>
          </wp:inline>
        </w:drawing>
      </w:r>
    </w:p>
    <w:p w14:paraId="43D32865"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 xml:space="preserve">The combined 24-byte value is then signed using a 24-byte key generated in sector </w:t>
      </w:r>
      <w:r w:rsidRPr="00A5210E">
        <w:rPr>
          <w:rFonts w:ascii="MS Gothic" w:eastAsia="MS Gothic" w:hAnsi="MS Gothic" w:cs="MS Gothic" w:hint="eastAsia"/>
          <w:color w:val="212529"/>
          <w:sz w:val="21"/>
          <w:szCs w:val="21"/>
          <w:shd w:val="clear" w:color="auto" w:fill="FFFFFF"/>
        </w:rPr>
        <w:t>Ⓕ</w:t>
      </w:r>
      <w:r w:rsidRPr="00A5210E">
        <w:rPr>
          <w:rFonts w:ascii="Segoe UI" w:eastAsia="Times New Roman" w:hAnsi="Segoe UI" w:cs="Segoe UI"/>
          <w:color w:val="212529"/>
          <w:sz w:val="21"/>
          <w:szCs w:val="21"/>
          <w:shd w:val="clear" w:color="auto" w:fill="FFFFFF"/>
        </w:rPr>
        <w:t xml:space="preserve"> of the TIA-Portal reference diagram. The 32-byte output of the HMAC will be reduced to a 24-byte value, which will be stored and used as the key of the second HMAC.</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Second HMAC</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The second HMAC is used to generate the actual integrity check bytes, which are inserted into the function packet sent by both parties. Here it has been identified for the first time how the key of the second HMAC is the result of the first HMAC , and furthermore which part of the payload of the S7 function packet is used as input of the second HMAC. The length of the function packet is not always the same, but the 32-byte HMAC of the packet always starts at the 13th byte of the packet. The entry of this HMAC comprises all bytes following the HMAC in the packet, i.e., starting from the 45th byte, excluding the packet footer which is normally the last four bytes (e.g., in step 8 it is "72 03 00 00" at the end of the packet). As the length of each packet and the information it contains may vary, the length and content of the footer vary accordingly. However, to reproduce the packet, given that the key is known, a simple trial and error method could identify which byte is needed as HMAC input.</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Potential holdingss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lastRenderedPageBreak/>
        <w:br/>
      </w:r>
      <w:r w:rsidRPr="00A5210E">
        <w:rPr>
          <w:rFonts w:ascii="Segoe UI" w:eastAsia="Times New Roman" w:hAnsi="Segoe UI" w:cs="Segoe UI"/>
          <w:color w:val="212529"/>
          <w:sz w:val="21"/>
          <w:szCs w:val="21"/>
          <w:shd w:val="clear" w:color="auto" w:fill="FFFFFF"/>
        </w:rPr>
        <w:t>The above analysis of the S7CommPlus protocol and TIA Portal reveals the possibility of exploiting the protocol and software. Several validated exploits are discussed below, as well as possible additional attacks that could be carried out by an attacker sufficiently motivated to further analyze the findings presented above and proceed to develop malicious exploits.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Unauthorized changes in PLC status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Since all actions performed in the TIA Portal are sent to the PLC using the S7 protocol, using the findings of this research it may be possible to cause interruptions in a number of processes, including: reprogramming a PLC, changing the value of a PLC variable, setting the password of a PLC, and changing the state of the PLC (from running state to stopped state, and vice versa). For demonstration purposes, the scope of the current work has focused on whether it is possible to remotely change the state of a PLC, i.e., stop a running PLC. Experiments have shown that this can be achieved using two S7 function packets in addition to the anti-replay response, which includes the 132 bytes identified in step 7.</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16C1953E" w14:textId="5D809851"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drawing>
          <wp:inline distT="0" distB="0" distL="0" distR="0" wp14:anchorId="413B352F" wp14:editId="362FA959">
            <wp:extent cx="3916680" cy="2293620"/>
            <wp:effectExtent l="0" t="0" r="7620" b="0"/>
            <wp:docPr id="2" name="Picture 2"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ilustrati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680" cy="2293620"/>
                    </a:xfrm>
                    <a:prstGeom prst="rect">
                      <a:avLst/>
                    </a:prstGeom>
                    <a:noFill/>
                    <a:ln>
                      <a:noFill/>
                    </a:ln>
                  </pic:spPr>
                </pic:pic>
              </a:graphicData>
            </a:graphic>
          </wp:inline>
        </w:drawing>
      </w:r>
    </w:p>
    <w:p w14:paraId="1B872A3E"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 xml:space="preserve">This image shows one of the spoofed function packages required to stop a PLC. The spoofed packet is generated based on the findings documented in the TIA-Portal Analysis section. Apart from the anti-replay byte (step 6), the integrity check bytes and the sequence number, all other bytes are the same in the two packets (one normal and one spoofed). It is worth mentioning again that even in different S7 sessions, all anti-replay bytes can be generated for any forged packet based on the same encryption keys and required bytes that will remain constant based on the hashes in </w:t>
      </w:r>
      <w:r w:rsidRPr="00A5210E">
        <w:rPr>
          <w:rFonts w:ascii="MS Gothic" w:eastAsia="MS Gothic" w:hAnsi="MS Gothic" w:cs="MS Gothic" w:hint="eastAsia"/>
          <w:color w:val="212529"/>
          <w:sz w:val="21"/>
          <w:szCs w:val="21"/>
          <w:shd w:val="clear" w:color="auto" w:fill="FFFFFF"/>
        </w:rPr>
        <w:t>Ⓓ</w:t>
      </w:r>
      <w:r w:rsidRPr="00A5210E">
        <w:rPr>
          <w:rFonts w:ascii="Segoe UI" w:eastAsia="Times New Roman" w:hAnsi="Segoe UI" w:cs="Segoe UI"/>
          <w:color w:val="212529"/>
          <w:sz w:val="21"/>
          <w:szCs w:val="21"/>
          <w:shd w:val="clear" w:color="auto" w:fill="FFFFFF"/>
        </w:rPr>
        <w:t xml:space="preserve"> and </w:t>
      </w:r>
      <w:r w:rsidRPr="00A5210E">
        <w:rPr>
          <w:rFonts w:ascii="MS Gothic" w:eastAsia="MS Gothic" w:hAnsi="MS Gothic" w:cs="MS Gothic" w:hint="eastAsia"/>
          <w:color w:val="212529"/>
          <w:sz w:val="21"/>
          <w:szCs w:val="21"/>
          <w:shd w:val="clear" w:color="auto" w:fill="FFFFFF"/>
        </w:rPr>
        <w:t>Ⓔ</w:t>
      </w:r>
      <w:r w:rsidRPr="00A5210E">
        <w:rPr>
          <w:rFonts w:ascii="Segoe UI" w:eastAsia="Times New Roman" w:hAnsi="Segoe UI" w:cs="Segoe UI"/>
          <w:color w:val="212529"/>
          <w:sz w:val="21"/>
          <w:szCs w:val="21"/>
          <w:shd w:val="clear" w:color="auto" w:fill="FFFFFF"/>
        </w:rPr>
        <w:t xml:space="preserve"> and </w:t>
      </w:r>
      <w:r w:rsidRPr="00A5210E">
        <w:rPr>
          <w:rFonts w:ascii="MS Gothic" w:eastAsia="MS Gothic" w:hAnsi="MS Gothic" w:cs="MS Gothic" w:hint="eastAsia"/>
          <w:color w:val="212529"/>
          <w:sz w:val="21"/>
          <w:szCs w:val="21"/>
          <w:shd w:val="clear" w:color="auto" w:fill="FFFFFF"/>
        </w:rPr>
        <w:t>Ⓕ</w:t>
      </w:r>
      <w:r w:rsidRPr="00A5210E">
        <w:rPr>
          <w:rFonts w:ascii="Segoe UI" w:eastAsia="Times New Roman" w:hAnsi="Segoe UI" w:cs="Segoe UI"/>
          <w:color w:val="212529"/>
          <w:sz w:val="21"/>
          <w:szCs w:val="21"/>
          <w:shd w:val="clear" w:color="auto" w:fill="FFFFFF"/>
        </w:rPr>
        <w:t xml:space="preserve"> boxes in the TIA-Portal Reference Diagram.</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As mentioned, it is also possible to reprogram a PLC using the S7 protocol. Although there is a built-in copy protection mechanism, as long as the attacker can identify the relationship between the PLC serial number that is sent along the PLC logic and the PLC logic itself, an attack to reprogram the logic may be feasible.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lastRenderedPageBreak/>
        <w:t>DoS Communication</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Apart from exploiting the normal functionality provided through TIA Portal, the findings have been shown to enable a DOS attack by sending crafted packets that establish and maintain a new S7 session to a PLC. This will prevent the TIA Portal from connecting to the PLC. This exploit is possible because the S7-1211C will not allow a new session to be started if a previous session already exists.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To apply this exploit it is assumed that there is no current session between the PLC and the TIA Portal. A host on the same LAN as the PLC can initiate a TCP connection to the PLC using the usual handshake and COTP packet exchange. By responding to the PLC challenge packet with a crafted packet containing the appropriate anti-replay bytes, followed by "S7-ACK" packets, the attacker can prevent a genuine connection from the TIA Portal. In order to keep a normal session alive, for example to ask the other end to wait while a process is running, either end connection can respond with such an S7 -ACK packet, seemingly indefinitely.</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This exploit is possible because the "S7-ACK" packet, "03 00 00 00 07 02 F0 00", lacks anti-replay or integrity check functions, and can be used to respond to any S7 packet. Therefore, the session can be kept alive without the attacker obtaining any additional information. Although the PLC will continue to execute the pre-programmed logic, it is not possible to stop, reconfigure or reprogram it. A manual reboot can terminate the existing session, however a compromised host or device on the network could restart a new DOS session. This attack could be critical on its own, but could also enable a larger scale attack.</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Session hijacking</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The exploit described above assumes that there is no connection between the TIA Portal and the target PLC. However, this exploit could be combined with a traditional network attack, using crafted exploit packets along with ARP poisoning, to hijack a session to the PLC and cause a DOS so that the TIA Portal cannot reconnect. The authors have previously documented how session hijacking via ARP poisoning can work in this context. This can be accomplished by actively dropping all packets from the engineering software after stealing the S7 session, which causes the TIA Portal side of the connection to terminate. At the same time, the PLC side of the session can be kept alive by an attacker creating and sending S7-ACK packets. During such an attack, one option is to use excessive ARP responses to overwhelm any further ARP packets after the session is stolen. However, to avoid generating too much ARP "noise", the stolen S7 session could be terminated and replaced by a new DOS session, as described in the previous section. This attack accomplishes two things:</w:t>
      </w:r>
    </w:p>
    <w:p w14:paraId="2B6C4146" w14:textId="64745B16" w:rsidR="00A5210E" w:rsidRPr="00A5210E" w:rsidRDefault="00A5210E" w:rsidP="00A5210E">
      <w:pPr>
        <w:shd w:val="clear" w:color="auto" w:fill="FFFFFF"/>
        <w:spacing w:after="0" w:line="240" w:lineRule="auto"/>
        <w:jc w:val="center"/>
        <w:rPr>
          <w:rFonts w:ascii="Segoe UI" w:eastAsia="Times New Roman" w:hAnsi="Segoe UI" w:cs="Segoe UI"/>
          <w:color w:val="212529"/>
          <w:sz w:val="21"/>
          <w:szCs w:val="21"/>
        </w:rPr>
      </w:pPr>
      <w:r w:rsidRPr="00A5210E">
        <w:rPr>
          <w:rFonts w:ascii="Segoe UI" w:eastAsia="Times New Roman" w:hAnsi="Segoe UI" w:cs="Segoe UI"/>
          <w:noProof/>
          <w:color w:val="212529"/>
          <w:sz w:val="21"/>
          <w:szCs w:val="21"/>
        </w:rPr>
        <w:lastRenderedPageBreak/>
        <w:drawing>
          <wp:inline distT="0" distB="0" distL="0" distR="0" wp14:anchorId="177412F6" wp14:editId="4CD6B897">
            <wp:extent cx="5135880" cy="2354580"/>
            <wp:effectExtent l="0" t="0" r="7620" b="7620"/>
            <wp:docPr id="1" name="Picture 1" descr="imagen ilust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ilustrati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5880" cy="2354580"/>
                    </a:xfrm>
                    <a:prstGeom prst="rect">
                      <a:avLst/>
                    </a:prstGeom>
                    <a:noFill/>
                    <a:ln>
                      <a:noFill/>
                    </a:ln>
                  </pic:spPr>
                </pic:pic>
              </a:graphicData>
            </a:graphic>
          </wp:inline>
        </w:drawing>
      </w:r>
    </w:p>
    <w:p w14:paraId="7310EF78"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1) A smaller network "footprint" would be generated compared to session hijack via ARP poisoning.</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2) It is possible to perform the DOS attack without waiting for the legitimate session to end, since a DOS session cannot be started if there is a legitimate one.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Elimination of the main program</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A new exploit based on the S7CommPlus protocol has been found that can manipulate PLC logic and delete the Main Object block of S7 PLCs -1200 and causes TIA-Portal to provide incomplete or incorrect PLC information. It can be produced by replaying S7 packets captured under an abnormal use case.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The following describes the exploit replay steps, including packet generation, packet replay and the expected behavior from the generation of the packets that will be replayed as the exploit:</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6BBFD503" w14:textId="77777777" w:rsidR="00A5210E" w:rsidRPr="00A5210E" w:rsidRDefault="00A5210E" w:rsidP="00A5210E">
      <w:pPr>
        <w:numPr>
          <w:ilvl w:val="0"/>
          <w:numId w:val="3"/>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Create a new project in TIA-Portal and add a PLC to the project with the firmware version of the target PLC (which can be obtained via the LLDP broadcast of the PLC or by logging in with the PLC).</w:t>
      </w:r>
    </w:p>
    <w:p w14:paraId="395BCF33" w14:textId="77777777" w:rsidR="00A5210E" w:rsidRPr="00A5210E" w:rsidRDefault="00A5210E" w:rsidP="00A5210E">
      <w:pPr>
        <w:numPr>
          <w:ilvl w:val="0"/>
          <w:numId w:val="3"/>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Load a default project (having only an empty Main object block) into the test PLC (a PLC having the same firmware version as the target PLC).</w:t>
      </w:r>
    </w:p>
    <w:p w14:paraId="12289BCA" w14:textId="77777777" w:rsidR="00A5210E" w:rsidRPr="00A5210E" w:rsidRDefault="00A5210E" w:rsidP="00A5210E">
      <w:pPr>
        <w:numPr>
          <w:ilvl w:val="0"/>
          <w:numId w:val="3"/>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Make sure that the PLC is in Shutdown state.</w:t>
      </w:r>
    </w:p>
    <w:p w14:paraId="3AED5A11" w14:textId="77777777" w:rsidR="00A5210E" w:rsidRPr="00A5210E" w:rsidRDefault="00A5210E" w:rsidP="00A5210E">
      <w:pPr>
        <w:numPr>
          <w:ilvl w:val="0"/>
          <w:numId w:val="3"/>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Delete the Main Object block in the project and start a redy capture, and then load the project with the "Software (changes)" option. End the capture after the PLC terminates the session using a TCP packet with the Reset and Finish flags set.</w:t>
      </w:r>
    </w:p>
    <w:p w14:paraId="3EA5152B" w14:textId="77777777" w:rsidR="00A5210E" w:rsidRPr="00A5210E" w:rsidRDefault="00A5210E" w:rsidP="00A5210E">
      <w:pPr>
        <w:numPr>
          <w:ilvl w:val="0"/>
          <w:numId w:val="3"/>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Extract the entire packet sent by the TIA-Portal for use in the script, which was sent in the previous communication</w:t>
      </w:r>
    </w:p>
    <w:p w14:paraId="5E29E80A"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shd w:val="clear" w:color="auto" w:fill="FFFFFF"/>
        </w:rPr>
        <w:t>Sending (replaying) these captured packets to a target PLC, which has the same firmware version, which is in the shutdown state, will cause abnormal behaviors. Packets captured from different firmware, will cause different behaviors on a different firmware version. This exploit was tested on S7-1211C DC/DC/DC, firmware versions v4.1.3 and v.4.2.3.</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lastRenderedPageBreak/>
        <w:t>For v4.1.3, the capture can be replayed as-is, and the PLC will restart the connection after the crafted packets are sent to the PLCs. The exploit can have the following behaviors, depending on the PLC configuration and state: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08B7A42C" w14:textId="77777777" w:rsidR="00A5210E" w:rsidRPr="00A5210E" w:rsidRDefault="00A5210E" w:rsidP="00A5210E">
      <w:pPr>
        <w:numPr>
          <w:ilvl w:val="0"/>
          <w:numId w:val="4"/>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When connecting to the infected PLC, the PLC cannot be put into the running state. If a user tries to download the custom code from the TIA-Portal to the PLC, the portal will indicate that the program between the PLC and the PLC is the same without displaying any error. However, the PLC is running without the Main Object Block, i.e. it does not perform any action. A possible solution is to disconnect and download the complete configurations to the PLC using the download option "Hardware and Software (changes only)". A window to synchronize the program will be displayed before the download, showing that there are differences between the logic in the PLC and the project in TIA Portal.</w:t>
      </w:r>
    </w:p>
    <w:p w14:paraId="0821EBFA" w14:textId="77777777" w:rsidR="00A5210E" w:rsidRPr="00A5210E" w:rsidRDefault="00A5210E" w:rsidP="00A5210E">
      <w:pPr>
        <w:numPr>
          <w:ilvl w:val="0"/>
          <w:numId w:val="4"/>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When connected, the PLC cannot be put into a run state. If a user tries to download the custom code to the PLC, a synchronization window will be displayed before downloading.Also, no error will be displayed or an error saying "The block of main object does not exist".</w:t>
      </w:r>
    </w:p>
    <w:p w14:paraId="18668DF2" w14:textId="77777777" w:rsidR="00A5210E" w:rsidRPr="00A5210E" w:rsidRDefault="00A5210E" w:rsidP="00A5210E">
      <w:pPr>
        <w:numPr>
          <w:ilvl w:val="0"/>
          <w:numId w:val="4"/>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When connected, the PLC can be put into a running state. However, no logic will actually be executed in the PLC, and all program blocks will be shown as "only exist offline" in TIA-Portal. It is necessary to synchronize before downloading.</w:t>
      </w:r>
    </w:p>
    <w:p w14:paraId="31603244"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The user can put the PLC in the execution state. However, no logic will be executed in the main object block, but the cyclic interrupt or hardware interrupt can still be executed. If the user attempts to activate "monitoring" on the main object block while online (a TIA-Portal option that provides real-time PLC diagnostic information), the error "Internal system error (error code:0xCF000AF0700008002)..." will be displayed. Internal error: Referenced </w:t>
      </w:r>
      <w:r w:rsidRPr="00A5210E">
        <w:rPr>
          <w:rFonts w:ascii="Lato" w:eastAsia="Times New Roman" w:hAnsi="Lato" w:cs="Times New Roman"/>
          <w:b/>
          <w:bCs/>
          <w:color w:val="212529"/>
          <w:sz w:val="21"/>
          <w:szCs w:val="21"/>
        </w:rPr>
        <w:t>UnFunctionalObject</w:t>
      </w:r>
      <w:r w:rsidRPr="00A5210E">
        <w:rPr>
          <w:rFonts w:ascii="Lato" w:eastAsia="Times New Roman" w:hAnsi="Lato" w:cs="Times New Roman"/>
          <w:color w:val="212529"/>
          <w:sz w:val="21"/>
          <w:szCs w:val="21"/>
        </w:rPr>
        <w:t> does not exist".</w:t>
      </w:r>
    </w:p>
    <w:p w14:paraId="52751AC4"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shd w:val="clear" w:color="auto" w:fill="FFFFFF"/>
        </w:rPr>
        <w:t>A possible solution is to download the project to the PLC, and manual synchronization of the custom program will be necessary.</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During testing, on two occasions the PLC went into an unrecoverable state after several captures were played back on the device repeatedly. The only viable solution in this situation is a factory reset.</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Unfortunately, no screenshots of the exact packet sequences required were saved, as the behavior appears to be somewhat random and unpredictable.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Recommendations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 xml:space="preserve">As we saw, at least two hashes play an important role in the anti-replay mechanism. It was discovered that the input of these hashes could be manipulated by modifying the memory used by the software. This vulnerability allows an attacker to generate an S7 session that requires only 17 of the 150 "anti-replay" bytes in the S7CommPlus response packet instead of 150 bytes (the 132-byte, 8-byte and 9-byte blocks, plus the anti-replay byte). In addition, all the keys involved, whether for the First Cipher and Second Cipher, or the HMACs in the function packets, remain constant with respect to the input hashes. These two problems significantly reduce the potential security provided by the </w:t>
      </w:r>
      <w:r w:rsidRPr="00A5210E">
        <w:rPr>
          <w:rFonts w:ascii="Segoe UI" w:eastAsia="Times New Roman" w:hAnsi="Segoe UI" w:cs="Segoe UI"/>
          <w:color w:val="212529"/>
          <w:sz w:val="21"/>
          <w:szCs w:val="21"/>
          <w:shd w:val="clear" w:color="auto" w:fill="FFFFFF"/>
        </w:rPr>
        <w:lastRenderedPageBreak/>
        <w:t>algorithm, as well as the apparent waste of resources. In the short term, adopting the security measures proposed below could limit the ability of an attacker to carry out similar exploits without significant design changes.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Changing the hash algorithm input</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Some bytes exchanged between the TIA Gateway and a PLC are not used, nor is there an obvious impact for those bytes on communication. Consider the following findings: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7190B6A7" w14:textId="77777777" w:rsidR="00A5210E" w:rsidRPr="00A5210E" w:rsidRDefault="00A5210E" w:rsidP="00A5210E">
      <w:pPr>
        <w:numPr>
          <w:ilvl w:val="0"/>
          <w:numId w:val="5"/>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The server session and PC session, labeled in step 5, appear to have no purpose in the protocol and can be reused in different sessions, which defeats the purpose of a session number.</w:t>
      </w:r>
    </w:p>
    <w:p w14:paraId="57BC229F" w14:textId="77777777" w:rsidR="00A5210E" w:rsidRPr="00A5210E" w:rsidRDefault="00A5210E" w:rsidP="00A5210E">
      <w:pPr>
        <w:numPr>
          <w:ilvl w:val="0"/>
          <w:numId w:val="5"/>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It has been shown that the 16-byte "challenge matrix" in the 20-byte challenge sent by the PLC plays an important role in the anti-replay mechanism. However, it has not been determined that the remaining 4 bytes influence the anti-repetition mechanism.</w:t>
      </w:r>
    </w:p>
    <w:p w14:paraId="678914A3" w14:textId="77777777" w:rsidR="00A5210E" w:rsidRPr="00A5210E" w:rsidRDefault="00A5210E" w:rsidP="00A5210E">
      <w:pPr>
        <w:numPr>
          <w:ilvl w:val="0"/>
          <w:numId w:val="5"/>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In the TIA-Portal S7 response packet, the bytes tagged at step 7, are generated before the value of 132 bytes. However, they remain constant with respect to the two hash values and no relation to the anti-replay mechanism is discovered.</w:t>
      </w:r>
    </w:p>
    <w:p w14:paraId="10E99A1E"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Segoe UI" w:eastAsia="Times New Roman" w:hAnsi="Segoe UI" w:cs="Segoe UI"/>
          <w:color w:val="212529"/>
          <w:sz w:val="21"/>
          <w:szCs w:val="21"/>
          <w:shd w:val="clear" w:color="auto" w:fill="FFFFFF"/>
        </w:rPr>
        <w:t>Accordingly, it is proposed that one option to limit an attacker's ability to generate a viable S7 packet is to include some of the above bytes in the anti-replay mechanism. For example, it is suggested to include the server session and the remaining four bytes of the challenge matrix in the hash algorithm that generates the encryption keys, along with a brief history of the challenge matrix as part of the input to generate the anti-replay bytes. This will not remedy the threat of an attacker using reverse engineering techniques in software to obtain the input and algorithm used in the anti-replay mechanism, but anyone attempting to do so will need to generate the full 150 anti-replay bytes, including determining the keys in each attack, and be able to obtain previous communication sessions from the TIA Portal.</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Limit the duration of the session</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During analysis, it was discovered that a TCP session will remain alive until the TIA Portal terminates communication, does not acknowledge TCP keep alive packets or S7 packets sent by the PLC, or sends the wrong anti-replay bytes. For example, if a breakpoint is set in TIA Portal during communication with the PLC, legitimate S7CommPlus packets will no longer be sent.</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In the meantime, the PLC will periodically send TCP keep alive packets and will not terminate the communication as long as the TIA Portal responds with the TCP keep alive packet. This increases the time available for any potential attacker to perform a deeper analysis at each stage of the communication.</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In addition, the S7 -ACK packet can be exploited to perform a denial of service attack, through resource exhaustion, since the amount of resources dedicated to communication in a PLC is limited.</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 xml:space="preserve">One possible mitigation would be a PLC firmware upgrade to ensure that PLCs disconnect from an </w:t>
      </w:r>
      <w:r w:rsidRPr="00A5210E">
        <w:rPr>
          <w:rFonts w:ascii="Segoe UI" w:eastAsia="Times New Roman" w:hAnsi="Segoe UI" w:cs="Segoe UI"/>
          <w:color w:val="212529"/>
          <w:sz w:val="21"/>
          <w:szCs w:val="21"/>
          <w:shd w:val="clear" w:color="auto" w:fill="FFFFFF"/>
        </w:rPr>
        <w:lastRenderedPageBreak/>
        <w:t>inactive S7 session (a session containing only S7 -ACK packets) or after not receiving any legitimate S7 packets after a specified period of time, unless the operator configures the PLC otherwise.</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Comic Sans MS" w:eastAsia="Times New Roman" w:hAnsi="Comic Sans MS" w:cs="Times New Roman"/>
          <w:color w:val="212529"/>
          <w:sz w:val="33"/>
          <w:szCs w:val="33"/>
          <w:shd w:val="clear" w:color="auto" w:fill="FFFFFF"/>
        </w:rPr>
        <w:t>Other recommendations</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The following are some recommendations to keep PLC protected against threats or at least mitigate the risks taking into account what we have seen in this post and in its first part:</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6CCA2FC3"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Safety first: As industries consider safety as a major factor when designing, upgrading or operating any PLC, safety must be paramount. This should consider hardware, software and networks. Companies should elaborate a more detailed risk assessment, answers and standardizations before implementing any PLC project. An example could be: Do not consider a firmware upgrade of an old PLC because there is no planned shutdown of the production line.</w:t>
      </w:r>
    </w:p>
    <w:p w14:paraId="239734E4"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Cybersecurity is everyone's responsibility. All employees should always be aware and concerned about security. Employees should immediately report any unsafe practices, unsafe devices or suspicious behavior.</w:t>
      </w:r>
    </w:p>
    <w:p w14:paraId="7AD4DBC7"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Roles and authentication: Privileges to access information and devices must be properly restricted and well considered before assigning them to employees. Privileges should be well validated, controlled, logged and monitored (use unique IDs or access credentials). Unauthorized or unmonitored activity should be prevented or at least minimized. Users should only have access to their work and related daily tasks. Automatic log review and monitoring of users could also help.</w:t>
      </w:r>
    </w:p>
    <w:p w14:paraId="53005009"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Daily review and comparison: as companies are so concerned about safety before and during the operation of production lines, they should be more concerned about the integrity of the files running on PLCs or HMIs. This should be done using a software tool that compares the ladder logic to the original trusted master file before starting new production lines. There is always the possibility of someone sabotaging the logic or creating dormant malware within the ladder logic code that goes undetected.</w:t>
      </w:r>
    </w:p>
    <w:p w14:paraId="4E0B5517"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Remote access and IoT (Internet of Things): should be restricted to certain devices, areas or sometimes disabled. If necessary, it should only be enabled for a limited time and used by trained internal personnel from an approved, monitored and controlled device; all communications should be filtered and verified. Systems or devices that do not need to be connected to other networks, including the Internet, should be adequately segregated and isolated to prevent any threat.</w:t>
      </w:r>
    </w:p>
    <w:p w14:paraId="23CC3BCF"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USB ports must be physically disabled on HMIs (human machine interfaces) and any associated PCs. Only authenticated and approved USBs should be allowed to be used by administrators. Malware such as Stuxnet spreads through a SCADA network via infected USB storage devices.</w:t>
      </w:r>
    </w:p>
    <w:p w14:paraId="6D1F2F9D"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System log: should be generated and maintained for a reasonable time in case they are needed if something goes wrong.</w:t>
      </w:r>
    </w:p>
    <w:p w14:paraId="60729BCF"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Periodic system auditing and periodic penetration testing.</w:t>
      </w:r>
    </w:p>
    <w:p w14:paraId="27D0451E"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t>System intrusion detection: which should also include "traditional" perimeter protection (e.g. antivirus, firewalls, etc.). They should always be kept up to date and turned on.</w:t>
      </w:r>
    </w:p>
    <w:p w14:paraId="7BF85F78" w14:textId="77777777" w:rsidR="00A5210E" w:rsidRPr="00A5210E" w:rsidRDefault="00A5210E" w:rsidP="00A5210E">
      <w:pPr>
        <w:numPr>
          <w:ilvl w:val="0"/>
          <w:numId w:val="6"/>
        </w:numPr>
        <w:shd w:val="clear" w:color="auto" w:fill="FFFFFF"/>
        <w:spacing w:after="0" w:line="240" w:lineRule="auto"/>
        <w:rPr>
          <w:rFonts w:ascii="Segoe UI" w:eastAsia="Times New Roman" w:hAnsi="Segoe UI" w:cs="Segoe UI"/>
          <w:color w:val="212529"/>
          <w:sz w:val="21"/>
          <w:szCs w:val="21"/>
        </w:rPr>
      </w:pPr>
      <w:r w:rsidRPr="00A5210E">
        <w:rPr>
          <w:rFonts w:ascii="Segoe UI" w:eastAsia="Times New Roman" w:hAnsi="Segoe UI" w:cs="Segoe UI"/>
          <w:color w:val="212529"/>
          <w:sz w:val="21"/>
          <w:szCs w:val="21"/>
        </w:rPr>
        <w:lastRenderedPageBreak/>
        <w:t>PLCs in general must be physically rugged and secure. Don't just focus on securing certain field devices. Securing the entire system is critical and mandatory.</w:t>
      </w:r>
    </w:p>
    <w:p w14:paraId="02737B0E" w14:textId="77777777" w:rsidR="00A5210E" w:rsidRPr="00A5210E" w:rsidRDefault="00A5210E" w:rsidP="00A5210E">
      <w:pPr>
        <w:spacing w:after="0" w:line="240" w:lineRule="auto"/>
        <w:rPr>
          <w:rFonts w:ascii="Times New Roman" w:eastAsia="Times New Roman" w:hAnsi="Times New Roman" w:cs="Times New Roman"/>
          <w:sz w:val="24"/>
          <w:szCs w:val="24"/>
        </w:rPr>
      </w:pPr>
      <w:r w:rsidRPr="00A5210E">
        <w:rPr>
          <w:rFonts w:ascii="Comic Sans MS" w:eastAsia="Times New Roman" w:hAnsi="Comic Sans MS" w:cs="Times New Roman"/>
          <w:color w:val="212529"/>
          <w:sz w:val="33"/>
          <w:szCs w:val="33"/>
          <w:shd w:val="clear" w:color="auto" w:fill="FFFFFF"/>
        </w:rPr>
        <w:t>Conclusion</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shd w:val="clear" w:color="auto" w:fill="FFFFFF"/>
        </w:rPr>
        <w:t>In this series of posts, we have provided an overview of PLCs: their languages and hardware, as well as an overview of the industrial networks associated with them, HMIs and DTUs. We have summarized the main vulnerabilities of devices based on these devices, also examples were given based on other research on how to apply exploits on these vulnerabilities. Using the S7CommPlus protocol, it has been shown that an attacker with network access can send packets to a PLC, read a challenge, calculate the response and create integrity checks on subsequent packets to maintain a valid session. This allows an attacker to create packets that will be accepted by the PLC, for example to cause a PLC to halt, start CPU logic that has previously been stopped by a legitimate user, hijack an existing legitimate session between a PLC and the TIA Portal (shown to cause a DOS), and potentially other problems such as reprogramming the CPU.</w:t>
      </w:r>
      <w:r w:rsidRPr="00A5210E">
        <w:rPr>
          <w:rFonts w:ascii="Segoe UI" w:eastAsia="Times New Roman" w:hAnsi="Segoe UI" w:cs="Segoe UI"/>
          <w:color w:val="212529"/>
          <w:sz w:val="21"/>
          <w:szCs w:val="21"/>
        </w:rPr>
        <w:br/>
      </w:r>
      <w:r w:rsidRPr="00A5210E">
        <w:rPr>
          <w:rFonts w:ascii="Segoe UI" w:eastAsia="Times New Roman" w:hAnsi="Segoe UI" w:cs="Segoe UI"/>
          <w:color w:val="212529"/>
          <w:sz w:val="21"/>
          <w:szCs w:val="21"/>
        </w:rPr>
        <w:br/>
      </w:r>
    </w:p>
    <w:p w14:paraId="23447053" w14:textId="77777777" w:rsidR="00A5210E" w:rsidRPr="00A5210E" w:rsidRDefault="00A5210E" w:rsidP="00A5210E">
      <w:pPr>
        <w:shd w:val="clear" w:color="auto" w:fill="FFFFFF"/>
        <w:spacing w:beforeAutospacing="1" w:after="0" w:afterAutospacing="1" w:line="240" w:lineRule="auto"/>
        <w:rPr>
          <w:rFonts w:ascii="Lato" w:eastAsia="Times New Roman" w:hAnsi="Lato" w:cs="Times New Roman"/>
          <w:color w:val="212529"/>
          <w:sz w:val="21"/>
          <w:szCs w:val="21"/>
        </w:rPr>
      </w:pPr>
      <w:r w:rsidRPr="00A5210E">
        <w:rPr>
          <w:rFonts w:ascii="Lato" w:eastAsia="Times New Roman" w:hAnsi="Lato" w:cs="Times New Roman"/>
          <w:color w:val="212529"/>
          <w:sz w:val="21"/>
          <w:szCs w:val="21"/>
        </w:rPr>
        <w:t>Compared to Cheng's paper “</w:t>
      </w:r>
      <w:r w:rsidRPr="00A5210E">
        <w:rPr>
          <w:rFonts w:ascii="Lato" w:eastAsia="Times New Roman" w:hAnsi="Lato" w:cs="Times New Roman"/>
          <w:b/>
          <w:bCs/>
          <w:color w:val="212529"/>
          <w:sz w:val="21"/>
          <w:szCs w:val="21"/>
        </w:rPr>
        <w:t>The spear to break the security wall of S7CommPlus</w:t>
      </w:r>
      <w:r w:rsidRPr="00A5210E">
        <w:rPr>
          <w:rFonts w:ascii="Lato" w:eastAsia="Times New Roman" w:hAnsi="Lato" w:cs="Times New Roman"/>
          <w:color w:val="212529"/>
          <w:sz w:val="21"/>
          <w:szCs w:val="21"/>
        </w:rPr>
        <w:t>”, this research provides a more detailed analysis describing the anti-replay mechanism of the S7CommPlus protocol, including new information on the two symmetric key encryptions involved in the 132-byte block and the HMAC in the function packets.</w:t>
      </w:r>
      <w:r w:rsidRPr="00A5210E">
        <w:rPr>
          <w:rFonts w:ascii="Lato" w:eastAsia="Times New Roman" w:hAnsi="Lato" w:cs="Times New Roman"/>
          <w:color w:val="212529"/>
          <w:sz w:val="21"/>
          <w:szCs w:val="21"/>
        </w:rPr>
        <w:br/>
        <w:t>In addition, new insights are provided on the generation of anti-replay bytes, including details of the algorithms used and how to manipulate the generated keys.</w:t>
      </w:r>
    </w:p>
    <w:p w14:paraId="706B05E4" w14:textId="466BD811" w:rsidR="00AB54B6" w:rsidRDefault="00A5210E" w:rsidP="00A5210E">
      <w:pPr>
        <w:rPr>
          <w:rFonts w:ascii="Segoe UI" w:eastAsia="Times New Roman" w:hAnsi="Segoe UI" w:cs="Segoe UI"/>
          <w:color w:val="212529"/>
          <w:sz w:val="21"/>
          <w:szCs w:val="21"/>
          <w:shd w:val="clear" w:color="auto" w:fill="FFFFFF"/>
        </w:rPr>
      </w:pPr>
      <w:r w:rsidRPr="00A5210E">
        <w:rPr>
          <w:rFonts w:ascii="Segoe UI" w:eastAsia="Times New Roman" w:hAnsi="Segoe UI" w:cs="Segoe UI"/>
          <w:color w:val="212529"/>
          <w:sz w:val="21"/>
          <w:szCs w:val="21"/>
          <w:shd w:val="clear" w:color="auto" w:fill="FFFFFF"/>
        </w:rPr>
        <w:t>In the meantime, the authors of those papers have proposed a number of new mitigation steps not previously proposed in related research. These steps can be undertaken to make such exploits more difficult to discover and execute by a determined attacker; namely, adopting a timeout approach to mitigate potential DOS, and changing the way the hash algorithm is implemented to ensure that manipulation of TIA Portal functions is more difficult for an attacker to achieve. Similar to cybersecurity research in other fields, the authors hope that the information provided on conducting this vulnerability scan will provide the research community with deeper insight towards understanding attacker approaches and viable mitigation strategies.</w:t>
      </w:r>
    </w:p>
    <w:p w14:paraId="324CE6EF" w14:textId="77777777" w:rsidR="00AB54B6" w:rsidRDefault="00AB54B6">
      <w:pPr>
        <w:rPr>
          <w:rFonts w:ascii="Segoe UI" w:eastAsia="Times New Roman" w:hAnsi="Segoe UI" w:cs="Segoe UI"/>
          <w:color w:val="212529"/>
          <w:sz w:val="21"/>
          <w:szCs w:val="21"/>
          <w:shd w:val="clear" w:color="auto" w:fill="FFFFFF"/>
        </w:rPr>
      </w:pPr>
      <w:r>
        <w:rPr>
          <w:rFonts w:ascii="Segoe UI" w:eastAsia="Times New Roman" w:hAnsi="Segoe UI" w:cs="Segoe UI"/>
          <w:color w:val="212529"/>
          <w:sz w:val="21"/>
          <w:szCs w:val="21"/>
          <w:shd w:val="clear" w:color="auto" w:fill="FFFFFF"/>
        </w:rPr>
        <w:br w:type="page"/>
      </w:r>
    </w:p>
    <w:p w14:paraId="0B1F75A3" w14:textId="77777777" w:rsidR="00AB54B6" w:rsidRDefault="00AB54B6" w:rsidP="00AB54B6">
      <w:pPr>
        <w:pStyle w:val="Heading1"/>
        <w:rPr>
          <w:rFonts w:ascii="Lato" w:hAnsi="Lato"/>
        </w:rPr>
      </w:pPr>
      <w:r>
        <w:rPr>
          <w:rFonts w:ascii="Lato" w:hAnsi="Lato"/>
        </w:rPr>
        <w:lastRenderedPageBreak/>
        <w:t>The Siemens S7 Communication - Part 2 Job Requests and Ack Data</w:t>
      </w:r>
    </w:p>
    <w:p w14:paraId="50F09733" w14:textId="77777777" w:rsidR="00AB54B6" w:rsidRDefault="00AB54B6" w:rsidP="00AB54B6">
      <w:pPr>
        <w:pStyle w:val="NormalWeb"/>
        <w:rPr>
          <w:rFonts w:ascii="Lato" w:hAnsi="Lato"/>
        </w:rPr>
      </w:pPr>
      <w:r>
        <w:rPr>
          <w:rFonts w:ascii="Lato" w:hAnsi="Lato"/>
        </w:rPr>
        <w:t>This article series introduces the Siemens S7 protocol in depth, the </w:t>
      </w:r>
      <w:hyperlink r:id="rId21" w:history="1">
        <w:r>
          <w:rPr>
            <w:rStyle w:val="Hyperlink"/>
            <w:rFonts w:ascii="Lato" w:hAnsi="Lato"/>
          </w:rPr>
          <w:t>first part</w:t>
        </w:r>
      </w:hyperlink>
      <w:r>
        <w:rPr>
          <w:rFonts w:ascii="Lato" w:hAnsi="Lato"/>
        </w:rPr>
        <w:t> detailed the general communication scenario and packet structure. This part further examines the purpose and internal structure of the Job Request and Ack Data messages. These message types are discussed together because they are very similar and usually each Job Request results in an Ack Data reply.</w:t>
      </w:r>
    </w:p>
    <w:p w14:paraId="38E56714" w14:textId="77777777" w:rsidR="00AB54B6" w:rsidRDefault="00AB54B6" w:rsidP="00AB54B6">
      <w:pPr>
        <w:pStyle w:val="NormalWeb"/>
        <w:rPr>
          <w:rFonts w:ascii="Lato" w:hAnsi="Lato"/>
        </w:rPr>
      </w:pPr>
      <w:r>
        <w:rPr>
          <w:rFonts w:ascii="Lato" w:hAnsi="Lato"/>
        </w:rPr>
        <w:t>The structure of the S7 PDU and the general protocol header is explained in the </w:t>
      </w:r>
      <w:hyperlink r:id="rId22" w:history="1">
        <w:r>
          <w:rPr>
            <w:rStyle w:val="Hyperlink"/>
            <w:rFonts w:ascii="Lato" w:hAnsi="Lato"/>
          </w:rPr>
          <w:t>previous part</w:t>
        </w:r>
      </w:hyperlink>
      <w:r>
        <w:rPr>
          <w:rFonts w:ascii="Lato" w:hAnsi="Lato"/>
        </w:rPr>
        <w:t>. However, the parameter header is specific to the </w:t>
      </w:r>
      <w:r>
        <w:rPr>
          <w:rStyle w:val="Emphasis"/>
          <w:rFonts w:ascii="Lato" w:eastAsiaTheme="majorEastAsia" w:hAnsi="Lato"/>
        </w:rPr>
        <w:t>message type</w:t>
      </w:r>
      <w:r>
        <w:rPr>
          <w:rFonts w:ascii="Lato" w:hAnsi="Lato"/>
        </w:rPr>
        <w:t> and for the </w:t>
      </w:r>
      <w:r>
        <w:rPr>
          <w:rStyle w:val="Emphasis"/>
          <w:rFonts w:ascii="Lato" w:eastAsiaTheme="majorEastAsia" w:hAnsi="Lato"/>
        </w:rPr>
        <w:t>Job</w:t>
      </w:r>
      <w:r>
        <w:rPr>
          <w:rFonts w:ascii="Lato" w:hAnsi="Lato"/>
        </w:rPr>
        <w:t> and </w:t>
      </w:r>
      <w:r>
        <w:rPr>
          <w:rStyle w:val="Emphasis"/>
          <w:rFonts w:ascii="Lato" w:eastAsiaTheme="majorEastAsia" w:hAnsi="Lato"/>
        </w:rPr>
        <w:t>Ack Data</w:t>
      </w:r>
      <w:r>
        <w:rPr>
          <w:rFonts w:ascii="Lato" w:hAnsi="Lato"/>
        </w:rPr>
        <w:t> messages it begins with a </w:t>
      </w:r>
      <w:r>
        <w:rPr>
          <w:rStyle w:val="Strong"/>
          <w:rFonts w:ascii="Lato" w:hAnsi="Lato"/>
        </w:rPr>
        <w:t>function code.</w:t>
      </w:r>
      <w:r>
        <w:rPr>
          <w:rFonts w:ascii="Lato" w:hAnsi="Lato"/>
        </w:rPr>
        <w:t> The structure of the rest of the fields depend on this value. This </w:t>
      </w:r>
      <w:r>
        <w:rPr>
          <w:rStyle w:val="Strong"/>
          <w:rFonts w:ascii="Lato" w:hAnsi="Lato"/>
        </w:rPr>
        <w:t>function code</w:t>
      </w:r>
      <w:r>
        <w:rPr>
          <w:rFonts w:ascii="Lato" w:hAnsi="Lato"/>
        </w:rPr>
        <w:t> determines the purpose of the message and serves as the basis of further discussion.</w:t>
      </w:r>
    </w:p>
    <w:p w14:paraId="53B04527" w14:textId="77777777" w:rsidR="00AB54B6" w:rsidRDefault="00AB54B6" w:rsidP="00AB54B6">
      <w:pPr>
        <w:pStyle w:val="Heading3"/>
        <w:rPr>
          <w:rFonts w:ascii="Lato" w:hAnsi="Lato"/>
        </w:rPr>
      </w:pPr>
      <w:r>
        <w:rPr>
          <w:rFonts w:ascii="Lato" w:hAnsi="Lato"/>
        </w:rPr>
        <w:t>1. Setup Communication [0xF0]</w:t>
      </w:r>
    </w:p>
    <w:p w14:paraId="2C59CFAC" w14:textId="77777777" w:rsidR="00AB54B6" w:rsidRDefault="00AB54B6" w:rsidP="00AB54B6">
      <w:pPr>
        <w:pStyle w:val="NormalWeb"/>
        <w:rPr>
          <w:rFonts w:ascii="Lato" w:hAnsi="Lato"/>
        </w:rPr>
      </w:pPr>
      <w:r>
        <w:rPr>
          <w:rFonts w:ascii="Lato" w:hAnsi="Lato"/>
        </w:rPr>
        <w:t>Pcap: </w:t>
      </w:r>
      <w:hyperlink r:id="rId23" w:history="1">
        <w:r>
          <w:rPr>
            <w:rStyle w:val="Hyperlink"/>
            <w:rFonts w:ascii="Lato" w:hAnsi="Lato"/>
          </w:rPr>
          <w:t>S300-setup-communication</w:t>
        </w:r>
      </w:hyperlink>
    </w:p>
    <w:p w14:paraId="0C80BF8C" w14:textId="77777777" w:rsidR="00AB54B6" w:rsidRDefault="00AB54B6" w:rsidP="00AB54B6">
      <w:pPr>
        <w:pStyle w:val="NormalWeb"/>
        <w:rPr>
          <w:rFonts w:ascii="Lato" w:hAnsi="Lato"/>
        </w:rPr>
      </w:pPr>
      <w:r>
        <w:rPr>
          <w:rFonts w:ascii="Lato" w:hAnsi="Lato"/>
        </w:rPr>
        <w:t>This message pair (a </w:t>
      </w:r>
      <w:r>
        <w:rPr>
          <w:rStyle w:val="Emphasis"/>
          <w:rFonts w:ascii="Lato" w:eastAsiaTheme="majorEastAsia" w:hAnsi="Lato"/>
        </w:rPr>
        <w:t>Job</w:t>
      </w:r>
      <w:r>
        <w:rPr>
          <w:rFonts w:ascii="Lato" w:hAnsi="Lato"/>
        </w:rPr>
        <w:t> and </w:t>
      </w:r>
      <w:r>
        <w:rPr>
          <w:rStyle w:val="Emphasis"/>
          <w:rFonts w:ascii="Lato" w:eastAsiaTheme="majorEastAsia" w:hAnsi="Lato"/>
        </w:rPr>
        <w:t>Ack Data</w:t>
      </w:r>
      <w:r>
        <w:rPr>
          <w:rFonts w:ascii="Lato" w:hAnsi="Lato"/>
        </w:rPr>
        <w:t> response) is sent at the beginning of each session before any other messages could be exchanged. It is used to negotiate the size of the </w:t>
      </w:r>
      <w:r>
        <w:rPr>
          <w:rStyle w:val="Strong"/>
          <w:rFonts w:ascii="Lato" w:hAnsi="Lato"/>
        </w:rPr>
        <w:t>Ack queues</w:t>
      </w:r>
      <w:r>
        <w:rPr>
          <w:rFonts w:ascii="Lato" w:hAnsi="Lato"/>
        </w:rPr>
        <w:t> and the </w:t>
      </w:r>
      <w:r>
        <w:rPr>
          <w:rStyle w:val="Strong"/>
          <w:rFonts w:ascii="Lato" w:hAnsi="Lato"/>
        </w:rPr>
        <w:t>max PDU length</w:t>
      </w:r>
      <w:r>
        <w:rPr>
          <w:rFonts w:ascii="Lato" w:hAnsi="Lato"/>
        </w:rPr>
        <w:t>, both parties declare their supported values. The length of the </w:t>
      </w:r>
      <w:r>
        <w:rPr>
          <w:rStyle w:val="Strong"/>
          <w:rFonts w:ascii="Lato" w:hAnsi="Lato"/>
        </w:rPr>
        <w:t>Ack queues</w:t>
      </w:r>
      <w:r>
        <w:rPr>
          <w:rFonts w:ascii="Lato" w:hAnsi="Lato"/>
        </w:rPr>
        <w:t> determine the number of parallel </w:t>
      </w:r>
      <w:r>
        <w:rPr>
          <w:rStyle w:val="Emphasis"/>
          <w:rFonts w:ascii="Lato" w:eastAsiaTheme="majorEastAsia" w:hAnsi="Lato"/>
        </w:rPr>
        <w:t>jobs</w:t>
      </w:r>
      <w:r>
        <w:rPr>
          <w:rFonts w:ascii="Lato" w:hAnsi="Lato"/>
        </w:rPr>
        <w:t> that can be initiated simultaneously without acknowledgement. Both the PDU and queue length fields are big endian.</w:t>
      </w:r>
    </w:p>
    <w:p w14:paraId="42410AF7" w14:textId="77777777" w:rsidR="00AB54B6" w:rsidRDefault="00AB54B6" w:rsidP="00AB54B6">
      <w:pPr>
        <w:pStyle w:val="NormalWeb"/>
        <w:rPr>
          <w:rFonts w:ascii="Lato" w:hAnsi="Lato"/>
        </w:rPr>
      </w:pPr>
      <w:r>
        <w:rPr>
          <w:rFonts w:ascii="Lato" w:hAnsi="Lato"/>
        </w:rPr>
        <w:t>The parameter header is shown in the following diagram:</w:t>
      </w:r>
    </w:p>
    <w:p w14:paraId="544E8CE8" w14:textId="15F54A4E" w:rsidR="00AB54B6" w:rsidRDefault="00AB54B6" w:rsidP="00AB54B6">
      <w:pPr>
        <w:pStyle w:val="NormalWeb"/>
        <w:rPr>
          <w:rFonts w:ascii="Lato" w:hAnsi="Lato"/>
        </w:rPr>
      </w:pPr>
      <w:r>
        <w:rPr>
          <w:rFonts w:ascii="Lato" w:hAnsi="Lato"/>
          <w:noProof/>
        </w:rPr>
        <w:drawing>
          <wp:inline distT="0" distB="0" distL="0" distR="0" wp14:anchorId="46B1F96C" wp14:editId="3BBE7E05">
            <wp:extent cx="5715000" cy="2237740"/>
            <wp:effectExtent l="0" t="0" r="0" b="0"/>
            <wp:docPr id="20" name="Picture 20" descr="S7CommSetupPa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7CommSetupPara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237740"/>
                    </a:xfrm>
                    <a:prstGeom prst="rect">
                      <a:avLst/>
                    </a:prstGeom>
                    <a:noFill/>
                    <a:ln>
                      <a:noFill/>
                    </a:ln>
                  </pic:spPr>
                </pic:pic>
              </a:graphicData>
            </a:graphic>
          </wp:inline>
        </w:drawing>
      </w:r>
    </w:p>
    <w:p w14:paraId="64807EB0" w14:textId="77777777" w:rsidR="00AB54B6" w:rsidRDefault="00AB54B6" w:rsidP="00AB54B6">
      <w:pPr>
        <w:pStyle w:val="Heading4"/>
        <w:rPr>
          <w:rFonts w:ascii="Lato" w:hAnsi="Lato"/>
        </w:rPr>
      </w:pPr>
      <w:r>
        <w:rPr>
          <w:rFonts w:ascii="Lato" w:hAnsi="Lato"/>
        </w:rPr>
        <w:lastRenderedPageBreak/>
        <w:t>1.1 S7 Authentication and Protection</w:t>
      </w:r>
    </w:p>
    <w:p w14:paraId="3089210C" w14:textId="77777777" w:rsidR="00AB54B6" w:rsidRDefault="00AB54B6" w:rsidP="00AB54B6">
      <w:pPr>
        <w:pStyle w:val="NormalWeb"/>
        <w:rPr>
          <w:rFonts w:ascii="Lato" w:hAnsi="Lato"/>
        </w:rPr>
      </w:pPr>
      <w:r>
        <w:rPr>
          <w:rFonts w:ascii="Lato" w:hAnsi="Lato"/>
        </w:rPr>
        <w:t>Pcap: </w:t>
      </w:r>
      <w:hyperlink r:id="rId25" w:history="1">
        <w:r>
          <w:rPr>
            <w:rStyle w:val="Hyperlink"/>
            <w:rFonts w:ascii="Lato" w:hAnsi="Lato"/>
          </w:rPr>
          <w:t>s300-authentication</w:t>
        </w:r>
      </w:hyperlink>
    </w:p>
    <w:p w14:paraId="17C58D8C" w14:textId="77777777" w:rsidR="00AB54B6" w:rsidRDefault="00AB54B6" w:rsidP="00AB54B6">
      <w:pPr>
        <w:pStyle w:val="NormalWeb"/>
        <w:rPr>
          <w:rFonts w:ascii="Lato" w:hAnsi="Lato"/>
        </w:rPr>
      </w:pPr>
      <w:r>
        <w:rPr>
          <w:rFonts w:ascii="Lato" w:hAnsi="Lato"/>
        </w:rPr>
        <w:t>This is probably a good place to talk about the S7 authentication and protection mechanisms (even though they have nothing to do with the actual communication setup). There are three protection modes that can be set during configuration for the CPU.</w:t>
      </w:r>
    </w:p>
    <w:p w14:paraId="10D3F294" w14:textId="77777777" w:rsidR="00AB54B6" w:rsidRDefault="00AB54B6" w:rsidP="00AB54B6">
      <w:pPr>
        <w:numPr>
          <w:ilvl w:val="0"/>
          <w:numId w:val="7"/>
        </w:numPr>
        <w:spacing w:before="100" w:beforeAutospacing="1" w:after="105" w:line="240" w:lineRule="auto"/>
        <w:rPr>
          <w:rFonts w:ascii="Lato" w:hAnsi="Lato"/>
        </w:rPr>
      </w:pPr>
      <w:r>
        <w:rPr>
          <w:rFonts w:ascii="Lato" w:hAnsi="Lato"/>
        </w:rPr>
        <w:t>No protection: Just as one would expect no authentication is required.</w:t>
      </w:r>
    </w:p>
    <w:p w14:paraId="2E0DCC84" w14:textId="77777777" w:rsidR="00AB54B6" w:rsidRDefault="00AB54B6" w:rsidP="00AB54B6">
      <w:pPr>
        <w:numPr>
          <w:ilvl w:val="0"/>
          <w:numId w:val="7"/>
        </w:numPr>
        <w:spacing w:before="100" w:beforeAutospacing="1" w:after="105" w:line="240" w:lineRule="auto"/>
        <w:rPr>
          <w:rFonts w:ascii="Lato" w:hAnsi="Lato"/>
        </w:rPr>
      </w:pPr>
      <w:r>
        <w:rPr>
          <w:rFonts w:ascii="Lato" w:hAnsi="Lato"/>
        </w:rPr>
        <w:t>Write protection: For </w:t>
      </w:r>
      <w:r>
        <w:rPr>
          <w:rStyle w:val="Emphasis"/>
          <w:rFonts w:ascii="Lato" w:hAnsi="Lato"/>
        </w:rPr>
        <w:t>certain</w:t>
      </w:r>
      <w:r>
        <w:rPr>
          <w:rFonts w:ascii="Lato" w:hAnsi="Lato"/>
        </w:rPr>
        <w:t> data write and configuration change operations authentication is required.</w:t>
      </w:r>
    </w:p>
    <w:p w14:paraId="626BB8FF" w14:textId="77777777" w:rsidR="00AB54B6" w:rsidRDefault="00AB54B6" w:rsidP="00AB54B6">
      <w:pPr>
        <w:numPr>
          <w:ilvl w:val="0"/>
          <w:numId w:val="7"/>
        </w:numPr>
        <w:spacing w:before="100" w:beforeAutospacing="1" w:after="105" w:line="240" w:lineRule="auto"/>
        <w:rPr>
          <w:rFonts w:ascii="Lato" w:hAnsi="Lato"/>
        </w:rPr>
      </w:pPr>
      <w:r>
        <w:rPr>
          <w:rFonts w:ascii="Lato" w:hAnsi="Lato"/>
        </w:rPr>
        <w:t>Read/Write protection: Just like the previous one but </w:t>
      </w:r>
      <w:r>
        <w:rPr>
          <w:rStyle w:val="Emphasis"/>
          <w:rFonts w:ascii="Lato" w:hAnsi="Lato"/>
        </w:rPr>
        <w:t>certain</w:t>
      </w:r>
      <w:r>
        <w:rPr>
          <w:rFonts w:ascii="Lato" w:hAnsi="Lato"/>
        </w:rPr>
        <w:t> read operations require authentication as well.</w:t>
      </w:r>
    </w:p>
    <w:p w14:paraId="59A4EEB2" w14:textId="77777777" w:rsidR="00AB54B6" w:rsidRDefault="00AB54B6" w:rsidP="00AB54B6">
      <w:pPr>
        <w:pStyle w:val="NormalWeb"/>
        <w:rPr>
          <w:rFonts w:ascii="Lato" w:hAnsi="Lato"/>
        </w:rPr>
      </w:pPr>
      <w:r>
        <w:rPr>
          <w:rFonts w:ascii="Lato" w:hAnsi="Lato"/>
        </w:rPr>
        <w:t>It must be noted that even if Read/Write protection is enabled there are certain operations that are allowed such as reading </w:t>
      </w:r>
      <w:r>
        <w:rPr>
          <w:rStyle w:val="Strong"/>
          <w:rFonts w:ascii="Lato" w:hAnsi="Lato"/>
        </w:rPr>
        <w:t>SZL Lists</w:t>
      </w:r>
      <w:r>
        <w:rPr>
          <w:rFonts w:ascii="Lato" w:hAnsi="Lato"/>
        </w:rPr>
        <w:t> or reading and writing into </w:t>
      </w:r>
      <w:r>
        <w:rPr>
          <w:rStyle w:val="Strong"/>
          <w:rFonts w:ascii="Lato" w:hAnsi="Lato"/>
        </w:rPr>
        <w:t>Marker</w:t>
      </w:r>
      <w:r>
        <w:rPr>
          <w:rFonts w:ascii="Lato" w:hAnsi="Lato"/>
        </w:rPr>
        <w:t> area. Other operations such as reading or writing </w:t>
      </w:r>
      <w:r>
        <w:rPr>
          <w:rStyle w:val="Strong"/>
          <w:rFonts w:ascii="Lato" w:hAnsi="Lato"/>
        </w:rPr>
        <w:t>Object/Function/Data Blocks</w:t>
      </w:r>
      <w:r>
        <w:rPr>
          <w:rFonts w:ascii="Lato" w:hAnsi="Lato"/>
        </w:rPr>
        <w:t> should return a permission error.</w:t>
      </w:r>
    </w:p>
    <w:p w14:paraId="2765F743" w14:textId="77777777" w:rsidR="00AB54B6" w:rsidRDefault="00AB54B6" w:rsidP="00AB54B6">
      <w:pPr>
        <w:pStyle w:val="NormalWeb"/>
        <w:rPr>
          <w:rFonts w:ascii="Lato" w:hAnsi="Lato"/>
        </w:rPr>
      </w:pPr>
      <w:r>
        <w:rPr>
          <w:rFonts w:ascii="Lato" w:hAnsi="Lato"/>
        </w:rPr>
        <w:t>There are two protection level sets associated with the CPU, the assigned protection level and the real protection level. The assigned protection level is the one set during configuration, while the real one is the current protection level applicable for the communication session.</w:t>
      </w:r>
    </w:p>
    <w:p w14:paraId="0DCB7B97" w14:textId="77777777" w:rsidR="00AB54B6" w:rsidRDefault="00AB54B6" w:rsidP="00AB54B6">
      <w:pPr>
        <w:pStyle w:val="NormalWeb"/>
        <w:rPr>
          <w:rFonts w:ascii="Lato" w:hAnsi="Lato"/>
        </w:rPr>
      </w:pPr>
      <w:r>
        <w:rPr>
          <w:rFonts w:ascii="Lato" w:hAnsi="Lato"/>
        </w:rPr>
        <w:t>During normal operation clients that need read/write privileges query the real and assigned protection levels, after the communication setup, through </w:t>
      </w:r>
      <w:r>
        <w:rPr>
          <w:rStyle w:val="Strong"/>
          <w:rFonts w:ascii="Lato" w:hAnsi="Lato"/>
        </w:rPr>
        <w:t>SZL reads</w:t>
      </w:r>
      <w:r>
        <w:rPr>
          <w:rFonts w:ascii="Lato" w:hAnsi="Lato"/>
        </w:rPr>
        <w:t> (SZL ID: 0x0132 SZL Index: 0x0004). If authentication is required the password is sent to the device, in a </w:t>
      </w:r>
      <w:r>
        <w:rPr>
          <w:rStyle w:val="Strong"/>
          <w:rFonts w:ascii="Lato" w:hAnsi="Lato"/>
        </w:rPr>
        <w:t>userdata</w:t>
      </w:r>
      <w:r>
        <w:rPr>
          <w:rFonts w:ascii="Lato" w:hAnsi="Lato"/>
        </w:rPr>
        <w:t> message, which lowers the effective protection level.</w:t>
      </w:r>
    </w:p>
    <w:p w14:paraId="525116D0" w14:textId="77777777" w:rsidR="00AB54B6" w:rsidRDefault="00AB54B6" w:rsidP="00AB54B6">
      <w:pPr>
        <w:pStyle w:val="NormalWeb"/>
        <w:rPr>
          <w:rFonts w:ascii="Lato" w:hAnsi="Lato"/>
        </w:rPr>
      </w:pPr>
      <w:r>
        <w:rPr>
          <w:rFonts w:ascii="Lato" w:hAnsi="Lato"/>
        </w:rPr>
        <w:t>Just before anyone would think that this provides at least a tiny bit of security let me clarify that it is not. The password is six bytes and sent almost in the clear (XORed with constants and shifted). It is replayable and can be bruteforced. The protocol also provides no integrity or confidentiality protection, message injection and modification is possible. The general rule of thumb when it comes to S7 security is </w:t>
      </w:r>
      <w:r>
        <w:rPr>
          <w:rStyle w:val="Strong"/>
          <w:rFonts w:ascii="Lato" w:hAnsi="Lato"/>
        </w:rPr>
        <w:t>if you can ping the device you can own it</w:t>
      </w:r>
      <w:r>
        <w:rPr>
          <w:rFonts w:ascii="Lato" w:hAnsi="Lato"/>
        </w:rPr>
        <w:t>.</w:t>
      </w:r>
    </w:p>
    <w:p w14:paraId="0BE503EE" w14:textId="77777777" w:rsidR="00AB54B6" w:rsidRDefault="00AB54B6" w:rsidP="00AB54B6">
      <w:pPr>
        <w:pStyle w:val="NormalWeb"/>
        <w:rPr>
          <w:rFonts w:ascii="Lato" w:hAnsi="Lato"/>
        </w:rPr>
      </w:pPr>
      <w:r>
        <w:rPr>
          <w:rFonts w:ascii="Lato" w:hAnsi="Lato"/>
        </w:rPr>
        <w:t>It must be noted here that the S7-1200/1500 series devices use a slightly different approach, protection levels are handled a bit differently and the password sent is significantly longer (it is actually the hash of the password) but it is still constant and replayable.</w:t>
      </w:r>
    </w:p>
    <w:p w14:paraId="6BD4772F" w14:textId="77777777" w:rsidR="00AB54B6" w:rsidRDefault="00AB54B6" w:rsidP="00AB54B6">
      <w:pPr>
        <w:pStyle w:val="Heading3"/>
        <w:rPr>
          <w:rFonts w:ascii="Lato" w:hAnsi="Lato"/>
        </w:rPr>
      </w:pPr>
      <w:r>
        <w:rPr>
          <w:rFonts w:ascii="Lato" w:hAnsi="Lato"/>
        </w:rPr>
        <w:lastRenderedPageBreak/>
        <w:t>2. Read/Write Variable [0x04/0x05]</w:t>
      </w:r>
    </w:p>
    <w:p w14:paraId="50ED28FB" w14:textId="77777777" w:rsidR="00AB54B6" w:rsidRDefault="00AB54B6" w:rsidP="00AB54B6">
      <w:pPr>
        <w:pStyle w:val="NormalWeb"/>
        <w:rPr>
          <w:rFonts w:ascii="Lato" w:hAnsi="Lato"/>
        </w:rPr>
      </w:pPr>
      <w:r>
        <w:rPr>
          <w:rFonts w:ascii="Lato" w:hAnsi="Lato"/>
        </w:rPr>
        <w:t>Pcaps:</w:t>
      </w:r>
    </w:p>
    <w:p w14:paraId="3549F608" w14:textId="77777777" w:rsidR="00AB54B6" w:rsidRDefault="00000000" w:rsidP="00AB54B6">
      <w:pPr>
        <w:numPr>
          <w:ilvl w:val="0"/>
          <w:numId w:val="8"/>
        </w:numPr>
        <w:spacing w:before="100" w:beforeAutospacing="1" w:after="105" w:line="240" w:lineRule="auto"/>
        <w:rPr>
          <w:rFonts w:ascii="Lato" w:hAnsi="Lato"/>
        </w:rPr>
      </w:pPr>
      <w:hyperlink r:id="rId26" w:history="1">
        <w:r w:rsidR="00AB54B6">
          <w:rPr>
            <w:rStyle w:val="Hyperlink"/>
            <w:rFonts w:ascii="Lato" w:hAnsi="Lato"/>
          </w:rPr>
          <w:t>s300-read-variable-simple</w:t>
        </w:r>
      </w:hyperlink>
    </w:p>
    <w:p w14:paraId="71706A5E" w14:textId="77777777" w:rsidR="00AB54B6" w:rsidRDefault="00000000" w:rsidP="00AB54B6">
      <w:pPr>
        <w:numPr>
          <w:ilvl w:val="0"/>
          <w:numId w:val="8"/>
        </w:numPr>
        <w:spacing w:before="100" w:beforeAutospacing="1" w:after="105" w:line="240" w:lineRule="auto"/>
        <w:rPr>
          <w:rFonts w:ascii="Lato" w:hAnsi="Lato"/>
        </w:rPr>
      </w:pPr>
      <w:hyperlink r:id="rId27" w:history="1">
        <w:r w:rsidR="00AB54B6">
          <w:rPr>
            <w:rStyle w:val="Hyperlink"/>
            <w:rFonts w:ascii="Lato" w:hAnsi="Lato"/>
          </w:rPr>
          <w:t>s300-read-write-variable</w:t>
        </w:r>
      </w:hyperlink>
      <w:r w:rsidR="00AB54B6">
        <w:rPr>
          <w:rFonts w:ascii="Lato" w:hAnsi="Lato"/>
        </w:rPr>
        <w:t> (multiple variable reads and writes with simple addressing)</w:t>
      </w:r>
    </w:p>
    <w:p w14:paraId="00AD93B6" w14:textId="77777777" w:rsidR="00AB54B6" w:rsidRDefault="00000000" w:rsidP="00AB54B6">
      <w:pPr>
        <w:numPr>
          <w:ilvl w:val="0"/>
          <w:numId w:val="8"/>
        </w:numPr>
        <w:spacing w:before="100" w:beforeAutospacing="1" w:after="105" w:line="240" w:lineRule="auto"/>
        <w:rPr>
          <w:rFonts w:ascii="Lato" w:hAnsi="Lato"/>
        </w:rPr>
      </w:pPr>
      <w:hyperlink r:id="rId28" w:history="1">
        <w:r w:rsidR="00AB54B6">
          <w:rPr>
            <w:rStyle w:val="Hyperlink"/>
            <w:rFonts w:ascii="Lato" w:hAnsi="Lato"/>
          </w:rPr>
          <w:t>s400-read-write-variable-db</w:t>
        </w:r>
      </w:hyperlink>
      <w:r w:rsidR="00AB54B6">
        <w:rPr>
          <w:rFonts w:ascii="Lato" w:hAnsi="Lato"/>
        </w:rPr>
        <w:t> (multiple variable reads and writes with database addressing)</w:t>
      </w:r>
    </w:p>
    <w:p w14:paraId="1E084E76" w14:textId="77777777" w:rsidR="00AB54B6" w:rsidRDefault="00AB54B6" w:rsidP="00AB54B6">
      <w:pPr>
        <w:pStyle w:val="NormalWeb"/>
        <w:rPr>
          <w:rFonts w:ascii="Lato" w:hAnsi="Lato"/>
        </w:rPr>
      </w:pPr>
      <w:r>
        <w:rPr>
          <w:rFonts w:ascii="Lato" w:hAnsi="Lato"/>
        </w:rPr>
        <w:t>Here is when things start to get a bit more complicated, I highly recommend looking at the provided pcaps while reading this section (wireshark2 comes with S7 dissector enabled by default). Data read and write operations are carried out by specifying the </w:t>
      </w:r>
      <w:r>
        <w:rPr>
          <w:rStyle w:val="Emphasis"/>
          <w:rFonts w:ascii="Lato" w:eastAsiaTheme="majorEastAsia" w:hAnsi="Lato"/>
        </w:rPr>
        <w:t>memory area</w:t>
      </w:r>
      <w:r>
        <w:rPr>
          <w:rFonts w:ascii="Lato" w:hAnsi="Lato"/>
        </w:rPr>
        <w:t> of the variable, its </w:t>
      </w:r>
      <w:r>
        <w:rPr>
          <w:rStyle w:val="Emphasis"/>
          <w:rFonts w:ascii="Lato" w:eastAsiaTheme="majorEastAsia" w:hAnsi="Lato"/>
        </w:rPr>
        <w:t>address</w:t>
      </w:r>
      <w:r>
        <w:rPr>
          <w:rFonts w:ascii="Lato" w:hAnsi="Lato"/>
        </w:rPr>
        <w:t> (offset) and its size or </w:t>
      </w:r>
      <w:r>
        <w:rPr>
          <w:rStyle w:val="Emphasis"/>
          <w:rFonts w:ascii="Lato" w:eastAsiaTheme="majorEastAsia" w:hAnsi="Lato"/>
        </w:rPr>
        <w:t>type</w:t>
      </w:r>
      <w:r>
        <w:rPr>
          <w:rFonts w:ascii="Lato" w:hAnsi="Lato"/>
        </w:rPr>
        <w:t>. Before going into the protocol details I would like to briefly introduce the S7 addressing model.</w:t>
      </w:r>
    </w:p>
    <w:p w14:paraId="3FB6D830" w14:textId="77777777" w:rsidR="00AB54B6" w:rsidRDefault="00AB54B6" w:rsidP="00AB54B6">
      <w:pPr>
        <w:pStyle w:val="NormalWeb"/>
        <w:rPr>
          <w:rFonts w:ascii="Lato" w:hAnsi="Lato"/>
        </w:rPr>
      </w:pPr>
      <w:r>
        <w:rPr>
          <w:rFonts w:ascii="Lato" w:hAnsi="Lato"/>
        </w:rPr>
        <w:t>Like mentioned previously variables are accessed by specifying their addresses, this address is composed of three main attributes. The </w:t>
      </w:r>
      <w:r>
        <w:rPr>
          <w:rStyle w:val="Emphasis"/>
          <w:rFonts w:ascii="Lato" w:eastAsiaTheme="majorEastAsia" w:hAnsi="Lato"/>
        </w:rPr>
        <w:t>memory area</w:t>
      </w:r>
      <w:r>
        <w:rPr>
          <w:rFonts w:ascii="Lato" w:hAnsi="Lato"/>
        </w:rPr>
        <w:t>:</w:t>
      </w:r>
    </w:p>
    <w:p w14:paraId="64908E2D" w14:textId="77777777" w:rsidR="00AB54B6" w:rsidRDefault="00AB54B6" w:rsidP="00AB54B6">
      <w:pPr>
        <w:numPr>
          <w:ilvl w:val="0"/>
          <w:numId w:val="9"/>
        </w:numPr>
        <w:spacing w:before="100" w:beforeAutospacing="1" w:after="105" w:line="240" w:lineRule="auto"/>
        <w:rPr>
          <w:rFonts w:ascii="Lato" w:hAnsi="Lato"/>
        </w:rPr>
      </w:pPr>
      <w:r>
        <w:rPr>
          <w:rStyle w:val="Strong"/>
          <w:rFonts w:ascii="Lato" w:hAnsi="Lato"/>
        </w:rPr>
        <w:t>Merker:</w:t>
      </w:r>
      <w:r>
        <w:rPr>
          <w:rFonts w:ascii="Lato" w:hAnsi="Lato"/>
        </w:rPr>
        <w:t>[M] arbitrary marker variables or flag registers reside here.</w:t>
      </w:r>
    </w:p>
    <w:p w14:paraId="18AB49B0" w14:textId="77777777" w:rsidR="00AB54B6" w:rsidRDefault="00AB54B6" w:rsidP="00AB54B6">
      <w:pPr>
        <w:numPr>
          <w:ilvl w:val="0"/>
          <w:numId w:val="9"/>
        </w:numPr>
        <w:spacing w:before="100" w:beforeAutospacing="1" w:after="105" w:line="240" w:lineRule="auto"/>
        <w:rPr>
          <w:rFonts w:ascii="Lato" w:hAnsi="Lato"/>
        </w:rPr>
      </w:pPr>
      <w:r>
        <w:rPr>
          <w:rStyle w:val="Strong"/>
          <w:rFonts w:ascii="Lato" w:hAnsi="Lato"/>
        </w:rPr>
        <w:t>Data Block:</w:t>
      </w:r>
      <w:r>
        <w:rPr>
          <w:rFonts w:ascii="Lato" w:hAnsi="Lato"/>
        </w:rPr>
        <w:t>[DB] DB areas are the most common place to store data required by the different functions of the device, these data block are numbered which is part of the address.</w:t>
      </w:r>
    </w:p>
    <w:p w14:paraId="7E36A9A5" w14:textId="77777777" w:rsidR="00AB54B6" w:rsidRDefault="00AB54B6" w:rsidP="00AB54B6">
      <w:pPr>
        <w:numPr>
          <w:ilvl w:val="0"/>
          <w:numId w:val="9"/>
        </w:numPr>
        <w:spacing w:before="100" w:beforeAutospacing="1" w:after="105" w:line="240" w:lineRule="auto"/>
        <w:rPr>
          <w:rFonts w:ascii="Lato" w:hAnsi="Lato"/>
        </w:rPr>
      </w:pPr>
      <w:r>
        <w:rPr>
          <w:rStyle w:val="Strong"/>
          <w:rFonts w:ascii="Lato" w:hAnsi="Lato"/>
        </w:rPr>
        <w:t>Input:</w:t>
      </w:r>
      <w:r>
        <w:rPr>
          <w:rFonts w:ascii="Lato" w:hAnsi="Lato"/>
        </w:rPr>
        <w:t>[I] digital and analog input module values, mapped into memory.</w:t>
      </w:r>
    </w:p>
    <w:p w14:paraId="12170E70" w14:textId="77777777" w:rsidR="00AB54B6" w:rsidRDefault="00AB54B6" w:rsidP="00AB54B6">
      <w:pPr>
        <w:numPr>
          <w:ilvl w:val="0"/>
          <w:numId w:val="9"/>
        </w:numPr>
        <w:spacing w:before="100" w:beforeAutospacing="1" w:after="105" w:line="240" w:lineRule="auto"/>
        <w:rPr>
          <w:rFonts w:ascii="Lato" w:hAnsi="Lato"/>
        </w:rPr>
      </w:pPr>
      <w:r>
        <w:rPr>
          <w:rStyle w:val="Strong"/>
          <w:rFonts w:ascii="Lato" w:hAnsi="Lato"/>
        </w:rPr>
        <w:t>Output:</w:t>
      </w:r>
      <w:r>
        <w:rPr>
          <w:rFonts w:ascii="Lato" w:hAnsi="Lato"/>
        </w:rPr>
        <w:t>[Q] similarly memory mapped outputs.</w:t>
      </w:r>
    </w:p>
    <w:p w14:paraId="19919CF5" w14:textId="77777777" w:rsidR="00AB54B6" w:rsidRDefault="00AB54B6" w:rsidP="00AB54B6">
      <w:pPr>
        <w:numPr>
          <w:ilvl w:val="0"/>
          <w:numId w:val="9"/>
        </w:numPr>
        <w:spacing w:before="100" w:beforeAutospacing="1" w:after="105" w:line="240" w:lineRule="auto"/>
        <w:rPr>
          <w:rFonts w:ascii="Lato" w:hAnsi="Lato"/>
        </w:rPr>
      </w:pPr>
      <w:r>
        <w:rPr>
          <w:rStyle w:val="Strong"/>
          <w:rFonts w:ascii="Lato" w:hAnsi="Lato"/>
        </w:rPr>
        <w:t>Counter:</w:t>
      </w:r>
      <w:r>
        <w:rPr>
          <w:rFonts w:ascii="Lato" w:hAnsi="Lato"/>
        </w:rPr>
        <w:t>[C] values of different counters used by the PLC program.</w:t>
      </w:r>
    </w:p>
    <w:p w14:paraId="023F1450" w14:textId="77777777" w:rsidR="00AB54B6" w:rsidRDefault="00AB54B6" w:rsidP="00AB54B6">
      <w:pPr>
        <w:numPr>
          <w:ilvl w:val="0"/>
          <w:numId w:val="9"/>
        </w:numPr>
        <w:spacing w:before="100" w:beforeAutospacing="1" w:after="105" w:line="240" w:lineRule="auto"/>
        <w:rPr>
          <w:rFonts w:ascii="Lato" w:hAnsi="Lato"/>
        </w:rPr>
      </w:pPr>
      <w:r>
        <w:rPr>
          <w:rStyle w:val="Strong"/>
          <w:rFonts w:ascii="Lato" w:hAnsi="Lato"/>
        </w:rPr>
        <w:t>Timer:</w:t>
      </w:r>
      <w:r>
        <w:rPr>
          <w:rFonts w:ascii="Lato" w:hAnsi="Lato"/>
        </w:rPr>
        <w:t>[T] values of different timers used by the PLC program.</w:t>
      </w:r>
    </w:p>
    <w:p w14:paraId="48FAE21B" w14:textId="77777777" w:rsidR="00AB54B6" w:rsidRDefault="00AB54B6" w:rsidP="00AB54B6">
      <w:pPr>
        <w:pStyle w:val="NormalWeb"/>
        <w:rPr>
          <w:rFonts w:ascii="Lato" w:hAnsi="Lato"/>
        </w:rPr>
      </w:pPr>
      <w:r>
        <w:rPr>
          <w:rFonts w:ascii="Lato" w:hAnsi="Lato"/>
        </w:rPr>
        <w:t>There are other less common memory areas as well (such as local data [L] and peripheral access [P] and so on).</w:t>
      </w:r>
    </w:p>
    <w:p w14:paraId="5BC1039F" w14:textId="77777777" w:rsidR="00AB54B6" w:rsidRDefault="00AB54B6" w:rsidP="00AB54B6">
      <w:pPr>
        <w:pStyle w:val="NormalWeb"/>
        <w:rPr>
          <w:rFonts w:ascii="Lato" w:hAnsi="Lato"/>
        </w:rPr>
      </w:pPr>
      <w:r>
        <w:rPr>
          <w:rFonts w:ascii="Lato" w:hAnsi="Lato"/>
        </w:rPr>
        <w:t>The </w:t>
      </w:r>
      <w:r>
        <w:rPr>
          <w:rStyle w:val="Emphasis"/>
          <w:rFonts w:ascii="Lato" w:eastAsiaTheme="majorEastAsia" w:hAnsi="Lato"/>
        </w:rPr>
        <w:t>type</w:t>
      </w:r>
      <w:r>
        <w:rPr>
          <w:rFonts w:ascii="Lato" w:hAnsi="Lato"/>
        </w:rPr>
        <w:t> of the variable determines its length and how it should be interpreted. A few examples are:</w:t>
      </w:r>
    </w:p>
    <w:p w14:paraId="16B4C521" w14:textId="77777777" w:rsidR="00AB54B6" w:rsidRDefault="00AB54B6" w:rsidP="00AB54B6">
      <w:pPr>
        <w:numPr>
          <w:ilvl w:val="0"/>
          <w:numId w:val="10"/>
        </w:numPr>
        <w:spacing w:before="100" w:beforeAutospacing="1" w:after="105" w:line="240" w:lineRule="auto"/>
        <w:rPr>
          <w:rFonts w:ascii="Lato" w:hAnsi="Lato"/>
        </w:rPr>
      </w:pPr>
      <w:r>
        <w:rPr>
          <w:rFonts w:ascii="Lato" w:hAnsi="Lato"/>
        </w:rPr>
        <w:t>BIT:[X] a single bit.</w:t>
      </w:r>
    </w:p>
    <w:p w14:paraId="2FFB38B7" w14:textId="77777777" w:rsidR="00AB54B6" w:rsidRDefault="00AB54B6" w:rsidP="00AB54B6">
      <w:pPr>
        <w:numPr>
          <w:ilvl w:val="0"/>
          <w:numId w:val="10"/>
        </w:numPr>
        <w:spacing w:before="100" w:beforeAutospacing="1" w:after="105" w:line="240" w:lineRule="auto"/>
        <w:rPr>
          <w:rFonts w:ascii="Lato" w:hAnsi="Lato"/>
        </w:rPr>
      </w:pPr>
      <w:r>
        <w:rPr>
          <w:rFonts w:ascii="Lato" w:hAnsi="Lato"/>
        </w:rPr>
        <w:t>WORD: two bytes wide unsigned integer.</w:t>
      </w:r>
    </w:p>
    <w:p w14:paraId="53BB8106" w14:textId="77777777" w:rsidR="00AB54B6" w:rsidRDefault="00AB54B6" w:rsidP="00AB54B6">
      <w:pPr>
        <w:numPr>
          <w:ilvl w:val="0"/>
          <w:numId w:val="10"/>
        </w:numPr>
        <w:spacing w:before="100" w:beforeAutospacing="1" w:after="105" w:line="240" w:lineRule="auto"/>
        <w:rPr>
          <w:rFonts w:ascii="Lato" w:hAnsi="Lato"/>
        </w:rPr>
      </w:pPr>
      <w:r>
        <w:rPr>
          <w:rFonts w:ascii="Lato" w:hAnsi="Lato"/>
        </w:rPr>
        <w:t>DINT: four bytes wide signed integer.</w:t>
      </w:r>
    </w:p>
    <w:p w14:paraId="5B519407" w14:textId="77777777" w:rsidR="00AB54B6" w:rsidRDefault="00AB54B6" w:rsidP="00AB54B6">
      <w:pPr>
        <w:numPr>
          <w:ilvl w:val="0"/>
          <w:numId w:val="10"/>
        </w:numPr>
        <w:spacing w:before="100" w:beforeAutospacing="1" w:after="105" w:line="240" w:lineRule="auto"/>
        <w:rPr>
          <w:rFonts w:ascii="Lato" w:hAnsi="Lato"/>
        </w:rPr>
      </w:pPr>
      <w:r>
        <w:rPr>
          <w:rFonts w:ascii="Lato" w:hAnsi="Lato"/>
        </w:rPr>
        <w:t>REAL: four bytes wide IEEE floating point number.</w:t>
      </w:r>
    </w:p>
    <w:p w14:paraId="63A8AA01" w14:textId="77777777" w:rsidR="00AB54B6" w:rsidRDefault="00AB54B6" w:rsidP="00AB54B6">
      <w:pPr>
        <w:numPr>
          <w:ilvl w:val="0"/>
          <w:numId w:val="10"/>
        </w:numPr>
        <w:spacing w:before="100" w:beforeAutospacing="1" w:after="105" w:line="240" w:lineRule="auto"/>
        <w:rPr>
          <w:rFonts w:ascii="Lato" w:hAnsi="Lato"/>
        </w:rPr>
      </w:pPr>
      <w:r>
        <w:rPr>
          <w:rFonts w:ascii="Lato" w:hAnsi="Lato"/>
        </w:rPr>
        <w:t>COUNTER: counter type used by the PLC program counters.</w:t>
      </w:r>
    </w:p>
    <w:p w14:paraId="588EE3EB" w14:textId="77777777" w:rsidR="00AB54B6" w:rsidRDefault="00AB54B6" w:rsidP="00AB54B6">
      <w:pPr>
        <w:pStyle w:val="NormalWeb"/>
        <w:rPr>
          <w:rFonts w:ascii="Lato" w:hAnsi="Lato"/>
        </w:rPr>
      </w:pPr>
      <w:r>
        <w:rPr>
          <w:rFonts w:ascii="Lato" w:hAnsi="Lato"/>
        </w:rPr>
        <w:t>An example address of a variable is DB123X 2.1 which accesses the second bit of the third byte of the Data Block #123.</w:t>
      </w:r>
    </w:p>
    <w:p w14:paraId="7CCA9C5D" w14:textId="77777777" w:rsidR="00AB54B6" w:rsidRDefault="00AB54B6" w:rsidP="00AB54B6">
      <w:pPr>
        <w:pStyle w:val="NormalWeb"/>
        <w:rPr>
          <w:rFonts w:ascii="Lato" w:hAnsi="Lato"/>
        </w:rPr>
      </w:pPr>
      <w:r>
        <w:rPr>
          <w:rFonts w:ascii="Lato" w:hAnsi="Lato"/>
        </w:rPr>
        <w:lastRenderedPageBreak/>
        <w:t>After this short detour let’s go back to the protocol’s implementation of variable read/write. The S7 protocol supports querying multiple variable reads/writes in single message with different addressing modes. There are three main modes:</w:t>
      </w:r>
    </w:p>
    <w:p w14:paraId="03DD8E81" w14:textId="77777777" w:rsidR="00AB54B6" w:rsidRDefault="00AB54B6" w:rsidP="00AB54B6">
      <w:pPr>
        <w:numPr>
          <w:ilvl w:val="0"/>
          <w:numId w:val="11"/>
        </w:numPr>
        <w:spacing w:before="100" w:beforeAutospacing="1" w:after="105" w:line="240" w:lineRule="auto"/>
        <w:rPr>
          <w:rFonts w:ascii="Lato" w:hAnsi="Lato"/>
        </w:rPr>
      </w:pPr>
      <w:r>
        <w:rPr>
          <w:rStyle w:val="Strong"/>
          <w:rFonts w:ascii="Lato" w:hAnsi="Lato"/>
        </w:rPr>
        <w:t>any-type:</w:t>
      </w:r>
      <w:r>
        <w:rPr>
          <w:rFonts w:ascii="Lato" w:hAnsi="Lato"/>
        </w:rPr>
        <w:t> This is the default addressing mode and it is used to query arbitrary variables. All three parameters (area, address, type) are specified for each addressed variable.</w:t>
      </w:r>
    </w:p>
    <w:p w14:paraId="65B0A1EF" w14:textId="77777777" w:rsidR="00AB54B6" w:rsidRDefault="00AB54B6" w:rsidP="00AB54B6">
      <w:pPr>
        <w:numPr>
          <w:ilvl w:val="0"/>
          <w:numId w:val="11"/>
        </w:numPr>
        <w:spacing w:before="100" w:beforeAutospacing="1" w:after="105" w:line="240" w:lineRule="auto"/>
        <w:rPr>
          <w:rFonts w:ascii="Lato" w:hAnsi="Lato"/>
        </w:rPr>
      </w:pPr>
      <w:r>
        <w:rPr>
          <w:rStyle w:val="Strong"/>
          <w:rFonts w:ascii="Lato" w:hAnsi="Lato"/>
        </w:rPr>
        <w:t>db-type:</w:t>
      </w:r>
      <w:r>
        <w:rPr>
          <w:rFonts w:ascii="Lato" w:hAnsi="Lato"/>
        </w:rPr>
        <w:t> This is special mode designed to address DB area variables, it is more compact than the any-type addressing.</w:t>
      </w:r>
    </w:p>
    <w:p w14:paraId="44413B12" w14:textId="77777777" w:rsidR="00AB54B6" w:rsidRDefault="00AB54B6" w:rsidP="00AB54B6">
      <w:pPr>
        <w:numPr>
          <w:ilvl w:val="0"/>
          <w:numId w:val="11"/>
        </w:numPr>
        <w:spacing w:before="100" w:beforeAutospacing="1" w:after="105" w:line="240" w:lineRule="auto"/>
        <w:rPr>
          <w:rFonts w:ascii="Lato" w:hAnsi="Lato"/>
        </w:rPr>
      </w:pPr>
      <w:r>
        <w:rPr>
          <w:rStyle w:val="Strong"/>
          <w:rFonts w:ascii="Lato" w:hAnsi="Lato"/>
        </w:rPr>
        <w:t>symbolic-addressing:</w:t>
      </w:r>
      <w:r>
        <w:rPr>
          <w:rFonts w:ascii="Lato" w:hAnsi="Lato"/>
        </w:rPr>
        <w:t> This mode is used by the S7-1200/1500 series devices and allows the addressing of certain variables with their pre-defined symbolic names. This mode will not be covered in detail here.</w:t>
      </w:r>
    </w:p>
    <w:p w14:paraId="1583F4F0" w14:textId="77777777" w:rsidR="00AB54B6" w:rsidRDefault="00AB54B6" w:rsidP="00AB54B6">
      <w:pPr>
        <w:pStyle w:val="NormalWeb"/>
        <w:rPr>
          <w:rFonts w:ascii="Lato" w:hAnsi="Lato"/>
        </w:rPr>
      </w:pPr>
      <w:r>
        <w:rPr>
          <w:rFonts w:ascii="Lato" w:hAnsi="Lato"/>
        </w:rPr>
        <w:t>For each addressing mode the </w:t>
      </w:r>
      <w:r>
        <w:rPr>
          <w:rStyle w:val="Strong"/>
          <w:rFonts w:ascii="Lato" w:hAnsi="Lato"/>
        </w:rPr>
        <w:t>Parameters</w:t>
      </w:r>
      <w:r>
        <w:rPr>
          <w:rFonts w:ascii="Lato" w:hAnsi="Lato"/>
        </w:rPr>
        <w:t> header is structured in the same way:</w:t>
      </w:r>
    </w:p>
    <w:p w14:paraId="02585509" w14:textId="77777777" w:rsidR="00AB54B6" w:rsidRDefault="00AB54B6" w:rsidP="00AB54B6">
      <w:pPr>
        <w:numPr>
          <w:ilvl w:val="0"/>
          <w:numId w:val="12"/>
        </w:numPr>
        <w:spacing w:before="100" w:beforeAutospacing="1" w:after="105" w:line="240" w:lineRule="auto"/>
        <w:rPr>
          <w:rFonts w:ascii="Lato" w:hAnsi="Lato"/>
        </w:rPr>
      </w:pPr>
      <w:r>
        <w:rPr>
          <w:rStyle w:val="Strong"/>
          <w:rFonts w:ascii="Lato" w:hAnsi="Lato"/>
        </w:rPr>
        <w:t>Function Code:</w:t>
      </w:r>
      <w:r>
        <w:rPr>
          <w:rFonts w:ascii="Lato" w:hAnsi="Lato"/>
        </w:rPr>
        <w:t>[1b] constant value of 0x04 for read or 0x05 for write Jobs and replies.</w:t>
      </w:r>
    </w:p>
    <w:p w14:paraId="11C2F671" w14:textId="77777777" w:rsidR="00AB54B6" w:rsidRDefault="00AB54B6" w:rsidP="00AB54B6">
      <w:pPr>
        <w:numPr>
          <w:ilvl w:val="0"/>
          <w:numId w:val="12"/>
        </w:numPr>
        <w:spacing w:before="100" w:beforeAutospacing="1" w:after="105" w:line="240" w:lineRule="auto"/>
        <w:rPr>
          <w:rFonts w:ascii="Lato" w:hAnsi="Lato"/>
        </w:rPr>
      </w:pPr>
      <w:r>
        <w:rPr>
          <w:rStyle w:val="Strong"/>
          <w:rFonts w:ascii="Lato" w:hAnsi="Lato"/>
        </w:rPr>
        <w:t>Item Count:</w:t>
      </w:r>
      <w:r>
        <w:rPr>
          <w:rFonts w:ascii="Lato" w:hAnsi="Lato"/>
        </w:rPr>
        <w:t>[1b] number of following </w:t>
      </w:r>
      <w:r>
        <w:rPr>
          <w:rStyle w:val="Strong"/>
          <w:rFonts w:ascii="Lato" w:hAnsi="Lato"/>
        </w:rPr>
        <w:t>Request Item</w:t>
      </w:r>
      <w:r>
        <w:rPr>
          <w:rFonts w:ascii="Lato" w:hAnsi="Lato"/>
        </w:rPr>
        <w:t> structures.</w:t>
      </w:r>
    </w:p>
    <w:p w14:paraId="7F74FB0E" w14:textId="77777777" w:rsidR="00AB54B6" w:rsidRDefault="00AB54B6" w:rsidP="00AB54B6">
      <w:pPr>
        <w:numPr>
          <w:ilvl w:val="0"/>
          <w:numId w:val="12"/>
        </w:numPr>
        <w:spacing w:before="100" w:beforeAutospacing="1" w:after="105" w:line="240" w:lineRule="auto"/>
        <w:rPr>
          <w:rFonts w:ascii="Lato" w:hAnsi="Lato"/>
        </w:rPr>
      </w:pPr>
      <w:r>
        <w:rPr>
          <w:rStyle w:val="Strong"/>
          <w:rFonts w:ascii="Lato" w:hAnsi="Lato"/>
        </w:rPr>
        <w:t>Request Item:</w:t>
      </w:r>
      <w:r>
        <w:rPr>
          <w:rFonts w:ascii="Lato" w:hAnsi="Lato"/>
        </w:rPr>
        <w:t> this structure is used to address the actual variables, its length and fields depend on the type of addressing being used. These items are only present in the </w:t>
      </w:r>
      <w:r>
        <w:rPr>
          <w:rStyle w:val="Strong"/>
          <w:rFonts w:ascii="Lato" w:hAnsi="Lato"/>
        </w:rPr>
        <w:t>Job</w:t>
      </w:r>
      <w:r>
        <w:rPr>
          <w:rFonts w:ascii="Lato" w:hAnsi="Lato"/>
        </w:rPr>
        <w:t> request and are emitted from the corresponding </w:t>
      </w:r>
      <w:r>
        <w:rPr>
          <w:rStyle w:val="Strong"/>
          <w:rFonts w:ascii="Lato" w:hAnsi="Lato"/>
        </w:rPr>
        <w:t>Ack Data</w:t>
      </w:r>
      <w:r>
        <w:rPr>
          <w:rFonts w:ascii="Lato" w:hAnsi="Lato"/>
        </w:rPr>
        <w:t> no matter what the addressing mode is or whether it is a read or write request.</w:t>
      </w:r>
    </w:p>
    <w:p w14:paraId="45D04D29" w14:textId="77777777" w:rsidR="00AB54B6" w:rsidRDefault="00AB54B6" w:rsidP="00AB54B6">
      <w:pPr>
        <w:pStyle w:val="NormalWeb"/>
        <w:rPr>
          <w:rFonts w:ascii="Lato" w:hAnsi="Lato"/>
        </w:rPr>
      </w:pPr>
      <w:r>
        <w:rPr>
          <w:rFonts w:ascii="Lato" w:hAnsi="Lato"/>
        </w:rPr>
        <w:t>The </w:t>
      </w:r>
      <w:r>
        <w:rPr>
          <w:rStyle w:val="Strong"/>
          <w:rFonts w:ascii="Lato" w:hAnsi="Lato"/>
        </w:rPr>
        <w:t>Data</w:t>
      </w:r>
      <w:r>
        <w:rPr>
          <w:rFonts w:ascii="Lato" w:hAnsi="Lato"/>
        </w:rPr>
        <w:t> part of the S7 PDU varies based on the type (read/write) and the direction (Job/Ack Data) of the message:</w:t>
      </w:r>
    </w:p>
    <w:p w14:paraId="632CE826" w14:textId="77777777" w:rsidR="00AB54B6" w:rsidRDefault="00AB54B6" w:rsidP="00AB54B6">
      <w:pPr>
        <w:numPr>
          <w:ilvl w:val="0"/>
          <w:numId w:val="13"/>
        </w:numPr>
        <w:spacing w:before="100" w:beforeAutospacing="1" w:after="105" w:line="240" w:lineRule="auto"/>
        <w:rPr>
          <w:rFonts w:ascii="Lato" w:hAnsi="Lato"/>
        </w:rPr>
      </w:pPr>
      <w:r>
        <w:rPr>
          <w:rStyle w:val="Strong"/>
          <w:rFonts w:ascii="Lato" w:hAnsi="Lato"/>
        </w:rPr>
        <w:t>Read Request:</w:t>
      </w:r>
      <w:r>
        <w:rPr>
          <w:rFonts w:ascii="Lato" w:hAnsi="Lato"/>
        </w:rPr>
        <w:t> the </w:t>
      </w:r>
      <w:r>
        <w:rPr>
          <w:rStyle w:val="Strong"/>
          <w:rFonts w:ascii="Lato" w:hAnsi="Lato"/>
        </w:rPr>
        <w:t>Data</w:t>
      </w:r>
      <w:r>
        <w:rPr>
          <w:rFonts w:ascii="Lato" w:hAnsi="Lato"/>
        </w:rPr>
        <w:t> part is empty.</w:t>
      </w:r>
    </w:p>
    <w:p w14:paraId="4CD2D3DE" w14:textId="77777777" w:rsidR="00AB54B6" w:rsidRDefault="00AB54B6" w:rsidP="00AB54B6">
      <w:pPr>
        <w:numPr>
          <w:ilvl w:val="0"/>
          <w:numId w:val="13"/>
        </w:numPr>
        <w:spacing w:before="100" w:beforeAutospacing="1" w:after="105" w:line="240" w:lineRule="auto"/>
        <w:rPr>
          <w:rFonts w:ascii="Lato" w:hAnsi="Lato"/>
        </w:rPr>
      </w:pPr>
      <w:r>
        <w:rPr>
          <w:rStyle w:val="Strong"/>
          <w:rFonts w:ascii="Lato" w:hAnsi="Lato"/>
        </w:rPr>
        <w:t>Read Response:</w:t>
      </w:r>
      <w:r>
        <w:rPr>
          <w:rFonts w:ascii="Lato" w:hAnsi="Lato"/>
        </w:rPr>
        <w:t> the Ack Data message’s </w:t>
      </w:r>
      <w:r>
        <w:rPr>
          <w:rStyle w:val="Strong"/>
          <w:rFonts w:ascii="Lato" w:hAnsi="Lato"/>
        </w:rPr>
        <w:t>Data</w:t>
      </w:r>
      <w:r>
        <w:rPr>
          <w:rFonts w:ascii="Lato" w:hAnsi="Lato"/>
        </w:rPr>
        <w:t> part consists of </w:t>
      </w:r>
      <w:r>
        <w:rPr>
          <w:rStyle w:val="Strong"/>
          <w:rFonts w:ascii="Lato" w:hAnsi="Lato"/>
        </w:rPr>
        <w:t>Data Item</w:t>
      </w:r>
      <w:r>
        <w:rPr>
          <w:rFonts w:ascii="Lato" w:hAnsi="Lato"/>
        </w:rPr>
        <w:t> structures, one for each of the </w:t>
      </w:r>
      <w:r>
        <w:rPr>
          <w:rStyle w:val="Strong"/>
          <w:rFonts w:ascii="Lato" w:hAnsi="Lato"/>
        </w:rPr>
        <w:t>Request Items</w:t>
      </w:r>
      <w:r>
        <w:rPr>
          <w:rFonts w:ascii="Lato" w:hAnsi="Lato"/>
        </w:rPr>
        <w:t> present in the original request. These items contain the actual value of the read variable and the format depends on the addressing mode.</w:t>
      </w:r>
    </w:p>
    <w:p w14:paraId="4F16D23A" w14:textId="77777777" w:rsidR="00AB54B6" w:rsidRDefault="00AB54B6" w:rsidP="00AB54B6">
      <w:pPr>
        <w:numPr>
          <w:ilvl w:val="0"/>
          <w:numId w:val="13"/>
        </w:numPr>
        <w:spacing w:before="100" w:beforeAutospacing="1" w:after="105" w:line="240" w:lineRule="auto"/>
        <w:rPr>
          <w:rFonts w:ascii="Lato" w:hAnsi="Lato"/>
        </w:rPr>
      </w:pPr>
      <w:r>
        <w:rPr>
          <w:rStyle w:val="Strong"/>
          <w:rFonts w:ascii="Lato" w:hAnsi="Lato"/>
        </w:rPr>
        <w:t>Write Request:</w:t>
      </w:r>
      <w:r>
        <w:rPr>
          <w:rFonts w:ascii="Lato" w:hAnsi="Lato"/>
        </w:rPr>
        <w:t> contains similar </w:t>
      </w:r>
      <w:r>
        <w:rPr>
          <w:rStyle w:val="Strong"/>
          <w:rFonts w:ascii="Lato" w:hAnsi="Lato"/>
        </w:rPr>
        <w:t>Data Items</w:t>
      </w:r>
      <w:r>
        <w:rPr>
          <w:rFonts w:ascii="Lato" w:hAnsi="Lato"/>
        </w:rPr>
        <w:t> as the read response, one for each of the </w:t>
      </w:r>
      <w:r>
        <w:rPr>
          <w:rStyle w:val="Strong"/>
          <w:rFonts w:ascii="Lato" w:hAnsi="Lato"/>
        </w:rPr>
        <w:t>Request Items</w:t>
      </w:r>
      <w:r>
        <w:rPr>
          <w:rFonts w:ascii="Lato" w:hAnsi="Lato"/>
        </w:rPr>
        <w:t> in the </w:t>
      </w:r>
      <w:r>
        <w:rPr>
          <w:rStyle w:val="Strong"/>
          <w:rFonts w:ascii="Lato" w:hAnsi="Lato"/>
        </w:rPr>
        <w:t>Parameter</w:t>
      </w:r>
      <w:r>
        <w:rPr>
          <w:rFonts w:ascii="Lato" w:hAnsi="Lato"/>
        </w:rPr>
        <w:t> header. Similarly, these contain the variable value to be written on the slave device.</w:t>
      </w:r>
    </w:p>
    <w:p w14:paraId="398BC819" w14:textId="77777777" w:rsidR="00AB54B6" w:rsidRDefault="00AB54B6" w:rsidP="00AB54B6">
      <w:pPr>
        <w:numPr>
          <w:ilvl w:val="0"/>
          <w:numId w:val="13"/>
        </w:numPr>
        <w:spacing w:before="100" w:beforeAutospacing="1" w:after="105" w:line="240" w:lineRule="auto"/>
        <w:rPr>
          <w:rFonts w:ascii="Lato" w:hAnsi="Lato"/>
        </w:rPr>
      </w:pPr>
      <w:r>
        <w:rPr>
          <w:rStyle w:val="Strong"/>
          <w:rFonts w:ascii="Lato" w:hAnsi="Lato"/>
        </w:rPr>
        <w:t>Write Response:</w:t>
      </w:r>
      <w:r>
        <w:rPr>
          <w:rFonts w:ascii="Lato" w:hAnsi="Lato"/>
        </w:rPr>
        <w:t> The </w:t>
      </w:r>
      <w:r>
        <w:rPr>
          <w:rStyle w:val="Strong"/>
          <w:rFonts w:ascii="Lato" w:hAnsi="Lato"/>
        </w:rPr>
        <w:t>Data</w:t>
      </w:r>
      <w:r>
        <w:rPr>
          <w:rFonts w:ascii="Lato" w:hAnsi="Lato"/>
        </w:rPr>
        <w:t> part of the </w:t>
      </w:r>
      <w:r>
        <w:rPr>
          <w:rStyle w:val="Strong"/>
          <w:rFonts w:ascii="Lato" w:hAnsi="Lato"/>
        </w:rPr>
        <w:t>Ack Data</w:t>
      </w:r>
      <w:r>
        <w:rPr>
          <w:rFonts w:ascii="Lato" w:hAnsi="Lato"/>
        </w:rPr>
        <w:t> message simply contains a one byte error code for each of the </w:t>
      </w:r>
      <w:r>
        <w:rPr>
          <w:rStyle w:val="Strong"/>
          <w:rFonts w:ascii="Lato" w:hAnsi="Lato"/>
        </w:rPr>
        <w:t>Request Items</w:t>
      </w:r>
      <w:r>
        <w:rPr>
          <w:rFonts w:ascii="Lato" w:hAnsi="Lato"/>
        </w:rPr>
        <w:t> in the original </w:t>
      </w:r>
      <w:r>
        <w:rPr>
          <w:rStyle w:val="Strong"/>
          <w:rFonts w:ascii="Lato" w:hAnsi="Lato"/>
        </w:rPr>
        <w:t>Write Request</w:t>
      </w:r>
      <w:r>
        <w:rPr>
          <w:rFonts w:ascii="Lato" w:hAnsi="Lato"/>
        </w:rPr>
        <w:t>. See the </w:t>
      </w:r>
      <w:hyperlink r:id="rId29" w:history="1">
        <w:r>
          <w:rPr>
            <w:rStyle w:val="Hyperlink"/>
            <w:rFonts w:ascii="Lato" w:hAnsi="Lato"/>
          </w:rPr>
          <w:t>constants.txt</w:t>
        </w:r>
      </w:hyperlink>
      <w:r>
        <w:rPr>
          <w:rFonts w:ascii="Lato" w:hAnsi="Lato"/>
        </w:rPr>
        <w:t> for the error code values.</w:t>
      </w:r>
    </w:p>
    <w:p w14:paraId="4288366E" w14:textId="77777777" w:rsidR="00AB54B6" w:rsidRDefault="00AB54B6" w:rsidP="00AB54B6">
      <w:pPr>
        <w:pStyle w:val="NormalWeb"/>
        <w:rPr>
          <w:rFonts w:ascii="Lato" w:hAnsi="Lato"/>
        </w:rPr>
      </w:pPr>
      <w:r>
        <w:rPr>
          <w:rFonts w:ascii="Lato" w:hAnsi="Lato"/>
        </w:rPr>
        <w:t>To sum it up, the </w:t>
      </w:r>
      <w:r>
        <w:rPr>
          <w:rStyle w:val="Strong"/>
          <w:rFonts w:ascii="Lato" w:hAnsi="Lato"/>
        </w:rPr>
        <w:t>Request Item</w:t>
      </w:r>
      <w:r>
        <w:rPr>
          <w:rFonts w:ascii="Lato" w:hAnsi="Lato"/>
        </w:rPr>
        <w:t> always contains the description of the variables and multiple of these can be sent in the Job request while the </w:t>
      </w:r>
      <w:r>
        <w:rPr>
          <w:rStyle w:val="Strong"/>
          <w:rFonts w:ascii="Lato" w:hAnsi="Lato"/>
        </w:rPr>
        <w:t>Data Items</w:t>
      </w:r>
      <w:r>
        <w:rPr>
          <w:rFonts w:ascii="Lato" w:hAnsi="Lato"/>
        </w:rPr>
        <w:t> contain the actual values of the described variables. The </w:t>
      </w:r>
      <w:r>
        <w:rPr>
          <w:rStyle w:val="Strong"/>
          <w:rFonts w:ascii="Lato" w:hAnsi="Lato"/>
        </w:rPr>
        <w:t>Data Item</w:t>
      </w:r>
      <w:r>
        <w:rPr>
          <w:rFonts w:ascii="Lato" w:hAnsi="Lato"/>
        </w:rPr>
        <w:t> structures must begin on even bytes so if their length is an odd number and there is a following </w:t>
      </w:r>
      <w:r>
        <w:rPr>
          <w:rStyle w:val="Strong"/>
          <w:rFonts w:ascii="Lato" w:hAnsi="Lato"/>
        </w:rPr>
        <w:t>Data Item</w:t>
      </w:r>
      <w:r>
        <w:rPr>
          <w:rFonts w:ascii="Lato" w:hAnsi="Lato"/>
        </w:rPr>
        <w:t> then they are padded with a zero byte.</w:t>
      </w:r>
    </w:p>
    <w:p w14:paraId="7E9D0182" w14:textId="77777777" w:rsidR="00AB54B6" w:rsidRDefault="00AB54B6" w:rsidP="00AB54B6">
      <w:pPr>
        <w:pStyle w:val="NormalWeb"/>
        <w:rPr>
          <w:rFonts w:ascii="Lato" w:hAnsi="Lato"/>
        </w:rPr>
      </w:pPr>
      <w:r>
        <w:rPr>
          <w:rFonts w:ascii="Lato" w:hAnsi="Lato"/>
        </w:rPr>
        <w:t>What is left to be discussed is the format of the </w:t>
      </w:r>
      <w:r>
        <w:rPr>
          <w:rStyle w:val="Strong"/>
          <w:rFonts w:ascii="Lato" w:hAnsi="Lato"/>
        </w:rPr>
        <w:t>Request/Data Item</w:t>
      </w:r>
      <w:r>
        <w:rPr>
          <w:rFonts w:ascii="Lato" w:hAnsi="Lato"/>
        </w:rPr>
        <w:t> structures. As previously mentioned they are dependent on the addressing mode being used so they are going to be introduced based on that.</w:t>
      </w:r>
    </w:p>
    <w:p w14:paraId="684FD97A" w14:textId="77777777" w:rsidR="00AB54B6" w:rsidRDefault="00AB54B6" w:rsidP="00AB54B6">
      <w:pPr>
        <w:pStyle w:val="Heading4"/>
        <w:rPr>
          <w:rFonts w:ascii="Lato" w:hAnsi="Lato"/>
        </w:rPr>
      </w:pPr>
      <w:r>
        <w:rPr>
          <w:rFonts w:ascii="Lato" w:hAnsi="Lato"/>
        </w:rPr>
        <w:lastRenderedPageBreak/>
        <w:t>2.1 Item Structures with any-type Addressing</w:t>
      </w:r>
    </w:p>
    <w:p w14:paraId="5A5703E5" w14:textId="77777777" w:rsidR="00AB54B6" w:rsidRDefault="00AB54B6" w:rsidP="00AB54B6">
      <w:pPr>
        <w:pStyle w:val="NormalWeb"/>
        <w:rPr>
          <w:rFonts w:ascii="Lato" w:hAnsi="Lato"/>
        </w:rPr>
      </w:pPr>
      <w:r>
        <w:rPr>
          <w:rFonts w:ascii="Lato" w:hAnsi="Lato"/>
        </w:rPr>
        <w:t>The figure below shows the </w:t>
      </w:r>
      <w:r>
        <w:rPr>
          <w:rStyle w:val="Strong"/>
          <w:rFonts w:ascii="Lato" w:hAnsi="Lato"/>
        </w:rPr>
        <w:t>Request and Data Item</w:t>
      </w:r>
      <w:r>
        <w:rPr>
          <w:rFonts w:ascii="Lato" w:hAnsi="Lato"/>
        </w:rPr>
        <w:t> structures:</w:t>
      </w:r>
    </w:p>
    <w:p w14:paraId="573D5B94" w14:textId="560F5AD6" w:rsidR="00AB54B6" w:rsidRDefault="00AB54B6" w:rsidP="00AB54B6">
      <w:pPr>
        <w:pStyle w:val="NormalWeb"/>
        <w:rPr>
          <w:rFonts w:ascii="Lato" w:hAnsi="Lato"/>
        </w:rPr>
      </w:pPr>
      <w:r>
        <w:rPr>
          <w:rFonts w:ascii="Lato" w:hAnsi="Lato"/>
          <w:noProof/>
        </w:rPr>
        <w:drawing>
          <wp:inline distT="0" distB="0" distL="0" distR="0" wp14:anchorId="34BA8844" wp14:editId="67EBA46A">
            <wp:extent cx="5943600" cy="1569085"/>
            <wp:effectExtent l="0" t="0" r="0" b="0"/>
            <wp:docPr id="19" name="Picture 19" descr="s7-any-type-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7-any-type-ite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69085"/>
                    </a:xfrm>
                    <a:prstGeom prst="rect">
                      <a:avLst/>
                    </a:prstGeom>
                    <a:noFill/>
                    <a:ln>
                      <a:noFill/>
                    </a:ln>
                  </pic:spPr>
                </pic:pic>
              </a:graphicData>
            </a:graphic>
          </wp:inline>
        </w:drawing>
      </w:r>
    </w:p>
    <w:p w14:paraId="67EF327A" w14:textId="77777777" w:rsidR="00AB54B6" w:rsidRDefault="00AB54B6" w:rsidP="00AB54B6">
      <w:pPr>
        <w:pStyle w:val="NormalWeb"/>
        <w:rPr>
          <w:rFonts w:ascii="Lato" w:hAnsi="Lato"/>
        </w:rPr>
      </w:pPr>
      <w:r>
        <w:rPr>
          <w:rFonts w:ascii="Lato" w:hAnsi="Lato"/>
        </w:rPr>
        <w:t>The fields of the </w:t>
      </w:r>
      <w:r>
        <w:rPr>
          <w:rStyle w:val="Strong"/>
          <w:rFonts w:ascii="Lato" w:hAnsi="Lato"/>
        </w:rPr>
        <w:t>Request Item</w:t>
      </w:r>
      <w:r>
        <w:rPr>
          <w:rFonts w:ascii="Lato" w:hAnsi="Lato"/>
        </w:rPr>
        <w:t>:</w:t>
      </w:r>
    </w:p>
    <w:p w14:paraId="5E7059DF" w14:textId="77777777" w:rsidR="00AB54B6" w:rsidRDefault="00AB54B6" w:rsidP="00AB54B6">
      <w:pPr>
        <w:numPr>
          <w:ilvl w:val="0"/>
          <w:numId w:val="14"/>
        </w:numPr>
        <w:spacing w:before="100" w:beforeAutospacing="1" w:after="105" w:line="240" w:lineRule="auto"/>
        <w:rPr>
          <w:rFonts w:ascii="Lato" w:hAnsi="Lato"/>
        </w:rPr>
      </w:pPr>
      <w:r>
        <w:rPr>
          <w:rStyle w:val="Strong"/>
          <w:rFonts w:ascii="Lato" w:hAnsi="Lato"/>
        </w:rPr>
        <w:t>Specification Type:</w:t>
      </w:r>
      <w:r>
        <w:rPr>
          <w:rFonts w:ascii="Lato" w:hAnsi="Lato"/>
        </w:rPr>
        <w:t>[1b] this field determines the main type of the item struct, for read/write messages it always has the value 0x12 which stands for </w:t>
      </w:r>
      <w:r>
        <w:rPr>
          <w:rStyle w:val="Emphasis"/>
          <w:rFonts w:ascii="Lato" w:hAnsi="Lato"/>
        </w:rPr>
        <w:t>Variable Specification</w:t>
      </w:r>
      <w:r>
        <w:rPr>
          <w:rFonts w:ascii="Lato" w:hAnsi="Lato"/>
        </w:rPr>
        <w:t>.</w:t>
      </w:r>
    </w:p>
    <w:p w14:paraId="17349AE7" w14:textId="77777777" w:rsidR="00AB54B6" w:rsidRDefault="00AB54B6" w:rsidP="00AB54B6">
      <w:pPr>
        <w:numPr>
          <w:ilvl w:val="0"/>
          <w:numId w:val="14"/>
        </w:numPr>
        <w:spacing w:before="100" w:beforeAutospacing="1" w:after="105" w:line="240" w:lineRule="auto"/>
        <w:rPr>
          <w:rFonts w:ascii="Lato" w:hAnsi="Lato"/>
        </w:rPr>
      </w:pPr>
      <w:r>
        <w:rPr>
          <w:rStyle w:val="Strong"/>
          <w:rFonts w:ascii="Lato" w:hAnsi="Lato"/>
        </w:rPr>
        <w:t>Length:</w:t>
      </w:r>
      <w:r>
        <w:rPr>
          <w:rFonts w:ascii="Lato" w:hAnsi="Lato"/>
        </w:rPr>
        <w:t>[1b] the length of the rest of this item.</w:t>
      </w:r>
    </w:p>
    <w:p w14:paraId="5827500E" w14:textId="77777777" w:rsidR="00AB54B6" w:rsidRDefault="00AB54B6" w:rsidP="00AB54B6">
      <w:pPr>
        <w:numPr>
          <w:ilvl w:val="0"/>
          <w:numId w:val="14"/>
        </w:numPr>
        <w:spacing w:before="100" w:beforeAutospacing="1" w:after="105" w:line="240" w:lineRule="auto"/>
        <w:rPr>
          <w:rFonts w:ascii="Lato" w:hAnsi="Lato"/>
        </w:rPr>
      </w:pPr>
      <w:r>
        <w:rPr>
          <w:rStyle w:val="Strong"/>
          <w:rFonts w:ascii="Lato" w:hAnsi="Lato"/>
        </w:rPr>
        <w:t>Syntax ID:</w:t>
      </w:r>
      <w:r>
        <w:rPr>
          <w:rFonts w:ascii="Lato" w:hAnsi="Lato"/>
        </w:rPr>
        <w:t>[1b] this field determines the addressing mode and the format of the rest of the item structure. It has the constant value of 0x10 for the </w:t>
      </w:r>
      <w:r>
        <w:rPr>
          <w:rStyle w:val="Strong"/>
          <w:rFonts w:ascii="Lato" w:hAnsi="Lato"/>
        </w:rPr>
        <w:t>any-type</w:t>
      </w:r>
      <w:r>
        <w:rPr>
          <w:rFonts w:ascii="Lato" w:hAnsi="Lato"/>
        </w:rPr>
        <w:t> addressing.</w:t>
      </w:r>
    </w:p>
    <w:p w14:paraId="77371581" w14:textId="77777777" w:rsidR="00AB54B6" w:rsidRDefault="00AB54B6" w:rsidP="00AB54B6">
      <w:pPr>
        <w:numPr>
          <w:ilvl w:val="0"/>
          <w:numId w:val="14"/>
        </w:numPr>
        <w:spacing w:before="100" w:beforeAutospacing="1" w:after="105" w:line="240" w:lineRule="auto"/>
        <w:rPr>
          <w:rFonts w:ascii="Lato" w:hAnsi="Lato"/>
        </w:rPr>
      </w:pPr>
      <w:r>
        <w:rPr>
          <w:rStyle w:val="Strong"/>
          <w:rFonts w:ascii="Lato" w:hAnsi="Lato"/>
        </w:rPr>
        <w:t>Variable Type:</w:t>
      </w:r>
      <w:r>
        <w:rPr>
          <w:rFonts w:ascii="Lato" w:hAnsi="Lato"/>
        </w:rPr>
        <w:t>[1b] is is used to determine the type and length of the variable (usual S7 types are used such as REAL, BIT, BYTE, WORD, DWORD, COUNTER, …).</w:t>
      </w:r>
    </w:p>
    <w:p w14:paraId="1740EFB3" w14:textId="77777777" w:rsidR="00AB54B6" w:rsidRDefault="00AB54B6" w:rsidP="00AB54B6">
      <w:pPr>
        <w:numPr>
          <w:ilvl w:val="0"/>
          <w:numId w:val="14"/>
        </w:numPr>
        <w:spacing w:before="100" w:beforeAutospacing="1" w:after="105" w:line="240" w:lineRule="auto"/>
        <w:rPr>
          <w:rFonts w:ascii="Lato" w:hAnsi="Lato"/>
        </w:rPr>
      </w:pPr>
      <w:r>
        <w:rPr>
          <w:rStyle w:val="Strong"/>
          <w:rFonts w:ascii="Lato" w:hAnsi="Lato"/>
        </w:rPr>
        <w:t>Count:</w:t>
      </w:r>
      <w:r>
        <w:rPr>
          <w:rFonts w:ascii="Lato" w:hAnsi="Lato"/>
        </w:rPr>
        <w:t>[2b] it is possible to select an entire array of similar variables with a single item struct. These variables must have the same type, and must be consecutive in the memory and the count field determines the size of this array. It is set to one for single variable read or write.</w:t>
      </w:r>
    </w:p>
    <w:p w14:paraId="313866FE" w14:textId="77777777" w:rsidR="00AB54B6" w:rsidRDefault="00AB54B6" w:rsidP="00AB54B6">
      <w:pPr>
        <w:numPr>
          <w:ilvl w:val="0"/>
          <w:numId w:val="14"/>
        </w:numPr>
        <w:spacing w:before="100" w:beforeAutospacing="1" w:after="105" w:line="240" w:lineRule="auto"/>
        <w:rPr>
          <w:rFonts w:ascii="Lato" w:hAnsi="Lato"/>
        </w:rPr>
      </w:pPr>
      <w:r>
        <w:rPr>
          <w:rStyle w:val="Strong"/>
          <w:rFonts w:ascii="Lato" w:hAnsi="Lato"/>
        </w:rPr>
        <w:t>DB Number:</w:t>
      </w:r>
      <w:r>
        <w:rPr>
          <w:rFonts w:ascii="Lato" w:hAnsi="Lato"/>
        </w:rPr>
        <w:t>[2b] the address of the database, it is ignored if the area is not set to DB (see next field).</w:t>
      </w:r>
    </w:p>
    <w:p w14:paraId="5BD3E441" w14:textId="77777777" w:rsidR="00AB54B6" w:rsidRDefault="00AB54B6" w:rsidP="00AB54B6">
      <w:pPr>
        <w:numPr>
          <w:ilvl w:val="0"/>
          <w:numId w:val="14"/>
        </w:numPr>
        <w:spacing w:before="100" w:beforeAutospacing="1" w:after="105" w:line="240" w:lineRule="auto"/>
        <w:rPr>
          <w:rFonts w:ascii="Lato" w:hAnsi="Lato"/>
        </w:rPr>
      </w:pPr>
      <w:r>
        <w:rPr>
          <w:rStyle w:val="Strong"/>
          <w:rFonts w:ascii="Lato" w:hAnsi="Lato"/>
        </w:rPr>
        <w:t>Area:</w:t>
      </w:r>
      <w:r>
        <w:rPr>
          <w:rFonts w:ascii="Lato" w:hAnsi="Lato"/>
        </w:rPr>
        <w:t>[1b] selects the memory area of the addressed variable. See the </w:t>
      </w:r>
      <w:hyperlink r:id="rId31" w:history="1">
        <w:r>
          <w:rPr>
            <w:rStyle w:val="Hyperlink"/>
            <w:rFonts w:ascii="Lato" w:hAnsi="Lato"/>
          </w:rPr>
          <w:t>constants.txt</w:t>
        </w:r>
      </w:hyperlink>
      <w:r>
        <w:rPr>
          <w:rFonts w:ascii="Lato" w:hAnsi="Lato"/>
        </w:rPr>
        <w:t> for the memory area constants.</w:t>
      </w:r>
    </w:p>
    <w:p w14:paraId="6AE8847A" w14:textId="77777777" w:rsidR="00AB54B6" w:rsidRDefault="00AB54B6" w:rsidP="00AB54B6">
      <w:pPr>
        <w:numPr>
          <w:ilvl w:val="0"/>
          <w:numId w:val="14"/>
        </w:numPr>
        <w:spacing w:beforeAutospacing="1" w:after="0" w:line="240" w:lineRule="auto"/>
        <w:rPr>
          <w:rFonts w:ascii="Lato" w:hAnsi="Lato"/>
        </w:rPr>
      </w:pPr>
      <w:r>
        <w:rPr>
          <w:rStyle w:val="Strong"/>
          <w:rFonts w:ascii="Lato" w:hAnsi="Lato"/>
        </w:rPr>
        <w:t>Address:</w:t>
      </w:r>
      <w:r>
        <w:rPr>
          <w:rFonts w:ascii="Lato" w:hAnsi="Lato"/>
        </w:rPr>
        <w:t>[3b] contains the offset of the addressed variable in the selected memory area. Essentially, the addresses are translated to bit offsets and encoded on 3 bytes in network (big endian) byte order. In practice, the most significant 5 bits are never used since the address space is smaller than that. As an example DBX40.3 would be 0x000143 which is </w:t>
      </w:r>
      <w:r>
        <w:rPr>
          <w:rStyle w:val="HTMLCode"/>
          <w:rFonts w:eastAsiaTheme="minorHAnsi"/>
          <w:bdr w:val="single" w:sz="6" w:space="0" w:color="E6E6E6" w:frame="1"/>
          <w:shd w:val="clear" w:color="auto" w:fill="F2F2F2"/>
        </w:rPr>
        <w:t>40 * 8 + 3</w:t>
      </w:r>
      <w:r>
        <w:rPr>
          <w:rFonts w:ascii="Lato" w:hAnsi="Lato"/>
        </w:rPr>
        <w:t>.</w:t>
      </w:r>
    </w:p>
    <w:p w14:paraId="752F279D" w14:textId="77777777" w:rsidR="00AB54B6" w:rsidRDefault="00AB54B6" w:rsidP="00AB54B6">
      <w:pPr>
        <w:pStyle w:val="NormalWeb"/>
        <w:rPr>
          <w:rFonts w:ascii="Lato" w:hAnsi="Lato"/>
        </w:rPr>
      </w:pPr>
      <w:r>
        <w:rPr>
          <w:rFonts w:ascii="Lato" w:hAnsi="Lato"/>
        </w:rPr>
        <w:t>Similarly the fields of the associated </w:t>
      </w:r>
      <w:r>
        <w:rPr>
          <w:rStyle w:val="Strong"/>
          <w:rFonts w:ascii="Lato" w:hAnsi="Lato"/>
        </w:rPr>
        <w:t>Data Item</w:t>
      </w:r>
      <w:r>
        <w:rPr>
          <w:rFonts w:ascii="Lato" w:hAnsi="Lato"/>
        </w:rPr>
        <w:t>:</w:t>
      </w:r>
    </w:p>
    <w:p w14:paraId="2D0FB66F" w14:textId="77777777" w:rsidR="00AB54B6" w:rsidRDefault="00AB54B6" w:rsidP="00AB54B6">
      <w:pPr>
        <w:numPr>
          <w:ilvl w:val="0"/>
          <w:numId w:val="15"/>
        </w:numPr>
        <w:spacing w:before="100" w:beforeAutospacing="1" w:after="105" w:line="240" w:lineRule="auto"/>
        <w:rPr>
          <w:rFonts w:ascii="Lato" w:hAnsi="Lato"/>
        </w:rPr>
      </w:pPr>
      <w:r>
        <w:rPr>
          <w:rStyle w:val="Strong"/>
          <w:rFonts w:ascii="Lato" w:hAnsi="Lato"/>
        </w:rPr>
        <w:t>Error Code:</w:t>
      </w:r>
      <w:r>
        <w:rPr>
          <w:rFonts w:ascii="Lato" w:hAnsi="Lato"/>
        </w:rPr>
        <w:t>[1b] the return value of the operation, 0xff signals success. In the </w:t>
      </w:r>
      <w:r>
        <w:rPr>
          <w:rStyle w:val="Strong"/>
          <w:rFonts w:ascii="Lato" w:hAnsi="Lato"/>
        </w:rPr>
        <w:t>Write Request</w:t>
      </w:r>
      <w:r>
        <w:rPr>
          <w:rFonts w:ascii="Lato" w:hAnsi="Lato"/>
        </w:rPr>
        <w:t> message this field is always set to zero.</w:t>
      </w:r>
    </w:p>
    <w:p w14:paraId="4ED698AA" w14:textId="77777777" w:rsidR="00AB54B6" w:rsidRDefault="00AB54B6" w:rsidP="00AB54B6">
      <w:pPr>
        <w:numPr>
          <w:ilvl w:val="0"/>
          <w:numId w:val="15"/>
        </w:numPr>
        <w:spacing w:before="100" w:beforeAutospacing="1" w:after="105" w:line="240" w:lineRule="auto"/>
        <w:rPr>
          <w:rFonts w:ascii="Lato" w:hAnsi="Lato"/>
        </w:rPr>
      </w:pPr>
      <w:r>
        <w:rPr>
          <w:rStyle w:val="Strong"/>
          <w:rFonts w:ascii="Lato" w:hAnsi="Lato"/>
        </w:rPr>
        <w:t>Variable Type and Count:</w:t>
      </w:r>
      <w:r>
        <w:rPr>
          <w:rFonts w:ascii="Lato" w:hAnsi="Lato"/>
        </w:rPr>
        <w:t>[1b 2b] same as in the </w:t>
      </w:r>
      <w:r>
        <w:rPr>
          <w:rStyle w:val="Strong"/>
          <w:rFonts w:ascii="Lato" w:hAnsi="Lato"/>
        </w:rPr>
        <w:t>Request Item</w:t>
      </w:r>
      <w:r>
        <w:rPr>
          <w:rFonts w:ascii="Lato" w:hAnsi="Lato"/>
        </w:rPr>
        <w:t>.</w:t>
      </w:r>
    </w:p>
    <w:p w14:paraId="19AB9185" w14:textId="77777777" w:rsidR="00AB54B6" w:rsidRDefault="00AB54B6" w:rsidP="00AB54B6">
      <w:pPr>
        <w:numPr>
          <w:ilvl w:val="0"/>
          <w:numId w:val="15"/>
        </w:numPr>
        <w:spacing w:beforeAutospacing="1" w:after="0" w:line="240" w:lineRule="auto"/>
        <w:rPr>
          <w:rFonts w:ascii="Lato" w:hAnsi="Lato"/>
        </w:rPr>
      </w:pPr>
      <w:r>
        <w:rPr>
          <w:rStyle w:val="Strong"/>
          <w:rFonts w:ascii="Lato" w:hAnsi="Lato"/>
        </w:rPr>
        <w:t>Data</w:t>
      </w:r>
      <w:r>
        <w:rPr>
          <w:rFonts w:ascii="Lato" w:hAnsi="Lato"/>
        </w:rPr>
        <w:t>: this field contains the actual value of the addressed variable, its size is </w:t>
      </w:r>
      <w:r>
        <w:rPr>
          <w:rStyle w:val="HTMLCode"/>
          <w:rFonts w:eastAsiaTheme="minorHAnsi"/>
          <w:bdr w:val="single" w:sz="6" w:space="0" w:color="E6E6E6" w:frame="1"/>
          <w:shd w:val="clear" w:color="auto" w:fill="F2F2F2"/>
        </w:rPr>
        <w:t>len(variable) * count</w:t>
      </w:r>
      <w:r>
        <w:rPr>
          <w:rFonts w:ascii="Lato" w:hAnsi="Lato"/>
        </w:rPr>
        <w:t>.</w:t>
      </w:r>
    </w:p>
    <w:p w14:paraId="65FA5409" w14:textId="77777777" w:rsidR="00AB54B6" w:rsidRDefault="00AB54B6" w:rsidP="00AB54B6">
      <w:pPr>
        <w:pStyle w:val="Heading4"/>
        <w:rPr>
          <w:rFonts w:ascii="Lato" w:hAnsi="Lato"/>
        </w:rPr>
      </w:pPr>
      <w:r>
        <w:rPr>
          <w:rFonts w:ascii="Lato" w:hAnsi="Lato"/>
        </w:rPr>
        <w:lastRenderedPageBreak/>
        <w:t>2.2 Item Structures with db-type Addressing</w:t>
      </w:r>
    </w:p>
    <w:p w14:paraId="4F76CA5D" w14:textId="77777777" w:rsidR="00AB54B6" w:rsidRDefault="00AB54B6" w:rsidP="00AB54B6">
      <w:pPr>
        <w:pStyle w:val="NormalWeb"/>
        <w:rPr>
          <w:rFonts w:ascii="Lato" w:hAnsi="Lato"/>
        </w:rPr>
      </w:pPr>
      <w:r>
        <w:rPr>
          <w:rFonts w:ascii="Lato" w:hAnsi="Lato"/>
        </w:rPr>
        <w:t>I have only seen this type of addressing used with S400 series devices, however it might be supported by some S300 series PLCs as well. It is only used to access DB variables and provides an alternative to address multiple different variables within a single item in a more compact format. The figure below shows the </w:t>
      </w:r>
      <w:r>
        <w:rPr>
          <w:rStyle w:val="Strong"/>
          <w:rFonts w:ascii="Lato" w:hAnsi="Lato"/>
        </w:rPr>
        <w:t>Request and Data Item</w:t>
      </w:r>
      <w:r>
        <w:rPr>
          <w:rFonts w:ascii="Lato" w:hAnsi="Lato"/>
        </w:rPr>
        <w:t> structures:</w:t>
      </w:r>
    </w:p>
    <w:p w14:paraId="1B3E3D9C" w14:textId="0D5FEA11" w:rsidR="00AB54B6" w:rsidRDefault="00AB54B6" w:rsidP="00AB54B6">
      <w:pPr>
        <w:pStyle w:val="NormalWeb"/>
        <w:rPr>
          <w:rFonts w:ascii="Lato" w:hAnsi="Lato"/>
        </w:rPr>
      </w:pPr>
      <w:r>
        <w:rPr>
          <w:rFonts w:ascii="Lato" w:hAnsi="Lato"/>
          <w:noProof/>
        </w:rPr>
        <w:drawing>
          <wp:inline distT="0" distB="0" distL="0" distR="0" wp14:anchorId="730A5EFC" wp14:editId="4D388C01">
            <wp:extent cx="5943600" cy="3121025"/>
            <wp:effectExtent l="0" t="0" r="0" b="0"/>
            <wp:docPr id="18" name="Picture 18" descr="s7-db-type-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7-db-type-ite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3DCE4BC2" w14:textId="77777777" w:rsidR="00AB54B6" w:rsidRDefault="00AB54B6" w:rsidP="00AB54B6">
      <w:pPr>
        <w:pStyle w:val="NormalWeb"/>
        <w:rPr>
          <w:rFonts w:ascii="Lato" w:hAnsi="Lato"/>
        </w:rPr>
      </w:pPr>
      <w:r>
        <w:rPr>
          <w:rFonts w:ascii="Lato" w:hAnsi="Lato"/>
        </w:rPr>
        <w:t>The fields of the </w:t>
      </w:r>
      <w:r>
        <w:rPr>
          <w:rStyle w:val="Strong"/>
          <w:rFonts w:ascii="Lato" w:hAnsi="Lato"/>
        </w:rPr>
        <w:t>Request Item</w:t>
      </w:r>
      <w:r>
        <w:rPr>
          <w:rFonts w:ascii="Lato" w:hAnsi="Lato"/>
        </w:rPr>
        <w:t>:</w:t>
      </w:r>
    </w:p>
    <w:p w14:paraId="2E3D3342" w14:textId="77777777" w:rsidR="00AB54B6" w:rsidRDefault="00AB54B6" w:rsidP="00AB54B6">
      <w:pPr>
        <w:numPr>
          <w:ilvl w:val="0"/>
          <w:numId w:val="16"/>
        </w:numPr>
        <w:spacing w:before="100" w:beforeAutospacing="1" w:after="105" w:line="240" w:lineRule="auto"/>
        <w:rPr>
          <w:rFonts w:ascii="Lato" w:hAnsi="Lato"/>
        </w:rPr>
      </w:pPr>
      <w:r>
        <w:rPr>
          <w:rStyle w:val="Strong"/>
          <w:rFonts w:ascii="Lato" w:hAnsi="Lato"/>
        </w:rPr>
        <w:t>Specification Type:</w:t>
      </w:r>
      <w:r>
        <w:rPr>
          <w:rFonts w:ascii="Lato" w:hAnsi="Lato"/>
        </w:rPr>
        <w:t>[1b] same as with any-type addressing.</w:t>
      </w:r>
    </w:p>
    <w:p w14:paraId="7CE44663" w14:textId="77777777" w:rsidR="00AB54B6" w:rsidRDefault="00AB54B6" w:rsidP="00AB54B6">
      <w:pPr>
        <w:numPr>
          <w:ilvl w:val="0"/>
          <w:numId w:val="16"/>
        </w:numPr>
        <w:spacing w:before="100" w:beforeAutospacing="1" w:after="105" w:line="240" w:lineRule="auto"/>
        <w:rPr>
          <w:rFonts w:ascii="Lato" w:hAnsi="Lato"/>
        </w:rPr>
      </w:pPr>
      <w:r>
        <w:rPr>
          <w:rStyle w:val="Strong"/>
          <w:rFonts w:ascii="Lato" w:hAnsi="Lato"/>
        </w:rPr>
        <w:t>Length:</w:t>
      </w:r>
      <w:r>
        <w:rPr>
          <w:rFonts w:ascii="Lato" w:hAnsi="Lato"/>
        </w:rPr>
        <w:t>[1b] the length of the rest of this item.</w:t>
      </w:r>
    </w:p>
    <w:p w14:paraId="5C6D34E1" w14:textId="77777777" w:rsidR="00AB54B6" w:rsidRDefault="00AB54B6" w:rsidP="00AB54B6">
      <w:pPr>
        <w:numPr>
          <w:ilvl w:val="0"/>
          <w:numId w:val="16"/>
        </w:numPr>
        <w:spacing w:before="100" w:beforeAutospacing="1" w:after="105" w:line="240" w:lineRule="auto"/>
        <w:rPr>
          <w:rFonts w:ascii="Lato" w:hAnsi="Lato"/>
        </w:rPr>
      </w:pPr>
      <w:r>
        <w:rPr>
          <w:rStyle w:val="Strong"/>
          <w:rFonts w:ascii="Lato" w:hAnsi="Lato"/>
        </w:rPr>
        <w:t>Syntax ID:</w:t>
      </w:r>
      <w:r>
        <w:rPr>
          <w:rFonts w:ascii="Lato" w:hAnsi="Lato"/>
        </w:rPr>
        <w:t>[1b] determines the addressing mode, has a constant value of 0xb0 for </w:t>
      </w:r>
      <w:r>
        <w:rPr>
          <w:rStyle w:val="Strong"/>
          <w:rFonts w:ascii="Lato" w:hAnsi="Lato"/>
        </w:rPr>
        <w:t>db-type</w:t>
      </w:r>
      <w:r>
        <w:rPr>
          <w:rFonts w:ascii="Lato" w:hAnsi="Lato"/>
        </w:rPr>
        <w:t>.</w:t>
      </w:r>
    </w:p>
    <w:p w14:paraId="649291C0" w14:textId="77777777" w:rsidR="00AB54B6" w:rsidRDefault="00AB54B6" w:rsidP="00AB54B6">
      <w:pPr>
        <w:numPr>
          <w:ilvl w:val="0"/>
          <w:numId w:val="16"/>
        </w:numPr>
        <w:spacing w:before="100" w:beforeAutospacing="1" w:after="105" w:line="240" w:lineRule="auto"/>
        <w:rPr>
          <w:rFonts w:ascii="Lato" w:hAnsi="Lato"/>
        </w:rPr>
      </w:pPr>
      <w:r>
        <w:rPr>
          <w:rStyle w:val="Strong"/>
          <w:rFonts w:ascii="Lato" w:hAnsi="Lato"/>
        </w:rPr>
        <w:t>Number of Subitems:</w:t>
      </w:r>
      <w:r>
        <w:rPr>
          <w:rFonts w:ascii="Lato" w:hAnsi="Lato"/>
        </w:rPr>
        <w:t>[1b] the number of following </w:t>
      </w:r>
      <w:r>
        <w:rPr>
          <w:rStyle w:val="Strong"/>
          <w:rFonts w:ascii="Lato" w:hAnsi="Lato"/>
        </w:rPr>
        <w:t>Subitems</w:t>
      </w:r>
      <w:r>
        <w:rPr>
          <w:rFonts w:ascii="Lato" w:hAnsi="Lato"/>
        </w:rPr>
        <w:t>.</w:t>
      </w:r>
    </w:p>
    <w:p w14:paraId="65EE4FCF" w14:textId="77777777" w:rsidR="00AB54B6" w:rsidRDefault="00AB54B6" w:rsidP="00AB54B6">
      <w:pPr>
        <w:numPr>
          <w:ilvl w:val="0"/>
          <w:numId w:val="16"/>
        </w:numPr>
        <w:spacing w:before="100" w:beforeAutospacing="1" w:after="105" w:line="240" w:lineRule="auto"/>
        <w:rPr>
          <w:rFonts w:ascii="Lato" w:hAnsi="Lato"/>
        </w:rPr>
      </w:pPr>
      <w:r>
        <w:rPr>
          <w:rStyle w:val="Strong"/>
          <w:rFonts w:ascii="Lato" w:hAnsi="Lato"/>
        </w:rPr>
        <w:t>Subitem</w:t>
      </w:r>
      <w:r>
        <w:rPr>
          <w:rFonts w:ascii="Lato" w:hAnsi="Lato"/>
        </w:rPr>
        <w:t>:</w:t>
      </w:r>
    </w:p>
    <w:p w14:paraId="0278A8F8" w14:textId="77777777" w:rsidR="00AB54B6" w:rsidRDefault="00AB54B6" w:rsidP="00AB54B6">
      <w:pPr>
        <w:numPr>
          <w:ilvl w:val="1"/>
          <w:numId w:val="16"/>
        </w:numPr>
        <w:spacing w:before="100" w:beforeAutospacing="1" w:after="105" w:line="240" w:lineRule="auto"/>
        <w:rPr>
          <w:rFonts w:ascii="Lato" w:hAnsi="Lato"/>
        </w:rPr>
      </w:pPr>
      <w:r>
        <w:rPr>
          <w:rStyle w:val="Strong"/>
          <w:rFonts w:ascii="Lato" w:hAnsi="Lato"/>
        </w:rPr>
        <w:t>Size:</w:t>
      </w:r>
      <w:r>
        <w:rPr>
          <w:rFonts w:ascii="Lato" w:hAnsi="Lato"/>
        </w:rPr>
        <w:t>[1b] specifies the number of bytes to read or write from the selected address.</w:t>
      </w:r>
    </w:p>
    <w:p w14:paraId="69F6F3BB" w14:textId="77777777" w:rsidR="00AB54B6" w:rsidRDefault="00AB54B6" w:rsidP="00AB54B6">
      <w:pPr>
        <w:numPr>
          <w:ilvl w:val="1"/>
          <w:numId w:val="16"/>
        </w:numPr>
        <w:spacing w:before="100" w:beforeAutospacing="1" w:after="105" w:line="240" w:lineRule="auto"/>
        <w:rPr>
          <w:rFonts w:ascii="Lato" w:hAnsi="Lato"/>
        </w:rPr>
      </w:pPr>
      <w:r>
        <w:rPr>
          <w:rStyle w:val="Strong"/>
          <w:rFonts w:ascii="Lato" w:hAnsi="Lato"/>
        </w:rPr>
        <w:t>DB Number:</w:t>
      </w:r>
      <w:r>
        <w:rPr>
          <w:rFonts w:ascii="Lato" w:hAnsi="Lato"/>
        </w:rPr>
        <w:t>[2b] the DB where the addressed variable resides.</w:t>
      </w:r>
    </w:p>
    <w:p w14:paraId="41F12B45" w14:textId="77777777" w:rsidR="00AB54B6" w:rsidRDefault="00AB54B6" w:rsidP="00AB54B6">
      <w:pPr>
        <w:numPr>
          <w:ilvl w:val="1"/>
          <w:numId w:val="16"/>
        </w:numPr>
        <w:spacing w:before="100" w:beforeAutospacing="1" w:after="105" w:line="240" w:lineRule="auto"/>
        <w:rPr>
          <w:rFonts w:ascii="Lato" w:hAnsi="Lato"/>
        </w:rPr>
      </w:pPr>
      <w:r>
        <w:rPr>
          <w:rStyle w:val="Strong"/>
          <w:rFonts w:ascii="Lato" w:hAnsi="Lato"/>
        </w:rPr>
        <w:t>Address:</w:t>
      </w:r>
      <w:r>
        <w:rPr>
          <w:rFonts w:ascii="Lato" w:hAnsi="Lato"/>
        </w:rPr>
        <w:t>[2b] byte offset of the variable into the given DB.</w:t>
      </w:r>
    </w:p>
    <w:p w14:paraId="5C15DAD8" w14:textId="77777777" w:rsidR="00AB54B6" w:rsidRDefault="00AB54B6" w:rsidP="00AB54B6">
      <w:pPr>
        <w:pStyle w:val="NormalWeb"/>
        <w:rPr>
          <w:rFonts w:ascii="Lato" w:hAnsi="Lato"/>
        </w:rPr>
      </w:pPr>
      <w:r>
        <w:rPr>
          <w:rFonts w:ascii="Lato" w:hAnsi="Lato"/>
        </w:rPr>
        <w:t>The fields of the </w:t>
      </w:r>
      <w:r>
        <w:rPr>
          <w:rStyle w:val="Strong"/>
          <w:rFonts w:ascii="Lato" w:hAnsi="Lato"/>
        </w:rPr>
        <w:t>Data Item</w:t>
      </w:r>
      <w:r>
        <w:rPr>
          <w:rFonts w:ascii="Lato" w:hAnsi="Lato"/>
        </w:rPr>
        <w:t>:</w:t>
      </w:r>
    </w:p>
    <w:p w14:paraId="4D797612" w14:textId="77777777" w:rsidR="00AB54B6" w:rsidRDefault="00AB54B6" w:rsidP="00AB54B6">
      <w:pPr>
        <w:numPr>
          <w:ilvl w:val="0"/>
          <w:numId w:val="17"/>
        </w:numPr>
        <w:spacing w:before="100" w:beforeAutospacing="1" w:after="105" w:line="240" w:lineRule="auto"/>
        <w:rPr>
          <w:rFonts w:ascii="Lato" w:hAnsi="Lato"/>
        </w:rPr>
      </w:pPr>
      <w:r>
        <w:rPr>
          <w:rStyle w:val="Strong"/>
          <w:rFonts w:ascii="Lato" w:hAnsi="Lato"/>
        </w:rPr>
        <w:t>Error Code:</w:t>
      </w:r>
      <w:r>
        <w:rPr>
          <w:rFonts w:ascii="Lato" w:hAnsi="Lato"/>
        </w:rPr>
        <w:t>[1b] the return value of the operation, 0xff signals success.</w:t>
      </w:r>
    </w:p>
    <w:p w14:paraId="47B37611" w14:textId="77777777" w:rsidR="00AB54B6" w:rsidRDefault="00AB54B6" w:rsidP="00AB54B6">
      <w:pPr>
        <w:numPr>
          <w:ilvl w:val="0"/>
          <w:numId w:val="17"/>
        </w:numPr>
        <w:spacing w:before="100" w:beforeAutospacing="1" w:after="105" w:line="240" w:lineRule="auto"/>
        <w:rPr>
          <w:rFonts w:ascii="Lato" w:hAnsi="Lato"/>
        </w:rPr>
      </w:pPr>
      <w:r>
        <w:rPr>
          <w:rStyle w:val="Strong"/>
          <w:rFonts w:ascii="Lato" w:hAnsi="Lato"/>
        </w:rPr>
        <w:t>Variable Type:</w:t>
      </w:r>
      <w:r>
        <w:rPr>
          <w:rFonts w:ascii="Lato" w:hAnsi="Lato"/>
        </w:rPr>
        <w:t>[1b] always set to 0x09 (Octet String).</w:t>
      </w:r>
    </w:p>
    <w:p w14:paraId="4AC548BC" w14:textId="77777777" w:rsidR="00AB54B6" w:rsidRDefault="00AB54B6" w:rsidP="00AB54B6">
      <w:pPr>
        <w:numPr>
          <w:ilvl w:val="0"/>
          <w:numId w:val="17"/>
        </w:numPr>
        <w:spacing w:before="100" w:beforeAutospacing="1" w:after="105" w:line="240" w:lineRule="auto"/>
        <w:rPr>
          <w:rFonts w:ascii="Lato" w:hAnsi="Lato"/>
        </w:rPr>
      </w:pPr>
      <w:r>
        <w:rPr>
          <w:rStyle w:val="Strong"/>
          <w:rFonts w:ascii="Lato" w:hAnsi="Lato"/>
        </w:rPr>
        <w:t>Length:</w:t>
      </w:r>
      <w:r>
        <w:rPr>
          <w:rFonts w:ascii="Lato" w:hAnsi="Lato"/>
        </w:rPr>
        <w:t>[2b] length of the remaining </w:t>
      </w:r>
      <w:r>
        <w:rPr>
          <w:rStyle w:val="Strong"/>
          <w:rFonts w:ascii="Lato" w:hAnsi="Lato"/>
        </w:rPr>
        <w:t>Subresponse</w:t>
      </w:r>
      <w:r>
        <w:rPr>
          <w:rFonts w:ascii="Lato" w:hAnsi="Lato"/>
        </w:rPr>
        <w:t> data.</w:t>
      </w:r>
    </w:p>
    <w:p w14:paraId="0D8436FB" w14:textId="77777777" w:rsidR="00AB54B6" w:rsidRDefault="00AB54B6" w:rsidP="00AB54B6">
      <w:pPr>
        <w:numPr>
          <w:ilvl w:val="0"/>
          <w:numId w:val="17"/>
        </w:numPr>
        <w:spacing w:before="100" w:beforeAutospacing="1" w:after="105" w:line="240" w:lineRule="auto"/>
        <w:rPr>
          <w:rFonts w:ascii="Lato" w:hAnsi="Lato"/>
        </w:rPr>
      </w:pPr>
      <w:r>
        <w:rPr>
          <w:rStyle w:val="Strong"/>
          <w:rFonts w:ascii="Lato" w:hAnsi="Lato"/>
        </w:rPr>
        <w:lastRenderedPageBreak/>
        <w:t>Subresponse:</w:t>
      </w:r>
    </w:p>
    <w:p w14:paraId="243DF721" w14:textId="77777777" w:rsidR="00AB54B6" w:rsidRDefault="00AB54B6" w:rsidP="00AB54B6">
      <w:pPr>
        <w:numPr>
          <w:ilvl w:val="1"/>
          <w:numId w:val="17"/>
        </w:numPr>
        <w:spacing w:before="100" w:beforeAutospacing="1" w:after="105" w:line="240" w:lineRule="auto"/>
        <w:rPr>
          <w:rFonts w:ascii="Lato" w:hAnsi="Lato"/>
        </w:rPr>
      </w:pPr>
      <w:r>
        <w:rPr>
          <w:rStyle w:val="Strong"/>
          <w:rFonts w:ascii="Lato" w:hAnsi="Lato"/>
        </w:rPr>
        <w:t>Error Code:</w:t>
      </w:r>
      <w:r>
        <w:rPr>
          <w:rFonts w:ascii="Lato" w:hAnsi="Lato"/>
        </w:rPr>
        <w:t>[1b] the return value associated with the </w:t>
      </w:r>
      <w:r>
        <w:rPr>
          <w:rStyle w:val="Strong"/>
          <w:rFonts w:ascii="Lato" w:hAnsi="Lato"/>
        </w:rPr>
        <w:t>Subitem</w:t>
      </w:r>
      <w:r>
        <w:rPr>
          <w:rFonts w:ascii="Lato" w:hAnsi="Lato"/>
        </w:rPr>
        <w:t> request.</w:t>
      </w:r>
    </w:p>
    <w:p w14:paraId="783E6C73" w14:textId="77777777" w:rsidR="00AB54B6" w:rsidRDefault="00AB54B6" w:rsidP="00AB54B6">
      <w:pPr>
        <w:numPr>
          <w:ilvl w:val="1"/>
          <w:numId w:val="17"/>
        </w:numPr>
        <w:spacing w:before="100" w:beforeAutospacing="1" w:after="105" w:line="240" w:lineRule="auto"/>
        <w:rPr>
          <w:rFonts w:ascii="Lato" w:hAnsi="Lato"/>
        </w:rPr>
      </w:pPr>
      <w:r>
        <w:rPr>
          <w:rStyle w:val="Strong"/>
          <w:rFonts w:ascii="Lato" w:hAnsi="Lato"/>
        </w:rPr>
        <w:t>Data:</w:t>
      </w:r>
      <w:r>
        <w:rPr>
          <w:rFonts w:ascii="Lato" w:hAnsi="Lato"/>
        </w:rPr>
        <w:t> actual data to be read or written, interpreting this requires the corresponding </w:t>
      </w:r>
      <w:r>
        <w:rPr>
          <w:rStyle w:val="Strong"/>
          <w:rFonts w:ascii="Lato" w:hAnsi="Lato"/>
        </w:rPr>
        <w:t>Subitem</w:t>
      </w:r>
      <w:r>
        <w:rPr>
          <w:rFonts w:ascii="Lato" w:hAnsi="Lato"/>
        </w:rPr>
        <w:t>.</w:t>
      </w:r>
    </w:p>
    <w:p w14:paraId="0DD37237" w14:textId="77777777" w:rsidR="00AB54B6" w:rsidRDefault="00AB54B6" w:rsidP="00AB54B6">
      <w:pPr>
        <w:pStyle w:val="Heading3"/>
        <w:rPr>
          <w:rFonts w:ascii="Lato" w:hAnsi="Lato"/>
        </w:rPr>
      </w:pPr>
      <w:r>
        <w:rPr>
          <w:rFonts w:ascii="Lato" w:hAnsi="Lato"/>
        </w:rPr>
        <w:t>3 Block Up/Download [0x1a-1f]</w:t>
      </w:r>
    </w:p>
    <w:p w14:paraId="03D153F8" w14:textId="77777777" w:rsidR="00AB54B6" w:rsidRDefault="00AB54B6" w:rsidP="00AB54B6">
      <w:pPr>
        <w:pStyle w:val="NormalWeb"/>
        <w:rPr>
          <w:rFonts w:ascii="Lato" w:hAnsi="Lato"/>
        </w:rPr>
      </w:pPr>
      <w:r>
        <w:rPr>
          <w:rFonts w:ascii="Lato" w:hAnsi="Lato"/>
        </w:rPr>
        <w:t>Pcaps:</w:t>
      </w:r>
    </w:p>
    <w:p w14:paraId="108EF61D" w14:textId="77777777" w:rsidR="00AB54B6" w:rsidRDefault="00000000" w:rsidP="00AB54B6">
      <w:pPr>
        <w:numPr>
          <w:ilvl w:val="0"/>
          <w:numId w:val="18"/>
        </w:numPr>
        <w:spacing w:before="100" w:beforeAutospacing="1" w:after="105" w:line="240" w:lineRule="auto"/>
        <w:rPr>
          <w:rFonts w:ascii="Lato" w:hAnsi="Lato"/>
        </w:rPr>
      </w:pPr>
      <w:hyperlink r:id="rId33" w:history="1">
        <w:r w:rsidR="00AB54B6">
          <w:rPr>
            <w:rStyle w:val="Hyperlink"/>
            <w:rFonts w:ascii="Lato" w:hAnsi="Lato"/>
          </w:rPr>
          <w:t>s300-download-ob1</w:t>
        </w:r>
      </w:hyperlink>
    </w:p>
    <w:p w14:paraId="57845FAB" w14:textId="77777777" w:rsidR="00AB54B6" w:rsidRDefault="00000000" w:rsidP="00AB54B6">
      <w:pPr>
        <w:numPr>
          <w:ilvl w:val="0"/>
          <w:numId w:val="18"/>
        </w:numPr>
        <w:spacing w:before="100" w:beforeAutospacing="1" w:after="105" w:line="240" w:lineRule="auto"/>
        <w:rPr>
          <w:rFonts w:ascii="Lato" w:hAnsi="Lato"/>
        </w:rPr>
      </w:pPr>
      <w:hyperlink r:id="rId34" w:history="1">
        <w:r w:rsidR="00AB54B6">
          <w:rPr>
            <w:rStyle w:val="Hyperlink"/>
            <w:rFonts w:ascii="Lato" w:hAnsi="Lato"/>
          </w:rPr>
          <w:t>s300-snap7-upload</w:t>
        </w:r>
      </w:hyperlink>
    </w:p>
    <w:p w14:paraId="0C57189D" w14:textId="77777777" w:rsidR="00AB54B6" w:rsidRDefault="00AB54B6" w:rsidP="00AB54B6">
      <w:pPr>
        <w:pStyle w:val="NormalWeb"/>
        <w:rPr>
          <w:rFonts w:ascii="Lato" w:hAnsi="Lato"/>
        </w:rPr>
      </w:pPr>
      <w:r>
        <w:rPr>
          <w:rFonts w:ascii="Lato" w:hAnsi="Lato"/>
        </w:rPr>
        <w:t>This is where things start to get messy. First of all, in Siemens terminology a </w:t>
      </w:r>
      <w:r>
        <w:rPr>
          <w:rStyle w:val="Emphasis"/>
          <w:rFonts w:ascii="Lato" w:eastAsiaTheme="majorEastAsia" w:hAnsi="Lato"/>
        </w:rPr>
        <w:t>download</w:t>
      </w:r>
      <w:r>
        <w:rPr>
          <w:rFonts w:ascii="Lato" w:hAnsi="Lato"/>
        </w:rPr>
        <w:t> is when the master sends block data to the slave and </w:t>
      </w:r>
      <w:r>
        <w:rPr>
          <w:rStyle w:val="Emphasis"/>
          <w:rFonts w:ascii="Lato" w:eastAsiaTheme="majorEastAsia" w:hAnsi="Lato"/>
        </w:rPr>
        <w:t>upload</w:t>
      </w:r>
      <w:r>
        <w:rPr>
          <w:rFonts w:ascii="Lato" w:hAnsi="Lato"/>
        </w:rPr>
        <w:t> is the other direction. On the Siemens devices, program code and (most of) the program data are stored in blocks, these blocks have their own header and encoding format, which will not be discussed here in detail. From the protocol’s point of view they are binary blobs that need to be transported (for the interested reader the </w:t>
      </w:r>
      <w:hyperlink r:id="rId35" w:history="1">
        <w:r>
          <w:rPr>
            <w:rStyle w:val="Hyperlink"/>
            <w:rFonts w:ascii="Lato" w:hAnsi="Lato"/>
          </w:rPr>
          <w:t>snap7</w:t>
        </w:r>
      </w:hyperlink>
      <w:r>
        <w:rPr>
          <w:rFonts w:ascii="Lato" w:hAnsi="Lato"/>
        </w:rPr>
        <w:t> sources provide information on the block headers and their encoding).</w:t>
      </w:r>
    </w:p>
    <w:p w14:paraId="0457EB52" w14:textId="77777777" w:rsidR="00AB54B6" w:rsidRDefault="00AB54B6" w:rsidP="00AB54B6">
      <w:pPr>
        <w:pStyle w:val="NormalWeb"/>
        <w:rPr>
          <w:rFonts w:ascii="Lato" w:hAnsi="Lato"/>
        </w:rPr>
      </w:pPr>
      <w:r>
        <w:rPr>
          <w:rFonts w:ascii="Lato" w:hAnsi="Lato"/>
        </w:rPr>
        <w:t>There are seven different type of blocks recognised by Siemens equipment:</w:t>
      </w:r>
    </w:p>
    <w:p w14:paraId="3BEB69AD" w14:textId="77777777" w:rsidR="00AB54B6" w:rsidRDefault="00AB54B6" w:rsidP="00AB54B6">
      <w:pPr>
        <w:numPr>
          <w:ilvl w:val="0"/>
          <w:numId w:val="19"/>
        </w:numPr>
        <w:spacing w:before="100" w:beforeAutospacing="1" w:after="105" w:line="240" w:lineRule="auto"/>
        <w:rPr>
          <w:rFonts w:ascii="Lato" w:hAnsi="Lato"/>
        </w:rPr>
      </w:pPr>
      <w:r>
        <w:rPr>
          <w:rStyle w:val="Strong"/>
          <w:rFonts w:ascii="Lato" w:hAnsi="Lato"/>
        </w:rPr>
        <w:t>OB:</w:t>
      </w:r>
      <w:r>
        <w:rPr>
          <w:rFonts w:ascii="Lato" w:hAnsi="Lato"/>
        </w:rPr>
        <w:t> Organisation Block, stores the main programs.</w:t>
      </w:r>
    </w:p>
    <w:p w14:paraId="5141F73A" w14:textId="77777777" w:rsidR="00AB54B6" w:rsidRDefault="00AB54B6" w:rsidP="00AB54B6">
      <w:pPr>
        <w:numPr>
          <w:ilvl w:val="0"/>
          <w:numId w:val="19"/>
        </w:numPr>
        <w:spacing w:before="100" w:beforeAutospacing="1" w:after="105" w:line="240" w:lineRule="auto"/>
        <w:rPr>
          <w:rFonts w:ascii="Lato" w:hAnsi="Lato"/>
        </w:rPr>
      </w:pPr>
      <w:r>
        <w:rPr>
          <w:rStyle w:val="Strong"/>
          <w:rFonts w:ascii="Lato" w:hAnsi="Lato"/>
        </w:rPr>
        <w:t>(S)DB:</w:t>
      </w:r>
      <w:r>
        <w:rPr>
          <w:rFonts w:ascii="Lato" w:hAnsi="Lato"/>
        </w:rPr>
        <w:t> (System) Data Block, stores data required by the PLC program.</w:t>
      </w:r>
    </w:p>
    <w:p w14:paraId="6AB63CB1" w14:textId="77777777" w:rsidR="00AB54B6" w:rsidRDefault="00AB54B6" w:rsidP="00AB54B6">
      <w:pPr>
        <w:numPr>
          <w:ilvl w:val="0"/>
          <w:numId w:val="19"/>
        </w:numPr>
        <w:spacing w:before="100" w:beforeAutospacing="1" w:after="105" w:line="240" w:lineRule="auto"/>
        <w:rPr>
          <w:rFonts w:ascii="Lato" w:hAnsi="Lato"/>
        </w:rPr>
      </w:pPr>
      <w:r>
        <w:rPr>
          <w:rStyle w:val="Strong"/>
          <w:rFonts w:ascii="Lato" w:hAnsi="Lato"/>
        </w:rPr>
        <w:t>(S)FC:</w:t>
      </w:r>
      <w:r>
        <w:rPr>
          <w:rFonts w:ascii="Lato" w:hAnsi="Lato"/>
        </w:rPr>
        <w:t> (System) Function, functions that are stateless (do not have their own memory), they can be called from other programs.</w:t>
      </w:r>
    </w:p>
    <w:p w14:paraId="6C433D39" w14:textId="77777777" w:rsidR="00AB54B6" w:rsidRDefault="00AB54B6" w:rsidP="00AB54B6">
      <w:pPr>
        <w:numPr>
          <w:ilvl w:val="0"/>
          <w:numId w:val="19"/>
        </w:numPr>
        <w:spacing w:before="100" w:beforeAutospacing="1" w:after="105" w:line="240" w:lineRule="auto"/>
        <w:rPr>
          <w:rFonts w:ascii="Lato" w:hAnsi="Lato"/>
        </w:rPr>
      </w:pPr>
      <w:r>
        <w:rPr>
          <w:rStyle w:val="Strong"/>
          <w:rFonts w:ascii="Lato" w:hAnsi="Lato"/>
        </w:rPr>
        <w:t>(S)FB:</w:t>
      </w:r>
      <w:r>
        <w:rPr>
          <w:rFonts w:ascii="Lato" w:hAnsi="Lato"/>
        </w:rPr>
        <w:t> (System) Function Block, functions that are stateful, they usually have an associated (S)DB.</w:t>
      </w:r>
    </w:p>
    <w:p w14:paraId="6A909543" w14:textId="77777777" w:rsidR="00AB54B6" w:rsidRDefault="00AB54B6" w:rsidP="00AB54B6">
      <w:pPr>
        <w:pStyle w:val="NormalWeb"/>
        <w:rPr>
          <w:rFonts w:ascii="Lato" w:hAnsi="Lato"/>
        </w:rPr>
      </w:pPr>
      <w:r>
        <w:rPr>
          <w:rFonts w:ascii="Lato" w:hAnsi="Lato"/>
        </w:rPr>
        <w:t>The purpose of these blocks are well described in the Siemens </w:t>
      </w:r>
      <w:hyperlink r:id="rId36" w:history="1">
        <w:r>
          <w:rPr>
            <w:rStyle w:val="Hyperlink"/>
            <w:rFonts w:ascii="Lato" w:hAnsi="Lato"/>
          </w:rPr>
          <w:t>documentation</w:t>
        </w:r>
      </w:hyperlink>
      <w:r>
        <w:rPr>
          <w:rFonts w:ascii="Lato" w:hAnsi="Lato"/>
        </w:rPr>
        <w:t>.</w:t>
      </w:r>
    </w:p>
    <w:p w14:paraId="47BB185C" w14:textId="77777777" w:rsidR="00AB54B6" w:rsidRDefault="00AB54B6" w:rsidP="00AB54B6">
      <w:pPr>
        <w:pStyle w:val="NormalWeb"/>
        <w:rPr>
          <w:rFonts w:ascii="Lato" w:hAnsi="Lato"/>
        </w:rPr>
      </w:pPr>
      <w:r>
        <w:rPr>
          <w:rFonts w:ascii="Lato" w:hAnsi="Lato"/>
        </w:rPr>
        <w:t>These blocks are addressed with a special ASCII filename within the up/download request. This filename is structured in a following way:</w:t>
      </w:r>
    </w:p>
    <w:p w14:paraId="6FA26646" w14:textId="77777777" w:rsidR="00AB54B6" w:rsidRDefault="00AB54B6" w:rsidP="00AB54B6">
      <w:pPr>
        <w:numPr>
          <w:ilvl w:val="0"/>
          <w:numId w:val="20"/>
        </w:numPr>
        <w:spacing w:before="100" w:beforeAutospacing="1" w:after="105" w:line="240" w:lineRule="auto"/>
        <w:rPr>
          <w:rFonts w:ascii="Lato" w:hAnsi="Lato"/>
        </w:rPr>
      </w:pPr>
      <w:r>
        <w:rPr>
          <w:rStyle w:val="Strong"/>
          <w:rFonts w:ascii="Lato" w:hAnsi="Lato"/>
        </w:rPr>
        <w:t>File Identifier:</w:t>
      </w:r>
      <w:r>
        <w:rPr>
          <w:rFonts w:ascii="Lato" w:hAnsi="Lato"/>
        </w:rPr>
        <w:t>[1 char] as far as I know this always has the value of ‘_’.</w:t>
      </w:r>
    </w:p>
    <w:p w14:paraId="443A7800" w14:textId="77777777" w:rsidR="00AB54B6" w:rsidRDefault="00AB54B6" w:rsidP="00AB54B6">
      <w:pPr>
        <w:numPr>
          <w:ilvl w:val="0"/>
          <w:numId w:val="20"/>
        </w:numPr>
        <w:spacing w:before="100" w:beforeAutospacing="1" w:after="105" w:line="240" w:lineRule="auto"/>
        <w:rPr>
          <w:rFonts w:ascii="Lato" w:hAnsi="Lato"/>
        </w:rPr>
      </w:pPr>
      <w:r>
        <w:rPr>
          <w:rStyle w:val="Strong"/>
          <w:rFonts w:ascii="Lato" w:hAnsi="Lato"/>
        </w:rPr>
        <w:t>Block Type:</w:t>
      </w:r>
      <w:r>
        <w:rPr>
          <w:rFonts w:ascii="Lato" w:hAnsi="Lato"/>
        </w:rPr>
        <w:t>[2 chars] determines the block types, see the </w:t>
      </w:r>
      <w:hyperlink r:id="rId37" w:history="1">
        <w:r>
          <w:rPr>
            <w:rStyle w:val="Hyperlink"/>
            <w:rFonts w:ascii="Lato" w:hAnsi="Lato"/>
          </w:rPr>
          <w:t>constants.txt</w:t>
        </w:r>
      </w:hyperlink>
      <w:r>
        <w:rPr>
          <w:rFonts w:ascii="Lato" w:hAnsi="Lato"/>
        </w:rPr>
        <w:t> for concrete values.</w:t>
      </w:r>
    </w:p>
    <w:p w14:paraId="121A797C" w14:textId="77777777" w:rsidR="00AB54B6" w:rsidRDefault="00AB54B6" w:rsidP="00AB54B6">
      <w:pPr>
        <w:numPr>
          <w:ilvl w:val="0"/>
          <w:numId w:val="20"/>
        </w:numPr>
        <w:spacing w:before="100" w:beforeAutospacing="1" w:after="105" w:line="240" w:lineRule="auto"/>
        <w:rPr>
          <w:rFonts w:ascii="Lato" w:hAnsi="Lato"/>
        </w:rPr>
      </w:pPr>
      <w:r>
        <w:rPr>
          <w:rStyle w:val="Strong"/>
          <w:rFonts w:ascii="Lato" w:hAnsi="Lato"/>
        </w:rPr>
        <w:t>Block Number:</w:t>
      </w:r>
      <w:r>
        <w:rPr>
          <w:rFonts w:ascii="Lato" w:hAnsi="Lato"/>
        </w:rPr>
        <w:t>[5 chars] the number of the given block in decimal format.</w:t>
      </w:r>
    </w:p>
    <w:p w14:paraId="1CB34997" w14:textId="77777777" w:rsidR="00AB54B6" w:rsidRDefault="00AB54B6" w:rsidP="00AB54B6">
      <w:pPr>
        <w:numPr>
          <w:ilvl w:val="0"/>
          <w:numId w:val="20"/>
        </w:numPr>
        <w:spacing w:before="100" w:beforeAutospacing="1" w:after="105" w:line="240" w:lineRule="auto"/>
        <w:rPr>
          <w:rFonts w:ascii="Lato" w:hAnsi="Lato"/>
        </w:rPr>
      </w:pPr>
      <w:r>
        <w:rPr>
          <w:rStyle w:val="Strong"/>
          <w:rFonts w:ascii="Lato" w:hAnsi="Lato"/>
        </w:rPr>
        <w:t>Destination File System:</w:t>
      </w:r>
      <w:r>
        <w:rPr>
          <w:rFonts w:ascii="Lato" w:hAnsi="Lato"/>
        </w:rPr>
        <w:t>[1 char] this field can either have the value ‘A’ for Active or ‘P’ for Passive file systems. Blocks copied to the active file system are chained immediately, which means they are in effect as soon as the PLC execution resumes. On the other hand, blocks copied to the passive file system need to be activated first.</w:t>
      </w:r>
    </w:p>
    <w:p w14:paraId="251ADA88" w14:textId="77777777" w:rsidR="00AB54B6" w:rsidRDefault="00AB54B6" w:rsidP="00AB54B6">
      <w:pPr>
        <w:pStyle w:val="NormalWeb"/>
        <w:rPr>
          <w:rFonts w:ascii="Lato" w:hAnsi="Lato"/>
        </w:rPr>
      </w:pPr>
      <w:r>
        <w:rPr>
          <w:rFonts w:ascii="Lato" w:hAnsi="Lato"/>
        </w:rPr>
        <w:lastRenderedPageBreak/>
        <w:t>An example filename is _0800001P which is used to copy OB 1 to or from the passive file system.</w:t>
      </w:r>
    </w:p>
    <w:p w14:paraId="123E617C" w14:textId="77777777" w:rsidR="00AB54B6" w:rsidRDefault="00AB54B6" w:rsidP="00AB54B6">
      <w:pPr>
        <w:pStyle w:val="NormalWeb"/>
        <w:rPr>
          <w:rFonts w:ascii="Lato" w:hAnsi="Lato"/>
        </w:rPr>
      </w:pPr>
      <w:r>
        <w:rPr>
          <w:rFonts w:ascii="Lato" w:hAnsi="Lato"/>
        </w:rPr>
        <w:t>** </w:t>
      </w:r>
      <w:r>
        <w:rPr>
          <w:rStyle w:val="Emphasis"/>
          <w:rFonts w:ascii="Lato" w:eastAsiaTheme="majorEastAsia" w:hAnsi="Lato"/>
        </w:rPr>
        <w:t>Let me make a quick note on block encoding and content protection. There are two measures in place to protect the content of programs and data on the devcies and allow the distribution of program libraries. The first one is called know-how protection, which if set prevents STEP7 or TIA showing the actual content of the block. Unfortunately, this is trivial to bypass, as it is just two bits set in the header of the blocks and can easily be cleared. The other protection measure is block “encryption”, which in reality is just an obfuscation with linear transformations (bytewise xoring and rotating with constants), again should be trivial to bypass. So do not rely on these “security” mechanisms to protect your know-how. Otherwise the data blocks contain the raw, initialized image of the memory. Program blocks contain the MC7 (Machine Code 7) binary instructions.</w:t>
      </w:r>
      <w:r>
        <w:rPr>
          <w:rFonts w:ascii="Lato" w:hAnsi="Lato"/>
        </w:rPr>
        <w:t> **</w:t>
      </w:r>
    </w:p>
    <w:p w14:paraId="7E2E8FDC" w14:textId="77777777" w:rsidR="00AB54B6" w:rsidRDefault="00AB54B6" w:rsidP="00AB54B6">
      <w:pPr>
        <w:pStyle w:val="NormalWeb"/>
        <w:rPr>
          <w:rFonts w:ascii="Lato" w:hAnsi="Lato"/>
        </w:rPr>
      </w:pPr>
      <w:r>
        <w:rPr>
          <w:rFonts w:ascii="Lato" w:hAnsi="Lato"/>
        </w:rPr>
        <w:t>Uploading and downloading blocks involves 3-3 different types of message pairs. These are listed below with the associated function codes:</w:t>
      </w:r>
    </w:p>
    <w:p w14:paraId="5B51E581" w14:textId="77777777" w:rsidR="00AB54B6" w:rsidRDefault="00AB54B6" w:rsidP="00AB54B6">
      <w:pPr>
        <w:numPr>
          <w:ilvl w:val="0"/>
          <w:numId w:val="21"/>
        </w:numPr>
        <w:spacing w:before="100" w:beforeAutospacing="1" w:after="105" w:line="240" w:lineRule="auto"/>
        <w:rPr>
          <w:rFonts w:ascii="Lato" w:hAnsi="Lato"/>
        </w:rPr>
      </w:pPr>
      <w:r>
        <w:rPr>
          <w:rFonts w:ascii="Lato" w:hAnsi="Lato"/>
        </w:rPr>
        <w:t>Request Download - 0x1a</w:t>
      </w:r>
    </w:p>
    <w:p w14:paraId="6FDE65FE" w14:textId="77777777" w:rsidR="00AB54B6" w:rsidRDefault="00AB54B6" w:rsidP="00AB54B6">
      <w:pPr>
        <w:numPr>
          <w:ilvl w:val="0"/>
          <w:numId w:val="21"/>
        </w:numPr>
        <w:spacing w:before="100" w:beforeAutospacing="1" w:after="105" w:line="240" w:lineRule="auto"/>
        <w:rPr>
          <w:rFonts w:ascii="Lato" w:hAnsi="Lato"/>
        </w:rPr>
      </w:pPr>
      <w:r>
        <w:rPr>
          <w:rFonts w:ascii="Lato" w:hAnsi="Lato"/>
        </w:rPr>
        <w:t>Download Block - 0x1b</w:t>
      </w:r>
    </w:p>
    <w:p w14:paraId="41FBC333" w14:textId="77777777" w:rsidR="00AB54B6" w:rsidRDefault="00AB54B6" w:rsidP="00AB54B6">
      <w:pPr>
        <w:numPr>
          <w:ilvl w:val="0"/>
          <w:numId w:val="21"/>
        </w:numPr>
        <w:spacing w:before="100" w:beforeAutospacing="1" w:after="105" w:line="240" w:lineRule="auto"/>
        <w:rPr>
          <w:rFonts w:ascii="Lato" w:hAnsi="Lato"/>
        </w:rPr>
      </w:pPr>
      <w:r>
        <w:rPr>
          <w:rFonts w:ascii="Lato" w:hAnsi="Lato"/>
        </w:rPr>
        <w:t>Download Ended - 0x1c</w:t>
      </w:r>
    </w:p>
    <w:p w14:paraId="727C542A" w14:textId="77777777" w:rsidR="00AB54B6" w:rsidRDefault="00AB54B6" w:rsidP="00AB54B6">
      <w:pPr>
        <w:numPr>
          <w:ilvl w:val="0"/>
          <w:numId w:val="21"/>
        </w:numPr>
        <w:spacing w:before="100" w:beforeAutospacing="1" w:after="105" w:line="240" w:lineRule="auto"/>
        <w:rPr>
          <w:rFonts w:ascii="Lato" w:hAnsi="Lato"/>
        </w:rPr>
      </w:pPr>
      <w:r>
        <w:rPr>
          <w:rFonts w:ascii="Lato" w:hAnsi="Lato"/>
        </w:rPr>
        <w:t>Start Upload - 0x1d</w:t>
      </w:r>
    </w:p>
    <w:p w14:paraId="26B5CAE4" w14:textId="77777777" w:rsidR="00AB54B6" w:rsidRDefault="00AB54B6" w:rsidP="00AB54B6">
      <w:pPr>
        <w:numPr>
          <w:ilvl w:val="0"/>
          <w:numId w:val="21"/>
        </w:numPr>
        <w:spacing w:before="100" w:beforeAutospacing="1" w:after="105" w:line="240" w:lineRule="auto"/>
        <w:rPr>
          <w:rFonts w:ascii="Lato" w:hAnsi="Lato"/>
        </w:rPr>
      </w:pPr>
      <w:r>
        <w:rPr>
          <w:rFonts w:ascii="Lato" w:hAnsi="Lato"/>
        </w:rPr>
        <w:t>Upload Block - 0x1e</w:t>
      </w:r>
    </w:p>
    <w:p w14:paraId="27355B94" w14:textId="77777777" w:rsidR="00AB54B6" w:rsidRDefault="00AB54B6" w:rsidP="00AB54B6">
      <w:pPr>
        <w:numPr>
          <w:ilvl w:val="0"/>
          <w:numId w:val="21"/>
        </w:numPr>
        <w:spacing w:before="100" w:beforeAutospacing="1" w:after="105" w:line="240" w:lineRule="auto"/>
        <w:rPr>
          <w:rFonts w:ascii="Lato" w:hAnsi="Lato"/>
        </w:rPr>
      </w:pPr>
      <w:r>
        <w:rPr>
          <w:rFonts w:ascii="Lato" w:hAnsi="Lato"/>
        </w:rPr>
        <w:t>End Upload - 0x1f</w:t>
      </w:r>
    </w:p>
    <w:p w14:paraId="450712EF" w14:textId="77777777" w:rsidR="00AB54B6" w:rsidRDefault="00AB54B6" w:rsidP="00AB54B6">
      <w:pPr>
        <w:pStyle w:val="NormalWeb"/>
        <w:rPr>
          <w:rFonts w:ascii="Lato" w:hAnsi="Lato"/>
        </w:rPr>
      </w:pPr>
      <w:r>
        <w:rPr>
          <w:rFonts w:ascii="Lato" w:hAnsi="Lato"/>
        </w:rPr>
        <w:t>The structure of these messages are pretty simple, however the message sequence (especially for download) needs a bit of explaining.</w:t>
      </w:r>
    </w:p>
    <w:p w14:paraId="3B6E3051" w14:textId="77777777" w:rsidR="00AB54B6" w:rsidRDefault="00AB54B6" w:rsidP="00AB54B6">
      <w:pPr>
        <w:pStyle w:val="Heading4"/>
        <w:rPr>
          <w:rFonts w:ascii="Lato" w:hAnsi="Lato"/>
        </w:rPr>
      </w:pPr>
      <w:r>
        <w:rPr>
          <w:rFonts w:ascii="Lato" w:hAnsi="Lato"/>
        </w:rPr>
        <w:t>3.1 Upload Block</w:t>
      </w:r>
    </w:p>
    <w:p w14:paraId="0D4076EF" w14:textId="77777777" w:rsidR="00AB54B6" w:rsidRDefault="00AB54B6" w:rsidP="00AB54B6">
      <w:pPr>
        <w:pStyle w:val="NormalWeb"/>
        <w:rPr>
          <w:rFonts w:ascii="Lato" w:hAnsi="Lato"/>
        </w:rPr>
      </w:pPr>
      <w:r>
        <w:rPr>
          <w:rFonts w:ascii="Lato" w:hAnsi="Lato"/>
        </w:rPr>
        <w:t>The upload block sequence is fairly intuitive, it is presented below:</w:t>
      </w:r>
    </w:p>
    <w:p w14:paraId="7D1F6AB0" w14:textId="28CCAEB8" w:rsidR="00AB54B6" w:rsidRDefault="00AB54B6" w:rsidP="00AB54B6">
      <w:pPr>
        <w:pStyle w:val="NormalWeb"/>
        <w:rPr>
          <w:rFonts w:ascii="Lato" w:hAnsi="Lato"/>
        </w:rPr>
      </w:pPr>
      <w:r>
        <w:rPr>
          <w:rFonts w:ascii="Lato" w:hAnsi="Lato"/>
          <w:noProof/>
        </w:rPr>
        <w:lastRenderedPageBreak/>
        <w:drawing>
          <wp:inline distT="0" distB="0" distL="0" distR="0" wp14:anchorId="6FEAD1EB" wp14:editId="7FEFACFF">
            <wp:extent cx="4897755" cy="5340985"/>
            <wp:effectExtent l="0" t="0" r="0" b="0"/>
            <wp:docPr id="17" name="Picture 17" descr="s300-upload-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300-upload-blo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7755" cy="5340985"/>
                    </a:xfrm>
                    <a:prstGeom prst="rect">
                      <a:avLst/>
                    </a:prstGeom>
                    <a:noFill/>
                    <a:ln>
                      <a:noFill/>
                    </a:ln>
                  </pic:spPr>
                </pic:pic>
              </a:graphicData>
            </a:graphic>
          </wp:inline>
        </w:drawing>
      </w:r>
    </w:p>
    <w:p w14:paraId="394CE729" w14:textId="77777777" w:rsidR="00AB54B6" w:rsidRDefault="00AB54B6" w:rsidP="00AB54B6">
      <w:pPr>
        <w:pStyle w:val="NormalWeb"/>
        <w:rPr>
          <w:rFonts w:ascii="Lato" w:hAnsi="Lato"/>
        </w:rPr>
      </w:pPr>
      <w:r>
        <w:rPr>
          <w:rFonts w:ascii="Lato" w:hAnsi="Lato"/>
        </w:rPr>
        <w:t>In the </w:t>
      </w:r>
      <w:r>
        <w:rPr>
          <w:rStyle w:val="Strong"/>
          <w:rFonts w:ascii="Lato" w:hAnsi="Lato"/>
        </w:rPr>
        <w:t>Ack Data - Start Upload</w:t>
      </w:r>
      <w:r>
        <w:rPr>
          <w:rFonts w:ascii="Lato" w:hAnsi="Lato"/>
        </w:rPr>
        <w:t> message the slaves tells the length of the block and then the master keeps sending </w:t>
      </w:r>
      <w:r>
        <w:rPr>
          <w:rStyle w:val="Strong"/>
          <w:rFonts w:ascii="Lato" w:hAnsi="Lato"/>
        </w:rPr>
        <w:t>Job - Upload Block</w:t>
      </w:r>
      <w:r>
        <w:rPr>
          <w:rFonts w:ascii="Lato" w:hAnsi="Lato"/>
        </w:rPr>
        <w:t> messages until receives all the bytes. Finally it closes the upload sequence with a </w:t>
      </w:r>
      <w:r>
        <w:rPr>
          <w:rStyle w:val="Strong"/>
          <w:rFonts w:ascii="Lato" w:hAnsi="Lato"/>
        </w:rPr>
        <w:t>Job - End Upload</w:t>
      </w:r>
      <w:r>
        <w:rPr>
          <w:rFonts w:ascii="Lato" w:hAnsi="Lato"/>
        </w:rPr>
        <w:t> message. The actual data of the block is sent by the slave in the </w:t>
      </w:r>
      <w:r>
        <w:rPr>
          <w:rStyle w:val="Strong"/>
          <w:rFonts w:ascii="Lato" w:hAnsi="Lato"/>
        </w:rPr>
        <w:t>Ack Data - Upload Block</w:t>
      </w:r>
      <w:r>
        <w:rPr>
          <w:rFonts w:ascii="Lato" w:hAnsi="Lato"/>
        </w:rPr>
        <w:t> messages.</w:t>
      </w:r>
    </w:p>
    <w:p w14:paraId="564CE83C" w14:textId="77777777" w:rsidR="00AB54B6" w:rsidRDefault="00AB54B6" w:rsidP="00AB54B6">
      <w:pPr>
        <w:pStyle w:val="NormalWeb"/>
        <w:rPr>
          <w:rFonts w:ascii="Lato" w:hAnsi="Lato"/>
        </w:rPr>
      </w:pPr>
      <w:r>
        <w:rPr>
          <w:rStyle w:val="Strong"/>
          <w:rFonts w:ascii="Lato" w:hAnsi="Lato"/>
        </w:rPr>
        <w:t>Job - Start Upload</w:t>
      </w:r>
      <w:r>
        <w:rPr>
          <w:rFonts w:ascii="Lato" w:hAnsi="Lato"/>
        </w:rPr>
        <w:t> Parameter Header:</w:t>
      </w:r>
    </w:p>
    <w:p w14:paraId="5F76258E" w14:textId="77777777" w:rsidR="00AB54B6" w:rsidRDefault="00AB54B6" w:rsidP="00AB54B6">
      <w:pPr>
        <w:numPr>
          <w:ilvl w:val="0"/>
          <w:numId w:val="22"/>
        </w:numPr>
        <w:spacing w:before="100" w:beforeAutospacing="1" w:after="105" w:line="240" w:lineRule="auto"/>
        <w:rPr>
          <w:rFonts w:ascii="Lato" w:hAnsi="Lato"/>
        </w:rPr>
      </w:pPr>
      <w:r>
        <w:rPr>
          <w:rStyle w:val="Strong"/>
          <w:rFonts w:ascii="Lato" w:hAnsi="Lato"/>
        </w:rPr>
        <w:t>Function Code:</w:t>
      </w:r>
      <w:r>
        <w:rPr>
          <w:rFonts w:ascii="Lato" w:hAnsi="Lato"/>
        </w:rPr>
        <w:t>[1b] 0x1d for </w:t>
      </w:r>
      <w:r>
        <w:rPr>
          <w:rStyle w:val="Emphasis"/>
          <w:rFonts w:ascii="Lato" w:hAnsi="Lato"/>
        </w:rPr>
        <w:t>Start Upload</w:t>
      </w:r>
      <w:r>
        <w:rPr>
          <w:rFonts w:ascii="Lato" w:hAnsi="Lato"/>
        </w:rPr>
        <w:t>.</w:t>
      </w:r>
    </w:p>
    <w:p w14:paraId="528B97AB" w14:textId="77777777" w:rsidR="00AB54B6" w:rsidRDefault="00AB54B6" w:rsidP="00AB54B6">
      <w:pPr>
        <w:numPr>
          <w:ilvl w:val="0"/>
          <w:numId w:val="22"/>
        </w:numPr>
        <w:spacing w:before="100" w:beforeAutospacing="1" w:after="105" w:line="240" w:lineRule="auto"/>
        <w:rPr>
          <w:rFonts w:ascii="Lato" w:hAnsi="Lato"/>
        </w:rPr>
      </w:pPr>
      <w:r>
        <w:rPr>
          <w:rStyle w:val="Strong"/>
          <w:rFonts w:ascii="Lato" w:hAnsi="Lato"/>
        </w:rPr>
        <w:t>Function Status:</w:t>
      </w:r>
      <w:r>
        <w:rPr>
          <w:rFonts w:ascii="Lato" w:hAnsi="Lato"/>
        </w:rPr>
        <w:t>[1b] only used in the </w:t>
      </w:r>
      <w:r>
        <w:rPr>
          <w:rStyle w:val="Emphasis"/>
          <w:rFonts w:ascii="Lato" w:hAnsi="Lato"/>
        </w:rPr>
        <w:t>Upload</w:t>
      </w:r>
      <w:r>
        <w:rPr>
          <w:rFonts w:ascii="Lato" w:hAnsi="Lato"/>
        </w:rPr>
        <w:t> message, set to 0x01 if more data is to be sent.</w:t>
      </w:r>
    </w:p>
    <w:p w14:paraId="50466837" w14:textId="77777777" w:rsidR="00AB54B6" w:rsidRDefault="00AB54B6" w:rsidP="00AB54B6">
      <w:pPr>
        <w:numPr>
          <w:ilvl w:val="0"/>
          <w:numId w:val="22"/>
        </w:numPr>
        <w:spacing w:before="100" w:beforeAutospacing="1" w:after="105" w:line="240" w:lineRule="auto"/>
        <w:rPr>
          <w:rFonts w:ascii="Lato" w:hAnsi="Lato"/>
        </w:rPr>
      </w:pPr>
      <w:r>
        <w:rPr>
          <w:rStyle w:val="Strong"/>
          <w:rFonts w:ascii="Lato" w:hAnsi="Lato"/>
        </w:rPr>
        <w:t>Unknown:</w:t>
      </w:r>
      <w:r>
        <w:rPr>
          <w:rFonts w:ascii="Lato" w:hAnsi="Lato"/>
        </w:rPr>
        <w:t>[2b] always 0x0000.</w:t>
      </w:r>
    </w:p>
    <w:p w14:paraId="3818F1CE" w14:textId="77777777" w:rsidR="00AB54B6" w:rsidRDefault="00AB54B6" w:rsidP="00AB54B6">
      <w:pPr>
        <w:numPr>
          <w:ilvl w:val="0"/>
          <w:numId w:val="22"/>
        </w:numPr>
        <w:spacing w:before="100" w:beforeAutospacing="1" w:after="105" w:line="240" w:lineRule="auto"/>
        <w:rPr>
          <w:rFonts w:ascii="Lato" w:hAnsi="Lato"/>
        </w:rPr>
      </w:pPr>
      <w:r>
        <w:rPr>
          <w:rStyle w:val="Strong"/>
          <w:rFonts w:ascii="Lato" w:hAnsi="Lato"/>
        </w:rPr>
        <w:t>Session ID:</w:t>
      </w:r>
      <w:r>
        <w:rPr>
          <w:rFonts w:ascii="Lato" w:hAnsi="Lato"/>
        </w:rPr>
        <w:t>[4b] a unique id associated with each upload sequence, it is set in the </w:t>
      </w:r>
      <w:r>
        <w:rPr>
          <w:rStyle w:val="Emphasis"/>
          <w:rFonts w:ascii="Lato" w:hAnsi="Lato"/>
        </w:rPr>
        <w:t>Ack Data - Start Upload</w:t>
      </w:r>
      <w:r>
        <w:rPr>
          <w:rFonts w:ascii="Lato" w:hAnsi="Lato"/>
        </w:rPr>
        <w:t> message.</w:t>
      </w:r>
    </w:p>
    <w:p w14:paraId="30012DED" w14:textId="77777777" w:rsidR="00AB54B6" w:rsidRDefault="00AB54B6" w:rsidP="00AB54B6">
      <w:pPr>
        <w:numPr>
          <w:ilvl w:val="0"/>
          <w:numId w:val="22"/>
        </w:numPr>
        <w:spacing w:before="100" w:beforeAutospacing="1" w:after="105" w:line="240" w:lineRule="auto"/>
        <w:rPr>
          <w:rFonts w:ascii="Lato" w:hAnsi="Lato"/>
        </w:rPr>
      </w:pPr>
      <w:r>
        <w:rPr>
          <w:rStyle w:val="Strong"/>
          <w:rFonts w:ascii="Lato" w:hAnsi="Lato"/>
        </w:rPr>
        <w:t>Filename Length:</w:t>
      </w:r>
      <w:r>
        <w:rPr>
          <w:rFonts w:ascii="Lato" w:hAnsi="Lato"/>
        </w:rPr>
        <w:t>[1b] length of the following filename.</w:t>
      </w:r>
    </w:p>
    <w:p w14:paraId="384B9884" w14:textId="77777777" w:rsidR="00AB54B6" w:rsidRDefault="00AB54B6" w:rsidP="00AB54B6">
      <w:pPr>
        <w:numPr>
          <w:ilvl w:val="0"/>
          <w:numId w:val="22"/>
        </w:numPr>
        <w:spacing w:before="100" w:beforeAutospacing="1" w:after="105" w:line="240" w:lineRule="auto"/>
        <w:rPr>
          <w:rFonts w:ascii="Lato" w:hAnsi="Lato"/>
        </w:rPr>
      </w:pPr>
      <w:r>
        <w:rPr>
          <w:rStyle w:val="Strong"/>
          <w:rFonts w:ascii="Lato" w:hAnsi="Lato"/>
        </w:rPr>
        <w:lastRenderedPageBreak/>
        <w:t>Filename:</w:t>
      </w:r>
      <w:r>
        <w:rPr>
          <w:rFonts w:ascii="Lato" w:hAnsi="Lato"/>
        </w:rPr>
        <w:t> the filename that identifies the block as introduced above.</w:t>
      </w:r>
    </w:p>
    <w:p w14:paraId="4726DB5E" w14:textId="77777777" w:rsidR="00AB54B6" w:rsidRDefault="00AB54B6" w:rsidP="00AB54B6">
      <w:pPr>
        <w:pStyle w:val="NormalWeb"/>
        <w:rPr>
          <w:rFonts w:ascii="Lato" w:hAnsi="Lato"/>
        </w:rPr>
      </w:pPr>
      <w:r>
        <w:rPr>
          <w:rStyle w:val="Strong"/>
          <w:rFonts w:ascii="Lato" w:hAnsi="Lato"/>
        </w:rPr>
        <w:t>Ack Data - Start Upload</w:t>
      </w:r>
      <w:r>
        <w:rPr>
          <w:rFonts w:ascii="Lato" w:hAnsi="Lato"/>
        </w:rPr>
        <w:t> Parameter Header:</w:t>
      </w:r>
    </w:p>
    <w:p w14:paraId="38BA6FB4" w14:textId="77777777" w:rsidR="00AB54B6" w:rsidRDefault="00AB54B6" w:rsidP="00AB54B6">
      <w:pPr>
        <w:numPr>
          <w:ilvl w:val="0"/>
          <w:numId w:val="23"/>
        </w:numPr>
        <w:spacing w:before="100" w:beforeAutospacing="1" w:after="105" w:line="240" w:lineRule="auto"/>
        <w:rPr>
          <w:rFonts w:ascii="Lato" w:hAnsi="Lato"/>
        </w:rPr>
      </w:pPr>
      <w:r>
        <w:rPr>
          <w:rStyle w:val="Strong"/>
          <w:rFonts w:ascii="Lato" w:hAnsi="Lato"/>
        </w:rPr>
        <w:t>Function Code:</w:t>
      </w:r>
      <w:r>
        <w:rPr>
          <w:rFonts w:ascii="Lato" w:hAnsi="Lato"/>
        </w:rPr>
        <w:t>[1b] 0x1d for </w:t>
      </w:r>
      <w:r>
        <w:rPr>
          <w:rStyle w:val="Emphasis"/>
          <w:rFonts w:ascii="Lato" w:hAnsi="Lato"/>
        </w:rPr>
        <w:t>Start Upload</w:t>
      </w:r>
      <w:r>
        <w:rPr>
          <w:rFonts w:ascii="Lato" w:hAnsi="Lato"/>
        </w:rPr>
        <w:t>.</w:t>
      </w:r>
    </w:p>
    <w:p w14:paraId="635C1BF6" w14:textId="77777777" w:rsidR="00AB54B6" w:rsidRDefault="00AB54B6" w:rsidP="00AB54B6">
      <w:pPr>
        <w:numPr>
          <w:ilvl w:val="0"/>
          <w:numId w:val="23"/>
        </w:numPr>
        <w:spacing w:before="100" w:beforeAutospacing="1" w:after="105" w:line="240" w:lineRule="auto"/>
        <w:rPr>
          <w:rFonts w:ascii="Lato" w:hAnsi="Lato"/>
        </w:rPr>
      </w:pPr>
      <w:r>
        <w:rPr>
          <w:rStyle w:val="Strong"/>
          <w:rFonts w:ascii="Lato" w:hAnsi="Lato"/>
        </w:rPr>
        <w:t>Function Status:</w:t>
      </w:r>
      <w:r>
        <w:rPr>
          <w:rFonts w:ascii="Lato" w:hAnsi="Lato"/>
        </w:rPr>
        <w:t>[1b] same as above.</w:t>
      </w:r>
    </w:p>
    <w:p w14:paraId="5FA9A8D2" w14:textId="77777777" w:rsidR="00AB54B6" w:rsidRDefault="00AB54B6" w:rsidP="00AB54B6">
      <w:pPr>
        <w:numPr>
          <w:ilvl w:val="0"/>
          <w:numId w:val="23"/>
        </w:numPr>
        <w:spacing w:before="100" w:beforeAutospacing="1" w:after="105" w:line="240" w:lineRule="auto"/>
        <w:rPr>
          <w:rFonts w:ascii="Lato" w:hAnsi="Lato"/>
        </w:rPr>
      </w:pPr>
      <w:r>
        <w:rPr>
          <w:rStyle w:val="Strong"/>
          <w:rFonts w:ascii="Lato" w:hAnsi="Lato"/>
        </w:rPr>
        <w:t>Unknown:</w:t>
      </w:r>
      <w:r>
        <w:rPr>
          <w:rFonts w:ascii="Lato" w:hAnsi="Lato"/>
        </w:rPr>
        <w:t>[2b] always 0x0100.</w:t>
      </w:r>
    </w:p>
    <w:p w14:paraId="0ABE752E" w14:textId="77777777" w:rsidR="00AB54B6" w:rsidRDefault="00AB54B6" w:rsidP="00AB54B6">
      <w:pPr>
        <w:numPr>
          <w:ilvl w:val="0"/>
          <w:numId w:val="23"/>
        </w:numPr>
        <w:spacing w:before="100" w:beforeAutospacing="1" w:after="105" w:line="240" w:lineRule="auto"/>
        <w:rPr>
          <w:rFonts w:ascii="Lato" w:hAnsi="Lato"/>
        </w:rPr>
      </w:pPr>
      <w:r>
        <w:rPr>
          <w:rStyle w:val="Strong"/>
          <w:rFonts w:ascii="Lato" w:hAnsi="Lato"/>
        </w:rPr>
        <w:t>Session ID:</w:t>
      </w:r>
      <w:r>
        <w:rPr>
          <w:rFonts w:ascii="Lato" w:hAnsi="Lato"/>
        </w:rPr>
        <w:t>[4b] the </w:t>
      </w:r>
      <w:r>
        <w:rPr>
          <w:rStyle w:val="Emphasis"/>
          <w:rFonts w:ascii="Lato" w:hAnsi="Lato"/>
        </w:rPr>
        <w:t>Session ID</w:t>
      </w:r>
      <w:r>
        <w:rPr>
          <w:rFonts w:ascii="Lato" w:hAnsi="Lato"/>
        </w:rPr>
        <w:t> is set here, consecutive messages use the same value.</w:t>
      </w:r>
    </w:p>
    <w:p w14:paraId="47A226F9" w14:textId="77777777" w:rsidR="00AB54B6" w:rsidRDefault="00AB54B6" w:rsidP="00AB54B6">
      <w:pPr>
        <w:numPr>
          <w:ilvl w:val="0"/>
          <w:numId w:val="23"/>
        </w:numPr>
        <w:spacing w:before="100" w:beforeAutospacing="1" w:after="105" w:line="240" w:lineRule="auto"/>
        <w:rPr>
          <w:rFonts w:ascii="Lato" w:hAnsi="Lato"/>
        </w:rPr>
      </w:pPr>
      <w:r>
        <w:rPr>
          <w:rStyle w:val="Strong"/>
          <w:rFonts w:ascii="Lato" w:hAnsi="Lato"/>
        </w:rPr>
        <w:t>Length String Length:</w:t>
      </w:r>
      <w:r>
        <w:rPr>
          <w:rFonts w:ascii="Lato" w:hAnsi="Lato"/>
        </w:rPr>
        <w:t>[1b] length of the following </w:t>
      </w:r>
      <w:r>
        <w:rPr>
          <w:rStyle w:val="Emphasis"/>
          <w:rFonts w:ascii="Lato" w:hAnsi="Lato"/>
        </w:rPr>
        <w:t>Block Length String</w:t>
      </w:r>
      <w:r>
        <w:rPr>
          <w:rFonts w:ascii="Lato" w:hAnsi="Lato"/>
        </w:rPr>
        <w:t>.</w:t>
      </w:r>
    </w:p>
    <w:p w14:paraId="32BE0051" w14:textId="77777777" w:rsidR="00AB54B6" w:rsidRDefault="00AB54B6" w:rsidP="00AB54B6">
      <w:pPr>
        <w:numPr>
          <w:ilvl w:val="0"/>
          <w:numId w:val="23"/>
        </w:numPr>
        <w:spacing w:before="100" w:beforeAutospacing="1" w:after="105" w:line="240" w:lineRule="auto"/>
        <w:rPr>
          <w:rFonts w:ascii="Lato" w:hAnsi="Lato"/>
        </w:rPr>
      </w:pPr>
      <w:r>
        <w:rPr>
          <w:rStyle w:val="Strong"/>
          <w:rFonts w:ascii="Lato" w:hAnsi="Lato"/>
        </w:rPr>
        <w:t>Length String:</w:t>
      </w:r>
      <w:r>
        <w:rPr>
          <w:rFonts w:ascii="Lato" w:hAnsi="Lato"/>
        </w:rPr>
        <w:t> the decimal length of the block encoded as an ASCII C string (don’t ask me why…).</w:t>
      </w:r>
    </w:p>
    <w:p w14:paraId="3E1EDF72" w14:textId="77777777" w:rsidR="00AB54B6" w:rsidRDefault="00AB54B6" w:rsidP="00AB54B6">
      <w:pPr>
        <w:pStyle w:val="NormalWeb"/>
        <w:rPr>
          <w:rFonts w:ascii="Lato" w:hAnsi="Lato"/>
        </w:rPr>
      </w:pPr>
      <w:r>
        <w:rPr>
          <w:rStyle w:val="Strong"/>
          <w:rFonts w:ascii="Lato" w:hAnsi="Lato"/>
        </w:rPr>
        <w:t>Job - Upload</w:t>
      </w:r>
      <w:r>
        <w:rPr>
          <w:rFonts w:ascii="Lato" w:hAnsi="Lato"/>
        </w:rPr>
        <w:t> Parameter Header:</w:t>
      </w:r>
    </w:p>
    <w:p w14:paraId="416EDED9" w14:textId="77777777" w:rsidR="00AB54B6" w:rsidRDefault="00AB54B6" w:rsidP="00AB54B6">
      <w:pPr>
        <w:numPr>
          <w:ilvl w:val="0"/>
          <w:numId w:val="24"/>
        </w:numPr>
        <w:spacing w:before="100" w:beforeAutospacing="1" w:after="105" w:line="240" w:lineRule="auto"/>
        <w:rPr>
          <w:rFonts w:ascii="Lato" w:hAnsi="Lato"/>
        </w:rPr>
      </w:pPr>
      <w:r>
        <w:rPr>
          <w:rFonts w:ascii="Lato" w:hAnsi="Lato"/>
        </w:rPr>
        <w:t>Contains the </w:t>
      </w:r>
      <w:r>
        <w:rPr>
          <w:rStyle w:val="Strong"/>
          <w:rFonts w:ascii="Lato" w:hAnsi="Lato"/>
        </w:rPr>
        <w:t>Function Code</w:t>
      </w:r>
      <w:r>
        <w:rPr>
          <w:rFonts w:ascii="Lato" w:hAnsi="Lato"/>
        </w:rPr>
        <w:t> (0x1e), </w:t>
      </w:r>
      <w:r>
        <w:rPr>
          <w:rStyle w:val="Strong"/>
          <w:rFonts w:ascii="Lato" w:hAnsi="Lato"/>
        </w:rPr>
        <w:t>Function Status</w:t>
      </w:r>
      <w:r>
        <w:rPr>
          <w:rFonts w:ascii="Lato" w:hAnsi="Lato"/>
        </w:rPr>
        <w:t>, </w:t>
      </w:r>
      <w:r>
        <w:rPr>
          <w:rStyle w:val="Strong"/>
          <w:rFonts w:ascii="Lato" w:hAnsi="Lato"/>
        </w:rPr>
        <w:t>Unknown</w:t>
      </w:r>
      <w:r>
        <w:rPr>
          <w:rFonts w:ascii="Lato" w:hAnsi="Lato"/>
        </w:rPr>
        <w:t> (0x0000) and </w:t>
      </w:r>
      <w:r>
        <w:rPr>
          <w:rStyle w:val="Strong"/>
          <w:rFonts w:ascii="Lato" w:hAnsi="Lato"/>
        </w:rPr>
        <w:t>Session ID</w:t>
      </w:r>
      <w:r>
        <w:rPr>
          <w:rFonts w:ascii="Lato" w:hAnsi="Lato"/>
        </w:rPr>
        <w:t> fields as discussed above.</w:t>
      </w:r>
    </w:p>
    <w:p w14:paraId="5567FAC8" w14:textId="77777777" w:rsidR="00AB54B6" w:rsidRDefault="00AB54B6" w:rsidP="00AB54B6">
      <w:pPr>
        <w:pStyle w:val="NormalWeb"/>
        <w:rPr>
          <w:rFonts w:ascii="Lato" w:hAnsi="Lato"/>
        </w:rPr>
      </w:pPr>
      <w:r>
        <w:rPr>
          <w:rStyle w:val="Strong"/>
          <w:rFonts w:ascii="Lato" w:hAnsi="Lato"/>
        </w:rPr>
        <w:t>Ack Data - Upload</w:t>
      </w:r>
      <w:r>
        <w:rPr>
          <w:rFonts w:ascii="Lato" w:hAnsi="Lato"/>
        </w:rPr>
        <w:t> Parameter and Data Parts:</w:t>
      </w:r>
    </w:p>
    <w:p w14:paraId="110C9D3B" w14:textId="77777777" w:rsidR="00AB54B6" w:rsidRDefault="00AB54B6" w:rsidP="00AB54B6">
      <w:pPr>
        <w:numPr>
          <w:ilvl w:val="0"/>
          <w:numId w:val="25"/>
        </w:numPr>
        <w:spacing w:before="100" w:beforeAutospacing="1" w:after="105" w:line="240" w:lineRule="auto"/>
        <w:rPr>
          <w:rFonts w:ascii="Lato" w:hAnsi="Lato"/>
        </w:rPr>
      </w:pPr>
      <w:r>
        <w:rPr>
          <w:rStyle w:val="Strong"/>
          <w:rFonts w:ascii="Lato" w:hAnsi="Lato"/>
        </w:rPr>
        <w:t>Function Code:</w:t>
      </w:r>
      <w:r>
        <w:rPr>
          <w:rFonts w:ascii="Lato" w:hAnsi="Lato"/>
        </w:rPr>
        <w:t>[1b] 0x1e for </w:t>
      </w:r>
      <w:r>
        <w:rPr>
          <w:rStyle w:val="Emphasis"/>
          <w:rFonts w:ascii="Lato" w:hAnsi="Lato"/>
        </w:rPr>
        <w:t>Upload</w:t>
      </w:r>
      <w:r>
        <w:rPr>
          <w:rFonts w:ascii="Lato" w:hAnsi="Lato"/>
        </w:rPr>
        <w:t>.</w:t>
      </w:r>
    </w:p>
    <w:p w14:paraId="2BF89A5B" w14:textId="77777777" w:rsidR="00AB54B6" w:rsidRDefault="00AB54B6" w:rsidP="00AB54B6">
      <w:pPr>
        <w:numPr>
          <w:ilvl w:val="0"/>
          <w:numId w:val="25"/>
        </w:numPr>
        <w:spacing w:before="100" w:beforeAutospacing="1" w:after="105" w:line="240" w:lineRule="auto"/>
        <w:rPr>
          <w:rFonts w:ascii="Lato" w:hAnsi="Lato"/>
        </w:rPr>
      </w:pPr>
      <w:r>
        <w:rPr>
          <w:rStyle w:val="Strong"/>
          <w:rFonts w:ascii="Lato" w:hAnsi="Lato"/>
        </w:rPr>
        <w:t>Function Status:</w:t>
      </w:r>
      <w:r>
        <w:rPr>
          <w:rFonts w:ascii="Lato" w:hAnsi="Lato"/>
        </w:rPr>
        <w:t>[1b] set to 0x01 if more data is to be sent.</w:t>
      </w:r>
    </w:p>
    <w:p w14:paraId="7B465831" w14:textId="77777777" w:rsidR="00AB54B6" w:rsidRDefault="00AB54B6" w:rsidP="00AB54B6">
      <w:pPr>
        <w:numPr>
          <w:ilvl w:val="0"/>
          <w:numId w:val="25"/>
        </w:numPr>
        <w:spacing w:before="100" w:beforeAutospacing="1" w:after="105" w:line="240" w:lineRule="auto"/>
        <w:rPr>
          <w:rFonts w:ascii="Lato" w:hAnsi="Lato"/>
        </w:rPr>
      </w:pPr>
      <w:r>
        <w:rPr>
          <w:rStyle w:val="Strong"/>
          <w:rFonts w:ascii="Lato" w:hAnsi="Lato"/>
        </w:rPr>
        <w:t>Data</w:t>
      </w:r>
      <w:r>
        <w:rPr>
          <w:rFonts w:ascii="Lato" w:hAnsi="Lato"/>
        </w:rPr>
        <w:t> part:</w:t>
      </w:r>
    </w:p>
    <w:p w14:paraId="54B24669" w14:textId="77777777" w:rsidR="00AB54B6" w:rsidRDefault="00AB54B6" w:rsidP="00AB54B6">
      <w:pPr>
        <w:numPr>
          <w:ilvl w:val="1"/>
          <w:numId w:val="25"/>
        </w:numPr>
        <w:spacing w:before="100" w:beforeAutospacing="1" w:after="105" w:line="240" w:lineRule="auto"/>
        <w:rPr>
          <w:rFonts w:ascii="Lato" w:hAnsi="Lato"/>
        </w:rPr>
      </w:pPr>
      <w:r>
        <w:rPr>
          <w:rStyle w:val="Strong"/>
          <w:rFonts w:ascii="Lato" w:hAnsi="Lato"/>
        </w:rPr>
        <w:t>Length:</w:t>
      </w:r>
      <w:r>
        <w:rPr>
          <w:rFonts w:ascii="Lato" w:hAnsi="Lato"/>
        </w:rPr>
        <w:t>[2b] the length of the </w:t>
      </w:r>
      <w:r>
        <w:rPr>
          <w:rStyle w:val="Emphasis"/>
          <w:rFonts w:ascii="Lato" w:hAnsi="Lato"/>
        </w:rPr>
        <w:t>Block Data</w:t>
      </w:r>
      <w:r>
        <w:rPr>
          <w:rFonts w:ascii="Lato" w:hAnsi="Lato"/>
        </w:rPr>
        <w:t>.</w:t>
      </w:r>
    </w:p>
    <w:p w14:paraId="564418AA" w14:textId="77777777" w:rsidR="00AB54B6" w:rsidRDefault="00AB54B6" w:rsidP="00AB54B6">
      <w:pPr>
        <w:numPr>
          <w:ilvl w:val="1"/>
          <w:numId w:val="25"/>
        </w:numPr>
        <w:spacing w:before="100" w:beforeAutospacing="1" w:after="105" w:line="240" w:lineRule="auto"/>
        <w:rPr>
          <w:rFonts w:ascii="Lato" w:hAnsi="Lato"/>
        </w:rPr>
      </w:pPr>
      <w:r>
        <w:rPr>
          <w:rStyle w:val="Strong"/>
          <w:rFonts w:ascii="Lato" w:hAnsi="Lato"/>
        </w:rPr>
        <w:t>Unknown:</w:t>
      </w:r>
      <w:r>
        <w:rPr>
          <w:rFonts w:ascii="Lato" w:hAnsi="Lato"/>
        </w:rPr>
        <w:t>[2b] always 0x00fb.</w:t>
      </w:r>
    </w:p>
    <w:p w14:paraId="0D730887" w14:textId="77777777" w:rsidR="00AB54B6" w:rsidRDefault="00AB54B6" w:rsidP="00AB54B6">
      <w:pPr>
        <w:numPr>
          <w:ilvl w:val="1"/>
          <w:numId w:val="25"/>
        </w:numPr>
        <w:spacing w:before="100" w:beforeAutospacing="1" w:after="105" w:line="240" w:lineRule="auto"/>
        <w:rPr>
          <w:rFonts w:ascii="Lato" w:hAnsi="Lato"/>
        </w:rPr>
      </w:pPr>
      <w:r>
        <w:rPr>
          <w:rStyle w:val="Strong"/>
          <w:rFonts w:ascii="Lato" w:hAnsi="Lato"/>
        </w:rPr>
        <w:t>Block Data:</w:t>
      </w:r>
      <w:r>
        <w:rPr>
          <w:rFonts w:ascii="Lato" w:hAnsi="Lato"/>
        </w:rPr>
        <w:t> part of the uploaded data block.</w:t>
      </w:r>
    </w:p>
    <w:p w14:paraId="111AE38F" w14:textId="77777777" w:rsidR="00AB54B6" w:rsidRDefault="00AB54B6" w:rsidP="00AB54B6">
      <w:pPr>
        <w:pStyle w:val="NormalWeb"/>
        <w:rPr>
          <w:rFonts w:ascii="Lato" w:hAnsi="Lato"/>
        </w:rPr>
      </w:pPr>
      <w:r>
        <w:rPr>
          <w:rStyle w:val="Strong"/>
          <w:rFonts w:ascii="Lato" w:hAnsi="Lato"/>
        </w:rPr>
        <w:t>Job - End Upload</w:t>
      </w:r>
      <w:r>
        <w:rPr>
          <w:rFonts w:ascii="Lato" w:hAnsi="Lato"/>
        </w:rPr>
        <w:t> Parameter Header:</w:t>
      </w:r>
    </w:p>
    <w:p w14:paraId="4F98A77C" w14:textId="77777777" w:rsidR="00AB54B6" w:rsidRDefault="00AB54B6" w:rsidP="00AB54B6">
      <w:pPr>
        <w:numPr>
          <w:ilvl w:val="0"/>
          <w:numId w:val="26"/>
        </w:numPr>
        <w:spacing w:before="100" w:beforeAutospacing="1" w:after="105" w:line="240" w:lineRule="auto"/>
        <w:rPr>
          <w:rFonts w:ascii="Lato" w:hAnsi="Lato"/>
        </w:rPr>
      </w:pPr>
      <w:r>
        <w:rPr>
          <w:rFonts w:ascii="Lato" w:hAnsi="Lato"/>
        </w:rPr>
        <w:t>Contains the </w:t>
      </w:r>
      <w:r>
        <w:rPr>
          <w:rStyle w:val="Strong"/>
          <w:rFonts w:ascii="Lato" w:hAnsi="Lato"/>
        </w:rPr>
        <w:t>Function Code</w:t>
      </w:r>
      <w:r>
        <w:rPr>
          <w:rFonts w:ascii="Lato" w:hAnsi="Lato"/>
        </w:rPr>
        <w:t> (0x1f), </w:t>
      </w:r>
      <w:r>
        <w:rPr>
          <w:rStyle w:val="Strong"/>
          <w:rFonts w:ascii="Lato" w:hAnsi="Lato"/>
        </w:rPr>
        <w:t>Function Status</w:t>
      </w:r>
      <w:r>
        <w:rPr>
          <w:rFonts w:ascii="Lato" w:hAnsi="Lato"/>
        </w:rPr>
        <w:t>, </w:t>
      </w:r>
      <w:r>
        <w:rPr>
          <w:rStyle w:val="Strong"/>
          <w:rFonts w:ascii="Lato" w:hAnsi="Lato"/>
        </w:rPr>
        <w:t>Unknown</w:t>
      </w:r>
      <w:r>
        <w:rPr>
          <w:rFonts w:ascii="Lato" w:hAnsi="Lato"/>
        </w:rPr>
        <w:t> (0x0000) and </w:t>
      </w:r>
      <w:r>
        <w:rPr>
          <w:rStyle w:val="Strong"/>
          <w:rFonts w:ascii="Lato" w:hAnsi="Lato"/>
        </w:rPr>
        <w:t>Session ID</w:t>
      </w:r>
      <w:r>
        <w:rPr>
          <w:rFonts w:ascii="Lato" w:hAnsi="Lato"/>
        </w:rPr>
        <w:t> fields as discussed above.</w:t>
      </w:r>
    </w:p>
    <w:p w14:paraId="2E5E2547" w14:textId="77777777" w:rsidR="00AB54B6" w:rsidRDefault="00AB54B6" w:rsidP="00AB54B6">
      <w:pPr>
        <w:pStyle w:val="NormalWeb"/>
        <w:rPr>
          <w:rFonts w:ascii="Lato" w:hAnsi="Lato"/>
        </w:rPr>
      </w:pPr>
      <w:r>
        <w:rPr>
          <w:rStyle w:val="Strong"/>
          <w:rFonts w:ascii="Lato" w:hAnsi="Lato"/>
        </w:rPr>
        <w:t>Ack Data - End Upload</w:t>
      </w:r>
      <w:r>
        <w:rPr>
          <w:rFonts w:ascii="Lato" w:hAnsi="Lato"/>
        </w:rPr>
        <w:t> Parameter Header:</w:t>
      </w:r>
    </w:p>
    <w:p w14:paraId="6CC8D77A" w14:textId="77777777" w:rsidR="00AB54B6" w:rsidRDefault="00AB54B6" w:rsidP="00AB54B6">
      <w:pPr>
        <w:numPr>
          <w:ilvl w:val="0"/>
          <w:numId w:val="27"/>
        </w:numPr>
        <w:spacing w:before="100" w:beforeAutospacing="1" w:after="105" w:line="240" w:lineRule="auto"/>
        <w:rPr>
          <w:rFonts w:ascii="Lato" w:hAnsi="Lato"/>
        </w:rPr>
      </w:pPr>
      <w:r>
        <w:rPr>
          <w:rFonts w:ascii="Lato" w:hAnsi="Lato"/>
        </w:rPr>
        <w:t>Simply contains the </w:t>
      </w:r>
      <w:r>
        <w:rPr>
          <w:rStyle w:val="Strong"/>
          <w:rFonts w:ascii="Lato" w:hAnsi="Lato"/>
        </w:rPr>
        <w:t>Function Code</w:t>
      </w:r>
      <w:r>
        <w:rPr>
          <w:rFonts w:ascii="Lato" w:hAnsi="Lato"/>
        </w:rPr>
        <w:t> (0x1f)</w:t>
      </w:r>
    </w:p>
    <w:p w14:paraId="6FFF567C" w14:textId="77777777" w:rsidR="00AB54B6" w:rsidRDefault="00AB54B6" w:rsidP="00AB54B6">
      <w:pPr>
        <w:pStyle w:val="Heading4"/>
        <w:rPr>
          <w:rFonts w:ascii="Lato" w:hAnsi="Lato"/>
        </w:rPr>
      </w:pPr>
      <w:r>
        <w:rPr>
          <w:rFonts w:ascii="Lato" w:hAnsi="Lato"/>
        </w:rPr>
        <w:t>3.1 Download Block</w:t>
      </w:r>
    </w:p>
    <w:p w14:paraId="31A5B3EE" w14:textId="77777777" w:rsidR="00AB54B6" w:rsidRDefault="00AB54B6" w:rsidP="00AB54B6">
      <w:pPr>
        <w:pStyle w:val="NormalWeb"/>
        <w:rPr>
          <w:rFonts w:ascii="Lato" w:hAnsi="Lato"/>
        </w:rPr>
      </w:pPr>
      <w:r>
        <w:rPr>
          <w:rFonts w:ascii="Lato" w:hAnsi="Lato"/>
        </w:rPr>
        <w:t>The key difference between upload and download is that during download the direction of the communication changes and the slave becomes the master (well sort of)</w:t>
      </w:r>
      <w:hyperlink r:id="rId39" w:anchor="t=6m35s" w:history="1">
        <w:r>
          <w:rPr>
            <w:rStyle w:val="Hyperlink"/>
            <w:rFonts w:ascii="Lato" w:hAnsi="Lato"/>
          </w:rPr>
          <w:t>.</w:t>
        </w:r>
      </w:hyperlink>
      <w:r>
        <w:rPr>
          <w:rFonts w:ascii="Lato" w:hAnsi="Lato"/>
        </w:rPr>
        <w:t> After the initial </w:t>
      </w:r>
      <w:r>
        <w:rPr>
          <w:rStyle w:val="Emphasis"/>
          <w:rFonts w:ascii="Lato" w:eastAsiaTheme="majorEastAsia" w:hAnsi="Lato"/>
        </w:rPr>
        <w:t>Request Download</w:t>
      </w:r>
      <w:r>
        <w:rPr>
          <w:rFonts w:ascii="Lato" w:hAnsi="Lato"/>
        </w:rPr>
        <w:t> exchange the slave sends the </w:t>
      </w:r>
      <w:r>
        <w:rPr>
          <w:rStyle w:val="Emphasis"/>
          <w:rFonts w:ascii="Lato" w:eastAsiaTheme="majorEastAsia" w:hAnsi="Lato"/>
        </w:rPr>
        <w:t>Job</w:t>
      </w:r>
      <w:r>
        <w:rPr>
          <w:rFonts w:ascii="Lato" w:hAnsi="Lato"/>
        </w:rPr>
        <w:t> messages and the master replies with </w:t>
      </w:r>
      <w:r>
        <w:rPr>
          <w:rStyle w:val="Emphasis"/>
          <w:rFonts w:ascii="Lato" w:eastAsiaTheme="majorEastAsia" w:hAnsi="Lato"/>
        </w:rPr>
        <w:t>Ack Data</w:t>
      </w:r>
      <w:r>
        <w:rPr>
          <w:rFonts w:ascii="Lato" w:hAnsi="Lato"/>
        </w:rPr>
        <w:t>, this is the only exception to the “slave only replies” rule. After all the bytes are sent the master (the original) sends the </w:t>
      </w:r>
      <w:r>
        <w:rPr>
          <w:rStyle w:val="Emphasis"/>
          <w:rFonts w:ascii="Lato" w:eastAsiaTheme="majorEastAsia" w:hAnsi="Lato"/>
        </w:rPr>
        <w:t>Download Ended</w:t>
      </w:r>
      <w:r>
        <w:rPr>
          <w:rFonts w:ascii="Lato" w:hAnsi="Lato"/>
        </w:rPr>
        <w:t> </w:t>
      </w:r>
      <w:r>
        <w:rPr>
          <w:rStyle w:val="Emphasis"/>
          <w:rFonts w:ascii="Lato" w:eastAsiaTheme="majorEastAsia" w:hAnsi="Lato"/>
        </w:rPr>
        <w:t>Job</w:t>
      </w:r>
      <w:r>
        <w:rPr>
          <w:rFonts w:ascii="Lato" w:hAnsi="Lato"/>
        </w:rPr>
        <w:t> to close the download session. See the sequence diagram below.</w:t>
      </w:r>
    </w:p>
    <w:p w14:paraId="3CF4860E" w14:textId="76BC4159" w:rsidR="00AB54B6" w:rsidRDefault="00AB54B6" w:rsidP="00AB54B6">
      <w:pPr>
        <w:pStyle w:val="NormalWeb"/>
        <w:rPr>
          <w:rFonts w:ascii="Lato" w:hAnsi="Lato"/>
        </w:rPr>
      </w:pPr>
      <w:r>
        <w:rPr>
          <w:rFonts w:ascii="Lato" w:hAnsi="Lato"/>
          <w:noProof/>
        </w:rPr>
        <w:lastRenderedPageBreak/>
        <w:drawing>
          <wp:inline distT="0" distB="0" distL="0" distR="0" wp14:anchorId="1E8425A0" wp14:editId="2963DA59">
            <wp:extent cx="4897755" cy="5340985"/>
            <wp:effectExtent l="0" t="0" r="0" b="0"/>
            <wp:docPr id="16" name="Picture 16" descr="s300-download-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300-download-bloc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7755" cy="5340985"/>
                    </a:xfrm>
                    <a:prstGeom prst="rect">
                      <a:avLst/>
                    </a:prstGeom>
                    <a:noFill/>
                    <a:ln>
                      <a:noFill/>
                    </a:ln>
                  </pic:spPr>
                </pic:pic>
              </a:graphicData>
            </a:graphic>
          </wp:inline>
        </w:drawing>
      </w:r>
    </w:p>
    <w:p w14:paraId="0BC7A3B3" w14:textId="77777777" w:rsidR="00AB54B6" w:rsidRDefault="00AB54B6" w:rsidP="00AB54B6">
      <w:pPr>
        <w:pStyle w:val="NormalWeb"/>
        <w:rPr>
          <w:rFonts w:ascii="Lato" w:hAnsi="Lato"/>
        </w:rPr>
      </w:pPr>
      <w:r>
        <w:rPr>
          <w:rFonts w:ascii="Lato" w:hAnsi="Lato"/>
        </w:rPr>
        <w:t>The structure of the actual messages are really similar to the upload messages so I am only going to introduce the differences. For accurate syntax description open the example pcap in wireshark.</w:t>
      </w:r>
    </w:p>
    <w:p w14:paraId="04DFD0FD" w14:textId="77777777" w:rsidR="00AB54B6" w:rsidRDefault="00AB54B6" w:rsidP="00AB54B6">
      <w:pPr>
        <w:pStyle w:val="NormalWeb"/>
        <w:rPr>
          <w:rFonts w:ascii="Lato" w:hAnsi="Lato"/>
        </w:rPr>
      </w:pPr>
      <w:r>
        <w:rPr>
          <w:rFonts w:ascii="Lato" w:hAnsi="Lato"/>
        </w:rPr>
        <w:t>The </w:t>
      </w:r>
      <w:r>
        <w:rPr>
          <w:rStyle w:val="Strong"/>
          <w:rFonts w:ascii="Lato" w:hAnsi="Lato"/>
        </w:rPr>
        <w:t>Job - Request Download</w:t>
      </w:r>
      <w:r>
        <w:rPr>
          <w:rFonts w:ascii="Lato" w:hAnsi="Lato"/>
        </w:rPr>
        <w:t> message contains two extra fields, the </w:t>
      </w:r>
      <w:r>
        <w:rPr>
          <w:rStyle w:val="Strong"/>
          <w:rFonts w:ascii="Lato" w:hAnsi="Lato"/>
        </w:rPr>
        <w:t>Block Length</w:t>
      </w:r>
      <w:r>
        <w:rPr>
          <w:rFonts w:ascii="Lato" w:hAnsi="Lato"/>
        </w:rPr>
        <w:t> of the downloaded block and the </w:t>
      </w:r>
      <w:r>
        <w:rPr>
          <w:rStyle w:val="Strong"/>
          <w:rFonts w:ascii="Lato" w:hAnsi="Lato"/>
        </w:rPr>
        <w:t>Payload Length</w:t>
      </w:r>
      <w:r>
        <w:rPr>
          <w:rFonts w:ascii="Lato" w:hAnsi="Lato"/>
        </w:rPr>
        <w:t> (the length without the block header) of the block. Both of these fields are decimal numbers encoded as ASCII strings. The response </w:t>
      </w:r>
      <w:r>
        <w:rPr>
          <w:rStyle w:val="Strong"/>
          <w:rFonts w:ascii="Lato" w:hAnsi="Lato"/>
        </w:rPr>
        <w:t>Ack Data - Request Download</w:t>
      </w:r>
      <w:r>
        <w:rPr>
          <w:rFonts w:ascii="Lato" w:hAnsi="Lato"/>
        </w:rPr>
        <w:t> simply contains the </w:t>
      </w:r>
      <w:r>
        <w:rPr>
          <w:rStyle w:val="Emphasis"/>
          <w:rFonts w:ascii="Lato" w:eastAsiaTheme="majorEastAsia" w:hAnsi="Lato"/>
        </w:rPr>
        <w:t>Function Code</w:t>
      </w:r>
      <w:r>
        <w:rPr>
          <w:rFonts w:ascii="Lato" w:hAnsi="Lato"/>
        </w:rPr>
        <w:t>.</w:t>
      </w:r>
    </w:p>
    <w:p w14:paraId="19612DEA" w14:textId="77777777" w:rsidR="00AB54B6" w:rsidRDefault="00AB54B6" w:rsidP="00AB54B6">
      <w:pPr>
        <w:pStyle w:val="NormalWeb"/>
        <w:rPr>
          <w:rFonts w:ascii="Lato" w:hAnsi="Lato"/>
        </w:rPr>
      </w:pPr>
      <w:r>
        <w:rPr>
          <w:rFonts w:ascii="Lato" w:hAnsi="Lato"/>
        </w:rPr>
        <w:t>Another significant difference is that, although the </w:t>
      </w:r>
      <w:r>
        <w:rPr>
          <w:rStyle w:val="Emphasis"/>
          <w:rFonts w:ascii="Lato" w:eastAsiaTheme="majorEastAsia" w:hAnsi="Lato"/>
        </w:rPr>
        <w:t>Session ID</w:t>
      </w:r>
      <w:r>
        <w:rPr>
          <w:rFonts w:ascii="Lato" w:hAnsi="Lato"/>
        </w:rPr>
        <w:t> field is present it is not used (remains 0x00000000) instead the </w:t>
      </w:r>
      <w:r>
        <w:rPr>
          <w:rStyle w:val="Emphasis"/>
          <w:rFonts w:ascii="Lato" w:eastAsiaTheme="majorEastAsia" w:hAnsi="Lato"/>
        </w:rPr>
        <w:t>Filename</w:t>
      </w:r>
      <w:r>
        <w:rPr>
          <w:rFonts w:ascii="Lato" w:hAnsi="Lato"/>
        </w:rPr>
        <w:t> is transmitted in each </w:t>
      </w:r>
      <w:r>
        <w:rPr>
          <w:rStyle w:val="Strong"/>
          <w:rFonts w:ascii="Lato" w:hAnsi="Lato"/>
        </w:rPr>
        <w:t>Job - Download Block</w:t>
      </w:r>
      <w:r>
        <w:rPr>
          <w:rFonts w:ascii="Lato" w:hAnsi="Lato"/>
        </w:rPr>
        <w:t>. The structure of the rest of the messages is same as discussed before.</w:t>
      </w:r>
    </w:p>
    <w:p w14:paraId="402B1FBB" w14:textId="77777777" w:rsidR="00AB54B6" w:rsidRDefault="00AB54B6" w:rsidP="00AB54B6">
      <w:pPr>
        <w:pStyle w:val="Heading3"/>
        <w:rPr>
          <w:rFonts w:ascii="Lato" w:hAnsi="Lato"/>
        </w:rPr>
      </w:pPr>
      <w:r>
        <w:rPr>
          <w:rFonts w:ascii="Lato" w:hAnsi="Lato"/>
        </w:rPr>
        <w:lastRenderedPageBreak/>
        <w:t>4 PLC Control [0x28]</w:t>
      </w:r>
    </w:p>
    <w:p w14:paraId="516D2BD7" w14:textId="77777777" w:rsidR="00AB54B6" w:rsidRDefault="00AB54B6" w:rsidP="00AB54B6">
      <w:pPr>
        <w:pStyle w:val="NormalWeb"/>
        <w:rPr>
          <w:rFonts w:ascii="Lato" w:hAnsi="Lato"/>
        </w:rPr>
      </w:pPr>
      <w:r>
        <w:rPr>
          <w:rFonts w:ascii="Lato" w:hAnsi="Lato"/>
        </w:rPr>
        <w:t>Pcaps:</w:t>
      </w:r>
    </w:p>
    <w:p w14:paraId="6437A7F4" w14:textId="77777777" w:rsidR="00AB54B6" w:rsidRDefault="00000000" w:rsidP="00AB54B6">
      <w:pPr>
        <w:numPr>
          <w:ilvl w:val="0"/>
          <w:numId w:val="28"/>
        </w:numPr>
        <w:spacing w:before="100" w:beforeAutospacing="1" w:after="105" w:line="240" w:lineRule="auto"/>
        <w:rPr>
          <w:rFonts w:ascii="Lato" w:hAnsi="Lato"/>
        </w:rPr>
      </w:pPr>
      <w:hyperlink r:id="rId41" w:history="1">
        <w:r w:rsidR="00AB54B6">
          <w:rPr>
            <w:rStyle w:val="Hyperlink"/>
            <w:rFonts w:ascii="Lato" w:hAnsi="Lato"/>
          </w:rPr>
          <w:t>s300-control-commands</w:t>
        </w:r>
      </w:hyperlink>
      <w:r w:rsidR="00AB54B6">
        <w:rPr>
          <w:rFonts w:ascii="Lato" w:hAnsi="Lato"/>
        </w:rPr>
        <w:t> (Copy Ram to Rom, Compress Memory, Start PLC)</w:t>
      </w:r>
    </w:p>
    <w:p w14:paraId="4633151B" w14:textId="77777777" w:rsidR="00AB54B6" w:rsidRDefault="00000000" w:rsidP="00AB54B6">
      <w:pPr>
        <w:numPr>
          <w:ilvl w:val="0"/>
          <w:numId w:val="28"/>
        </w:numPr>
        <w:spacing w:before="100" w:beforeAutospacing="1" w:after="105" w:line="240" w:lineRule="auto"/>
        <w:rPr>
          <w:rFonts w:ascii="Lato" w:hAnsi="Lato"/>
        </w:rPr>
      </w:pPr>
      <w:hyperlink r:id="rId42" w:history="1">
        <w:r w:rsidR="00AB54B6">
          <w:rPr>
            <w:rStyle w:val="Hyperlink"/>
            <w:rFonts w:ascii="Lato" w:hAnsi="Lato"/>
          </w:rPr>
          <w:t>s300-copy-ram-to-rom</w:t>
        </w:r>
      </w:hyperlink>
    </w:p>
    <w:p w14:paraId="30BD8201" w14:textId="77777777" w:rsidR="00AB54B6" w:rsidRDefault="00000000" w:rsidP="00AB54B6">
      <w:pPr>
        <w:numPr>
          <w:ilvl w:val="0"/>
          <w:numId w:val="28"/>
        </w:numPr>
        <w:spacing w:before="100" w:beforeAutospacing="1" w:after="105" w:line="240" w:lineRule="auto"/>
        <w:rPr>
          <w:rFonts w:ascii="Lato" w:hAnsi="Lato"/>
        </w:rPr>
      </w:pPr>
      <w:hyperlink r:id="rId43" w:history="1">
        <w:r w:rsidR="00AB54B6">
          <w:rPr>
            <w:rStyle w:val="Hyperlink"/>
            <w:rFonts w:ascii="Lato" w:hAnsi="Lato"/>
          </w:rPr>
          <w:t>s300-activate-blocks</w:t>
        </w:r>
      </w:hyperlink>
    </w:p>
    <w:p w14:paraId="713127FE" w14:textId="77777777" w:rsidR="00AB54B6" w:rsidRDefault="00000000" w:rsidP="00AB54B6">
      <w:pPr>
        <w:numPr>
          <w:ilvl w:val="0"/>
          <w:numId w:val="28"/>
        </w:numPr>
        <w:spacing w:before="100" w:beforeAutospacing="1" w:after="105" w:line="240" w:lineRule="auto"/>
        <w:rPr>
          <w:rFonts w:ascii="Lato" w:hAnsi="Lato"/>
        </w:rPr>
      </w:pPr>
      <w:hyperlink r:id="rId44" w:history="1">
        <w:r w:rsidR="00AB54B6">
          <w:rPr>
            <w:rStyle w:val="Hyperlink"/>
            <w:rFonts w:ascii="Lato" w:hAnsi="Lato"/>
          </w:rPr>
          <w:t>s300-delete-blocks</w:t>
        </w:r>
      </w:hyperlink>
      <w:r w:rsidR="00AB54B6">
        <w:rPr>
          <w:rFonts w:ascii="Lato" w:hAnsi="Lato"/>
        </w:rPr>
        <w:t> (Activate/Delete Block, Start PLC)</w:t>
      </w:r>
    </w:p>
    <w:p w14:paraId="05D82DFE" w14:textId="77777777" w:rsidR="00AB54B6" w:rsidRDefault="00AB54B6" w:rsidP="00AB54B6">
      <w:pPr>
        <w:pStyle w:val="NormalWeb"/>
        <w:spacing w:before="0" w:after="0"/>
        <w:rPr>
          <w:rFonts w:ascii="Lato" w:hAnsi="Lato"/>
        </w:rPr>
      </w:pPr>
      <w:r>
        <w:rPr>
          <w:rFonts w:ascii="Lato" w:hAnsi="Lato"/>
        </w:rPr>
        <w:t>(try using the </w:t>
      </w:r>
      <w:r>
        <w:rPr>
          <w:rStyle w:val="HTMLCode"/>
          <w:bdr w:val="single" w:sz="6" w:space="0" w:color="E6E6E6" w:frame="1"/>
          <w:shd w:val="clear" w:color="auto" w:fill="F2F2F2"/>
        </w:rPr>
        <w:t>s7comm.param.func == 0x28</w:t>
      </w:r>
      <w:r>
        <w:rPr>
          <w:rFonts w:ascii="Lato" w:hAnsi="Lato"/>
        </w:rPr>
        <w:t> wireshark filter to find the PLC Control messages)</w:t>
      </w:r>
    </w:p>
    <w:p w14:paraId="51692058" w14:textId="77777777" w:rsidR="00AB54B6" w:rsidRDefault="00AB54B6" w:rsidP="00AB54B6">
      <w:pPr>
        <w:pStyle w:val="NormalWeb"/>
        <w:rPr>
          <w:rFonts w:ascii="Lato" w:hAnsi="Lato"/>
        </w:rPr>
      </w:pPr>
      <w:r>
        <w:rPr>
          <w:rFonts w:ascii="Lato" w:hAnsi="Lato"/>
        </w:rPr>
        <w:t>PLC control messages are used to execute different routines on the slave device that modify its execution/memory state. Such commands are used to start or stop the PLC control program’s execution, activate or delete program blocks on the device or save its configuration to persistent memory. The structure of these messages are fairly simple, they are going to be explained without discussing the exact details (for that see the attached captures).</w:t>
      </w:r>
    </w:p>
    <w:p w14:paraId="490ABD37" w14:textId="77777777" w:rsidR="00AB54B6" w:rsidRDefault="00AB54B6" w:rsidP="00AB54B6">
      <w:pPr>
        <w:pStyle w:val="NormalWeb"/>
        <w:rPr>
          <w:rFonts w:ascii="Lato" w:hAnsi="Lato"/>
        </w:rPr>
      </w:pPr>
      <w:r>
        <w:rPr>
          <w:rFonts w:ascii="Lato" w:hAnsi="Lato"/>
        </w:rPr>
        <w:t>The </w:t>
      </w:r>
      <w:r>
        <w:rPr>
          <w:rStyle w:val="Strong"/>
          <w:rFonts w:ascii="Lato" w:hAnsi="Lato"/>
        </w:rPr>
        <w:t>Job - PLC Control</w:t>
      </w:r>
      <w:r>
        <w:rPr>
          <w:rFonts w:ascii="Lato" w:hAnsi="Lato"/>
        </w:rPr>
        <w:t> message consists of two main parts, the ASCII name of the called method and its parameter (also encoded as an ASCII string). The method name is structured in a similar manner as the file names introduced in the block transfer section. The parameters depend on the method type and they can be thought of as an argument to it. The </w:t>
      </w:r>
      <w:r>
        <w:rPr>
          <w:rStyle w:val="Strong"/>
          <w:rFonts w:ascii="Lato" w:hAnsi="Lato"/>
        </w:rPr>
        <w:t>Ack Data</w:t>
      </w:r>
      <w:r>
        <w:rPr>
          <w:rFonts w:ascii="Lato" w:hAnsi="Lato"/>
        </w:rPr>
        <w:t> message simply contains the </w:t>
      </w:r>
      <w:r>
        <w:rPr>
          <w:rStyle w:val="Emphasis"/>
          <w:rFonts w:ascii="Lato" w:eastAsiaTheme="majorEastAsia" w:hAnsi="Lato"/>
        </w:rPr>
        <w:t>PLC Control</w:t>
      </w:r>
      <w:r>
        <w:rPr>
          <w:rFonts w:ascii="Lato" w:hAnsi="Lato"/>
        </w:rPr>
        <w:t> function code.</w:t>
      </w:r>
    </w:p>
    <w:p w14:paraId="3C09BA60" w14:textId="77777777" w:rsidR="00AB54B6" w:rsidRDefault="00AB54B6" w:rsidP="00AB54B6">
      <w:pPr>
        <w:pStyle w:val="NormalWeb"/>
        <w:rPr>
          <w:rFonts w:ascii="Lato" w:hAnsi="Lato"/>
        </w:rPr>
      </w:pPr>
      <w:r>
        <w:rPr>
          <w:rFonts w:ascii="Lato" w:hAnsi="Lato"/>
        </w:rPr>
        <w:t>Some example function names and their associated parameters:</w:t>
      </w:r>
    </w:p>
    <w:p w14:paraId="5C3FD515" w14:textId="77777777" w:rsidR="00AB54B6" w:rsidRDefault="00AB54B6" w:rsidP="00AB54B6">
      <w:pPr>
        <w:numPr>
          <w:ilvl w:val="0"/>
          <w:numId w:val="29"/>
        </w:numPr>
        <w:spacing w:beforeAutospacing="1" w:after="0" w:line="240" w:lineRule="auto"/>
        <w:rPr>
          <w:rFonts w:ascii="Lato" w:hAnsi="Lato"/>
        </w:rPr>
      </w:pPr>
      <w:r>
        <w:rPr>
          <w:rStyle w:val="HTMLCode"/>
          <w:rFonts w:eastAsiaTheme="minorHAnsi"/>
          <w:bdr w:val="single" w:sz="6" w:space="0" w:color="E6E6E6" w:frame="1"/>
          <w:shd w:val="clear" w:color="auto" w:fill="F2F2F2"/>
        </w:rPr>
        <w:t>_INSE</w:t>
      </w:r>
      <w:r>
        <w:rPr>
          <w:rFonts w:ascii="Lato" w:hAnsi="Lato"/>
        </w:rPr>
        <w:t>: activates a downloaded block on the device, the parameter is the name of the block (e.g. OB1).</w:t>
      </w:r>
    </w:p>
    <w:p w14:paraId="17DE692A" w14:textId="77777777" w:rsidR="00AB54B6" w:rsidRDefault="00AB54B6" w:rsidP="00AB54B6">
      <w:pPr>
        <w:numPr>
          <w:ilvl w:val="0"/>
          <w:numId w:val="29"/>
        </w:numPr>
        <w:spacing w:beforeAutospacing="1" w:after="0" w:line="240" w:lineRule="auto"/>
        <w:rPr>
          <w:rFonts w:ascii="Lato" w:hAnsi="Lato"/>
        </w:rPr>
      </w:pPr>
      <w:r>
        <w:rPr>
          <w:rStyle w:val="HTMLCode"/>
          <w:rFonts w:eastAsiaTheme="minorHAnsi"/>
          <w:bdr w:val="single" w:sz="6" w:space="0" w:color="E6E6E6" w:frame="1"/>
          <w:shd w:val="clear" w:color="auto" w:fill="F2F2F2"/>
        </w:rPr>
        <w:t>_DELE</w:t>
      </w:r>
      <w:r>
        <w:rPr>
          <w:rFonts w:ascii="Lato" w:hAnsi="Lato"/>
        </w:rPr>
        <w:t>: removes a block from the file system of the device, the parameter is again the name of the block.</w:t>
      </w:r>
    </w:p>
    <w:p w14:paraId="4A751E43" w14:textId="77777777" w:rsidR="00AB54B6" w:rsidRDefault="00AB54B6" w:rsidP="00AB54B6">
      <w:pPr>
        <w:numPr>
          <w:ilvl w:val="0"/>
          <w:numId w:val="29"/>
        </w:numPr>
        <w:spacing w:beforeAutospacing="1" w:after="0" w:line="240" w:lineRule="auto"/>
        <w:rPr>
          <w:rFonts w:ascii="Lato" w:hAnsi="Lato"/>
        </w:rPr>
      </w:pPr>
      <w:r>
        <w:rPr>
          <w:rStyle w:val="HTMLCode"/>
          <w:rFonts w:eastAsiaTheme="minorHAnsi"/>
          <w:bdr w:val="single" w:sz="6" w:space="0" w:color="E6E6E6" w:frame="1"/>
          <w:shd w:val="clear" w:color="auto" w:fill="F2F2F2"/>
        </w:rPr>
        <w:t>P_PROGRAM</w:t>
      </w:r>
      <w:r>
        <w:rPr>
          <w:rFonts w:ascii="Lato" w:hAnsi="Lato"/>
        </w:rPr>
        <w:t>: sets the run state of the device (start, stop, mem reset). It is sent without parameter to start the device, however stopping the plc program uses a different function code (see next section).</w:t>
      </w:r>
    </w:p>
    <w:p w14:paraId="0A16DE6A" w14:textId="77777777" w:rsidR="00AB54B6" w:rsidRDefault="00AB54B6" w:rsidP="00AB54B6">
      <w:pPr>
        <w:numPr>
          <w:ilvl w:val="0"/>
          <w:numId w:val="29"/>
        </w:numPr>
        <w:spacing w:beforeAutospacing="1" w:after="0" w:line="240" w:lineRule="auto"/>
        <w:rPr>
          <w:rFonts w:ascii="Lato" w:hAnsi="Lato"/>
        </w:rPr>
      </w:pPr>
      <w:r>
        <w:rPr>
          <w:rStyle w:val="HTMLCode"/>
          <w:rFonts w:eastAsiaTheme="minorHAnsi"/>
          <w:bdr w:val="single" w:sz="6" w:space="0" w:color="E6E6E6" w:frame="1"/>
          <w:shd w:val="clear" w:color="auto" w:fill="F2F2F2"/>
        </w:rPr>
        <w:t>_GARB</w:t>
      </w:r>
      <w:r>
        <w:rPr>
          <w:rFonts w:ascii="Lato" w:hAnsi="Lato"/>
        </w:rPr>
        <w:t>: compresses PLC memory.</w:t>
      </w:r>
    </w:p>
    <w:p w14:paraId="2A5F3577" w14:textId="77777777" w:rsidR="00AB54B6" w:rsidRDefault="00AB54B6" w:rsidP="00AB54B6">
      <w:pPr>
        <w:numPr>
          <w:ilvl w:val="0"/>
          <w:numId w:val="29"/>
        </w:numPr>
        <w:spacing w:beforeAutospacing="1" w:after="0" w:line="240" w:lineRule="auto"/>
        <w:rPr>
          <w:rFonts w:ascii="Lato" w:hAnsi="Lato"/>
        </w:rPr>
      </w:pPr>
      <w:r>
        <w:rPr>
          <w:rStyle w:val="HTMLCode"/>
          <w:rFonts w:eastAsiaTheme="minorHAnsi"/>
          <w:bdr w:val="single" w:sz="6" w:space="0" w:color="E6E6E6" w:frame="1"/>
          <w:shd w:val="clear" w:color="auto" w:fill="F2F2F2"/>
        </w:rPr>
        <w:t>_MODU</w:t>
      </w:r>
      <w:r>
        <w:rPr>
          <w:rFonts w:ascii="Lato" w:hAnsi="Lato"/>
        </w:rPr>
        <w:t>: copy ram to rom, the parameter contains the file system identifiers (A/E/P).</w:t>
      </w:r>
    </w:p>
    <w:p w14:paraId="2192EF79" w14:textId="77777777" w:rsidR="00AB54B6" w:rsidRDefault="00AB54B6" w:rsidP="00AB54B6">
      <w:pPr>
        <w:pStyle w:val="Heading3"/>
        <w:rPr>
          <w:rFonts w:ascii="Lato" w:hAnsi="Lato"/>
        </w:rPr>
      </w:pPr>
      <w:r>
        <w:rPr>
          <w:rFonts w:ascii="Lato" w:hAnsi="Lato"/>
        </w:rPr>
        <w:t>5 PLC Stop [0x29]</w:t>
      </w:r>
    </w:p>
    <w:p w14:paraId="1CF9B53F" w14:textId="77777777" w:rsidR="00AB54B6" w:rsidRDefault="00AB54B6" w:rsidP="00AB54B6">
      <w:pPr>
        <w:pStyle w:val="NormalWeb"/>
        <w:rPr>
          <w:rFonts w:ascii="Lato" w:hAnsi="Lato"/>
        </w:rPr>
      </w:pPr>
      <w:r>
        <w:rPr>
          <w:rFonts w:ascii="Lato" w:hAnsi="Lato"/>
        </w:rPr>
        <w:t>Pcap </w:t>
      </w:r>
      <w:hyperlink r:id="rId45" w:history="1">
        <w:r>
          <w:rPr>
            <w:rStyle w:val="Hyperlink"/>
            <w:rFonts w:ascii="Lato" w:hAnsi="Lato"/>
          </w:rPr>
          <w:t>s300-stop-program</w:t>
        </w:r>
      </w:hyperlink>
    </w:p>
    <w:p w14:paraId="32AB05E2" w14:textId="77777777" w:rsidR="00AB54B6" w:rsidRDefault="00AB54B6" w:rsidP="00AB54B6">
      <w:pPr>
        <w:pStyle w:val="NormalWeb"/>
        <w:spacing w:before="0" w:after="0"/>
        <w:rPr>
          <w:rFonts w:ascii="Lato" w:hAnsi="Lato"/>
        </w:rPr>
      </w:pPr>
      <w:r>
        <w:rPr>
          <w:rFonts w:ascii="Lato" w:hAnsi="Lato"/>
        </w:rPr>
        <w:t>The </w:t>
      </w:r>
      <w:r>
        <w:rPr>
          <w:rStyle w:val="Strong"/>
          <w:rFonts w:ascii="Lato" w:hAnsi="Lato"/>
        </w:rPr>
        <w:t>PLC Stop</w:t>
      </w:r>
      <w:r>
        <w:rPr>
          <w:rFonts w:ascii="Lato" w:hAnsi="Lato"/>
        </w:rPr>
        <w:t> message is essentially the same as the </w:t>
      </w:r>
      <w:r>
        <w:rPr>
          <w:rStyle w:val="Strong"/>
          <w:rFonts w:ascii="Lato" w:hAnsi="Lato"/>
        </w:rPr>
        <w:t>PLC Control</w:t>
      </w:r>
      <w:r>
        <w:rPr>
          <w:rFonts w:ascii="Lato" w:hAnsi="Lato"/>
        </w:rPr>
        <w:t> message. The only difference is that there is no parameter in the message and the routine part is always set to </w:t>
      </w:r>
      <w:r>
        <w:rPr>
          <w:rStyle w:val="HTMLCode"/>
          <w:bdr w:val="single" w:sz="6" w:space="0" w:color="E6E6E6" w:frame="1"/>
          <w:shd w:val="clear" w:color="auto" w:fill="F2F2F2"/>
        </w:rPr>
        <w:t>P_PROGRAM</w:t>
      </w:r>
      <w:r>
        <w:rPr>
          <w:rFonts w:ascii="Lato" w:hAnsi="Lato"/>
        </w:rPr>
        <w:t>. I have no idea why it has its separate type instead of using a parameter to determine whether it is a start or stop message.</w:t>
      </w:r>
    </w:p>
    <w:p w14:paraId="660D7A54" w14:textId="77777777" w:rsidR="00AB54B6" w:rsidRDefault="00AB54B6" w:rsidP="00AB54B6">
      <w:pPr>
        <w:pStyle w:val="Heading3"/>
        <w:rPr>
          <w:rFonts w:ascii="Lato" w:hAnsi="Lato"/>
        </w:rPr>
      </w:pPr>
      <w:r>
        <w:rPr>
          <w:rFonts w:ascii="Lato" w:hAnsi="Lato"/>
        </w:rPr>
        <w:lastRenderedPageBreak/>
        <w:t>Outro</w:t>
      </w:r>
    </w:p>
    <w:p w14:paraId="2E1AD071" w14:textId="77777777" w:rsidR="00AB54B6" w:rsidRDefault="00AB54B6" w:rsidP="00AB54B6">
      <w:pPr>
        <w:pStyle w:val="NormalWeb"/>
        <w:rPr>
          <w:rFonts w:ascii="Lato" w:hAnsi="Lato"/>
        </w:rPr>
      </w:pPr>
      <w:r>
        <w:rPr>
          <w:rFonts w:ascii="Lato" w:hAnsi="Lato"/>
        </w:rPr>
        <w:t>Well, this blog post grew way longer than I originally planned it to be, but I hope it will be useful for some. This might be obvious now, but the S7 protocol is not a well designed one. It was originally created to simply query register values, which it did kind of all right, but then functionality was kept being added until it became this monstrosity. It is filled with inconsistencies and unnecessary redundancies and it only gets worse with </w:t>
      </w:r>
      <w:r>
        <w:rPr>
          <w:rStyle w:val="Emphasis"/>
          <w:rFonts w:ascii="Lato" w:eastAsiaTheme="majorEastAsia" w:hAnsi="Lato"/>
        </w:rPr>
        <w:t>Userdata</w:t>
      </w:r>
      <w:r>
        <w:rPr>
          <w:rFonts w:ascii="Lato" w:hAnsi="Lato"/>
        </w:rPr>
        <w:t> messages. These irregularities and design flaws become way more obvious (and annoying) while trying to write a parser for the protocol.</w:t>
      </w:r>
    </w:p>
    <w:p w14:paraId="55BB566B" w14:textId="77777777" w:rsidR="00AB54B6" w:rsidRDefault="00AB54B6" w:rsidP="00AB54B6">
      <w:pPr>
        <w:pStyle w:val="NormalWeb"/>
        <w:rPr>
          <w:rFonts w:ascii="Lato" w:hAnsi="Lato"/>
        </w:rPr>
      </w:pPr>
      <w:r>
        <w:rPr>
          <w:rStyle w:val="Strong"/>
          <w:rFonts w:ascii="Lato" w:hAnsi="Lato"/>
        </w:rPr>
        <w:t>TL;DR</w:t>
      </w:r>
    </w:p>
    <w:p w14:paraId="0EEF18C5" w14:textId="77777777" w:rsidR="00AB54B6" w:rsidRDefault="00AB54B6" w:rsidP="00AB54B6">
      <w:pPr>
        <w:pStyle w:val="NormalWeb"/>
        <w:rPr>
          <w:rFonts w:ascii="Lato" w:hAnsi="Lato"/>
        </w:rPr>
      </w:pPr>
      <w:r>
        <w:rPr>
          <w:rFonts w:ascii="Lato" w:hAnsi="Lato"/>
        </w:rPr>
        <w:t>If S7 was a car it would probably look like this:</w:t>
      </w:r>
    </w:p>
    <w:p w14:paraId="05960580" w14:textId="351B1D27" w:rsidR="00AB54B6" w:rsidRDefault="00AB54B6" w:rsidP="00AB54B6">
      <w:pPr>
        <w:pStyle w:val="NormalWeb"/>
        <w:rPr>
          <w:rFonts w:ascii="Lato" w:hAnsi="Lato"/>
        </w:rPr>
      </w:pPr>
      <w:r>
        <w:rPr>
          <w:rFonts w:ascii="Lato" w:hAnsi="Lato"/>
          <w:noProof/>
        </w:rPr>
        <w:drawing>
          <wp:inline distT="0" distB="0" distL="0" distR="0" wp14:anchorId="4EA42B57" wp14:editId="0A27D4CB">
            <wp:extent cx="5715000" cy="2286000"/>
            <wp:effectExtent l="0" t="0" r="0" b="0"/>
            <wp:docPr id="15" name="Picture 15" descr="s7-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7-ca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13B5F45A" w14:textId="79BB1B4C" w:rsidR="0065386D" w:rsidRDefault="0065386D">
      <w:r>
        <w:br w:type="page"/>
      </w:r>
    </w:p>
    <w:p w14:paraId="7624A45C" w14:textId="77777777" w:rsidR="0065386D" w:rsidRDefault="0065386D" w:rsidP="0065386D">
      <w:pPr>
        <w:pStyle w:val="Heading1"/>
        <w:spacing w:before="0" w:beforeAutospacing="0" w:after="107" w:afterAutospacing="0"/>
        <w:rPr>
          <w:rFonts w:ascii="Arial" w:hAnsi="Arial" w:cs="Arial"/>
          <w:color w:val="333333"/>
        </w:rPr>
      </w:pPr>
      <w:r>
        <w:rPr>
          <w:rFonts w:ascii="Arial" w:hAnsi="Arial" w:cs="Arial"/>
          <w:color w:val="333333"/>
        </w:rPr>
        <w:lastRenderedPageBreak/>
        <w:t>01 Protocol Overview</w:t>
      </w:r>
    </w:p>
    <w:p w14:paraId="76C2577A" w14:textId="77777777" w:rsidR="0065386D" w:rsidRDefault="0065386D" w:rsidP="0065386D">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The S7 Communication builds on the following protocols:</w:t>
      </w:r>
    </w:p>
    <w:p w14:paraId="18A2DF7B" w14:textId="77777777" w:rsidR="0065386D" w:rsidRDefault="00000000" w:rsidP="0065386D">
      <w:pPr>
        <w:numPr>
          <w:ilvl w:val="0"/>
          <w:numId w:val="30"/>
        </w:numPr>
        <w:spacing w:after="0" w:line="240" w:lineRule="auto"/>
        <w:ind w:left="1080"/>
        <w:rPr>
          <w:rFonts w:ascii="Arial" w:hAnsi="Arial" w:cs="Arial"/>
          <w:color w:val="333333"/>
          <w:sz w:val="21"/>
          <w:szCs w:val="21"/>
        </w:rPr>
      </w:pPr>
      <w:hyperlink r:id="rId47" w:tooltip="kb:production:s7-communication:s7comm" w:history="1">
        <w:r w:rsidR="0065386D">
          <w:rPr>
            <w:rStyle w:val="Hyperlink"/>
            <w:rFonts w:ascii="Arial" w:hAnsi="Arial" w:cs="Arial"/>
            <w:color w:val="008800"/>
            <w:sz w:val="21"/>
            <w:szCs w:val="21"/>
          </w:rPr>
          <w:t>S7 Comm</w:t>
        </w:r>
      </w:hyperlink>
    </w:p>
    <w:p w14:paraId="3B642469" w14:textId="77777777" w:rsidR="0065386D" w:rsidRDefault="00000000" w:rsidP="0065386D">
      <w:pPr>
        <w:numPr>
          <w:ilvl w:val="0"/>
          <w:numId w:val="30"/>
        </w:numPr>
        <w:spacing w:after="0" w:line="240" w:lineRule="auto"/>
        <w:ind w:left="1080"/>
        <w:rPr>
          <w:rFonts w:ascii="Arial" w:hAnsi="Arial" w:cs="Arial"/>
          <w:color w:val="333333"/>
          <w:sz w:val="21"/>
          <w:szCs w:val="21"/>
        </w:rPr>
      </w:pPr>
      <w:hyperlink r:id="rId48" w:tooltip="kb:production:s7-communication:iso-tp" w:history="1">
        <w:r w:rsidR="0065386D">
          <w:rPr>
            <w:rStyle w:val="Hyperlink"/>
            <w:rFonts w:ascii="Arial" w:hAnsi="Arial" w:cs="Arial"/>
            <w:color w:val="008800"/>
            <w:sz w:val="21"/>
            <w:szCs w:val="21"/>
          </w:rPr>
          <w:t>ISO TP</w:t>
        </w:r>
      </w:hyperlink>
    </w:p>
    <w:p w14:paraId="0BD5A8DD" w14:textId="77777777" w:rsidR="0065386D" w:rsidRDefault="00000000" w:rsidP="0065386D">
      <w:pPr>
        <w:numPr>
          <w:ilvl w:val="0"/>
          <w:numId w:val="30"/>
        </w:numPr>
        <w:spacing w:after="0" w:line="240" w:lineRule="auto"/>
        <w:ind w:left="1080"/>
        <w:rPr>
          <w:rFonts w:ascii="Arial" w:hAnsi="Arial" w:cs="Arial"/>
          <w:color w:val="333333"/>
          <w:sz w:val="21"/>
          <w:szCs w:val="21"/>
        </w:rPr>
      </w:pPr>
      <w:hyperlink r:id="rId49" w:tooltip="kb:production:s7-communication:iso-on-tcp" w:history="1">
        <w:r w:rsidR="0065386D">
          <w:rPr>
            <w:rStyle w:val="Hyperlink"/>
            <w:rFonts w:ascii="Arial" w:hAnsi="Arial" w:cs="Arial"/>
            <w:color w:val="008800"/>
            <w:sz w:val="21"/>
            <w:szCs w:val="21"/>
          </w:rPr>
          <w:t>ISO on TCP</w:t>
        </w:r>
      </w:hyperlink>
    </w:p>
    <w:p w14:paraId="1EBBDC29" w14:textId="77777777" w:rsidR="0065386D" w:rsidRDefault="00000000" w:rsidP="0065386D">
      <w:pPr>
        <w:numPr>
          <w:ilvl w:val="0"/>
          <w:numId w:val="30"/>
        </w:numPr>
        <w:spacing w:after="0" w:line="240" w:lineRule="auto"/>
        <w:ind w:left="1080"/>
        <w:rPr>
          <w:rFonts w:ascii="Arial" w:hAnsi="Arial" w:cs="Arial"/>
          <w:color w:val="333333"/>
          <w:sz w:val="21"/>
          <w:szCs w:val="21"/>
        </w:rPr>
      </w:pPr>
      <w:hyperlink r:id="rId50" w:tgtFrame="_blank" w:tooltip="https://en.wikipedia.org/wiki/Transmission_Control_Protocol" w:history="1">
        <w:r w:rsidR="0065386D">
          <w:rPr>
            <w:rStyle w:val="Hyperlink"/>
            <w:rFonts w:ascii="Arial" w:hAnsi="Arial" w:cs="Arial"/>
            <w:color w:val="600070"/>
            <w:sz w:val="21"/>
            <w:szCs w:val="21"/>
          </w:rPr>
          <w:t>Transmission Control Protocol</w:t>
        </w:r>
      </w:hyperlink>
    </w:p>
    <w:p w14:paraId="27F9DB60" w14:textId="77777777" w:rsidR="0065386D" w:rsidRDefault="0065386D" w:rsidP="0065386D">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About the ISO protocol family: </w:t>
      </w:r>
      <w:hyperlink r:id="rId51" w:tgtFrame="_blank" w:tooltip="https://gitlab.com/wireshark/wireshark/-/wikis/IsoProtocolFamily" w:history="1">
        <w:r>
          <w:rPr>
            <w:rStyle w:val="Hyperlink"/>
            <w:rFonts w:ascii="Arial" w:hAnsi="Arial" w:cs="Arial"/>
            <w:color w:val="600070"/>
            <w:sz w:val="21"/>
            <w:szCs w:val="21"/>
          </w:rPr>
          <w:t>https://gitlab.com/wireshark/wireshark/-/wikis/IsoProtocolFamily</w:t>
        </w:r>
      </w:hyperlink>
    </w:p>
    <w:p w14:paraId="3761BA7B" w14:textId="77777777" w:rsidR="0065386D" w:rsidRDefault="0065386D" w:rsidP="0065386D">
      <w:pPr>
        <w:pStyle w:val="Heading2"/>
        <w:spacing w:before="0" w:after="160"/>
        <w:rPr>
          <w:rFonts w:ascii="Arial" w:hAnsi="Arial" w:cs="Arial"/>
          <w:color w:val="333333"/>
          <w:sz w:val="36"/>
          <w:szCs w:val="36"/>
        </w:rPr>
      </w:pPr>
      <w:r>
        <w:rPr>
          <w:rFonts w:ascii="Arial" w:hAnsi="Arial" w:cs="Arial"/>
          <w:color w:val="333333"/>
        </w:rPr>
        <w:t>Packet Structure</w:t>
      </w:r>
    </w:p>
    <w:tbl>
      <w:tblPr>
        <w:tblpPr w:leftFromText="180" w:rightFromText="180" w:vertAnchor="text" w:horzAnchor="margin" w:tblpXSpec="center" w:tblpY="513"/>
        <w:tblW w:w="11874"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20"/>
        <w:gridCol w:w="946"/>
        <w:gridCol w:w="2221"/>
        <w:gridCol w:w="3847"/>
        <w:gridCol w:w="976"/>
        <w:gridCol w:w="1406"/>
        <w:gridCol w:w="1165"/>
        <w:gridCol w:w="93"/>
      </w:tblGrid>
      <w:tr w:rsidR="0065386D" w14:paraId="06D3634E" w14:textId="77777777" w:rsidTr="0065386D">
        <w:trPr>
          <w:gridAfter w:val="1"/>
          <w:wAfter w:w="92" w:type="dxa"/>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A226F82" w14:textId="77777777" w:rsidR="0065386D" w:rsidRDefault="00000000" w:rsidP="0065386D">
            <w:pPr>
              <w:jc w:val="center"/>
              <w:rPr>
                <w:rFonts w:ascii="Times New Roman" w:hAnsi="Times New Roman" w:cs="Times New Roman"/>
                <w:b/>
                <w:bCs/>
                <w:sz w:val="24"/>
                <w:szCs w:val="24"/>
              </w:rPr>
            </w:pPr>
            <w:hyperlink r:id="rId52" w:tooltip="kb:production:s7-communication:s7comm" w:history="1">
              <w:r w:rsidR="0065386D">
                <w:rPr>
                  <w:rStyle w:val="Hyperlink"/>
                  <w:b/>
                  <w:bCs/>
                  <w:color w:val="008800"/>
                </w:rPr>
                <w:t>S7 Comm</w:t>
              </w:r>
            </w:hyperlink>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1CA3F2" w14:textId="77777777" w:rsidR="0065386D" w:rsidRDefault="0065386D" w:rsidP="0065386D">
            <w:pPr>
              <w:jc w:val="center"/>
              <w:rPr>
                <w:b/>
                <w:bCs/>
              </w:rPr>
            </w:pPr>
          </w:p>
        </w:tc>
        <w:tc>
          <w:tcPr>
            <w:tcW w:w="220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3CA4CF6" w14:textId="77777777" w:rsidR="0065386D" w:rsidRDefault="0065386D" w:rsidP="0065386D">
            <w:pPr>
              <w:rPr>
                <w:sz w:val="20"/>
                <w:szCs w:val="20"/>
              </w:rPr>
            </w:pPr>
          </w:p>
        </w:tc>
        <w:tc>
          <w:tcPr>
            <w:tcW w:w="3826"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2F74F3B" w14:textId="77777777" w:rsidR="0065386D" w:rsidRDefault="0065386D" w:rsidP="0065386D">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2F2FF"/>
            <w:tcMar>
              <w:top w:w="72" w:type="dxa"/>
              <w:left w:w="120" w:type="dxa"/>
              <w:bottom w:w="72" w:type="dxa"/>
              <w:right w:w="120" w:type="dxa"/>
            </w:tcMar>
            <w:hideMark/>
          </w:tcPr>
          <w:p w14:paraId="14A790C8" w14:textId="77777777" w:rsidR="0065386D" w:rsidRDefault="0065386D" w:rsidP="0065386D">
            <w:pPr>
              <w:jc w:val="center"/>
              <w:rPr>
                <w:sz w:val="24"/>
                <w:szCs w:val="24"/>
              </w:rPr>
            </w:pPr>
            <w:r>
              <w:t>S7 Head</w:t>
            </w:r>
          </w:p>
        </w:tc>
        <w:tc>
          <w:tcPr>
            <w:tcW w:w="1380" w:type="dxa"/>
            <w:tcBorders>
              <w:top w:val="single" w:sz="6" w:space="0" w:color="CCCCCC"/>
              <w:left w:val="single" w:sz="6" w:space="0" w:color="CCCCCC"/>
              <w:bottom w:val="single" w:sz="6" w:space="0" w:color="CCCCCC"/>
              <w:right w:val="single" w:sz="6" w:space="0" w:color="CCCCCC"/>
            </w:tcBorders>
            <w:shd w:val="clear" w:color="auto" w:fill="DDFFDD"/>
            <w:tcMar>
              <w:top w:w="72" w:type="dxa"/>
              <w:left w:w="120" w:type="dxa"/>
              <w:bottom w:w="72" w:type="dxa"/>
              <w:right w:w="120" w:type="dxa"/>
            </w:tcMar>
            <w:hideMark/>
          </w:tcPr>
          <w:p w14:paraId="7B6A165B" w14:textId="77777777" w:rsidR="0065386D" w:rsidRDefault="0065386D" w:rsidP="0065386D">
            <w:pPr>
              <w:jc w:val="center"/>
            </w:pPr>
            <w:r>
              <w:t>S7 Params</w:t>
            </w:r>
          </w:p>
        </w:tc>
        <w:tc>
          <w:tcPr>
            <w:tcW w:w="1144" w:type="dxa"/>
            <w:tcBorders>
              <w:top w:val="single" w:sz="6" w:space="0" w:color="CCCCCC"/>
              <w:left w:val="single" w:sz="6" w:space="0" w:color="CCCCCC"/>
              <w:bottom w:val="single" w:sz="6" w:space="0" w:color="CCCCCC"/>
              <w:right w:val="single" w:sz="6" w:space="0" w:color="CCCCCC"/>
            </w:tcBorders>
            <w:shd w:val="clear" w:color="auto" w:fill="EEFFEE"/>
            <w:tcMar>
              <w:top w:w="72" w:type="dxa"/>
              <w:left w:w="120" w:type="dxa"/>
              <w:bottom w:w="72" w:type="dxa"/>
              <w:right w:w="120" w:type="dxa"/>
            </w:tcMar>
            <w:hideMark/>
          </w:tcPr>
          <w:p w14:paraId="2FE888C3" w14:textId="77777777" w:rsidR="0065386D" w:rsidRDefault="0065386D" w:rsidP="0065386D">
            <w:pPr>
              <w:jc w:val="center"/>
            </w:pPr>
            <w:r>
              <w:t>S7 Data</w:t>
            </w:r>
          </w:p>
        </w:tc>
      </w:tr>
      <w:tr w:rsidR="0065386D" w14:paraId="5B73479A" w14:textId="77777777" w:rsidTr="0065386D">
        <w:tc>
          <w:tcPr>
            <w:tcW w:w="11874" w:type="dxa"/>
            <w:gridSpan w:val="8"/>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6955F3B" w14:textId="77777777" w:rsidR="0065386D" w:rsidRDefault="0065386D" w:rsidP="0065386D">
            <w:pPr>
              <w:jc w:val="center"/>
            </w:pPr>
          </w:p>
        </w:tc>
      </w:tr>
      <w:tr w:rsidR="0065386D" w14:paraId="7839EDD6" w14:textId="77777777" w:rsidTr="0065386D">
        <w:trPr>
          <w:gridAfter w:val="1"/>
          <w:wAfter w:w="92" w:type="dxa"/>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08ED1CF" w14:textId="77777777" w:rsidR="0065386D" w:rsidRDefault="00000000" w:rsidP="0065386D">
            <w:pPr>
              <w:jc w:val="center"/>
              <w:rPr>
                <w:b/>
                <w:bCs/>
                <w:sz w:val="24"/>
                <w:szCs w:val="24"/>
              </w:rPr>
            </w:pPr>
            <w:hyperlink r:id="rId53" w:tooltip="kb:production:s7-communication:iso-tp" w:history="1">
              <w:r w:rsidR="0065386D">
                <w:rPr>
                  <w:rStyle w:val="Hyperlink"/>
                  <w:b/>
                  <w:bCs/>
                  <w:color w:val="008800"/>
                </w:rPr>
                <w:t>ISO TP</w:t>
              </w:r>
            </w:hyperlink>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213DD7F" w14:textId="77777777" w:rsidR="0065386D" w:rsidRDefault="0065386D" w:rsidP="0065386D">
            <w:pPr>
              <w:jc w:val="center"/>
              <w:rPr>
                <w:b/>
                <w:bCs/>
              </w:rPr>
            </w:pPr>
          </w:p>
        </w:tc>
        <w:tc>
          <w:tcPr>
            <w:tcW w:w="220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252F2C" w14:textId="77777777" w:rsidR="0065386D" w:rsidRDefault="0065386D" w:rsidP="0065386D">
            <w:pPr>
              <w:rPr>
                <w:sz w:val="20"/>
                <w:szCs w:val="20"/>
              </w:rPr>
            </w:pPr>
          </w:p>
        </w:tc>
        <w:tc>
          <w:tcPr>
            <w:tcW w:w="3826" w:type="dxa"/>
            <w:tcBorders>
              <w:top w:val="single" w:sz="6" w:space="0" w:color="CCCCCC"/>
              <w:left w:val="single" w:sz="6" w:space="0" w:color="CCCCCC"/>
              <w:bottom w:val="single" w:sz="6" w:space="0" w:color="CCCCCC"/>
              <w:right w:val="single" w:sz="6" w:space="0" w:color="CCCCCC"/>
            </w:tcBorders>
            <w:shd w:val="clear" w:color="auto" w:fill="EEEEFF"/>
            <w:tcMar>
              <w:top w:w="72" w:type="dxa"/>
              <w:left w:w="120" w:type="dxa"/>
              <w:bottom w:w="72" w:type="dxa"/>
              <w:right w:w="120" w:type="dxa"/>
            </w:tcMar>
            <w:hideMark/>
          </w:tcPr>
          <w:p w14:paraId="108F8341" w14:textId="77777777" w:rsidR="0065386D" w:rsidRDefault="0065386D" w:rsidP="0065386D">
            <w:pPr>
              <w:jc w:val="center"/>
              <w:rPr>
                <w:sz w:val="24"/>
                <w:szCs w:val="24"/>
              </w:rPr>
            </w:pPr>
            <w:r>
              <w:t>COTP Hdr</w:t>
            </w:r>
          </w:p>
        </w:tc>
        <w:tc>
          <w:tcPr>
            <w:tcW w:w="3559" w:type="dxa"/>
            <w:gridSpan w:val="3"/>
            <w:tcBorders>
              <w:top w:val="single" w:sz="6" w:space="0" w:color="CCCCCC"/>
              <w:left w:val="single" w:sz="6" w:space="0" w:color="CCCCCC"/>
              <w:bottom w:val="single" w:sz="6" w:space="0" w:color="CCCCCC"/>
              <w:right w:val="single" w:sz="6" w:space="0" w:color="CCCCCC"/>
            </w:tcBorders>
            <w:shd w:val="clear" w:color="auto" w:fill="EEFFEE"/>
            <w:tcMar>
              <w:top w:w="72" w:type="dxa"/>
              <w:left w:w="120" w:type="dxa"/>
              <w:bottom w:w="72" w:type="dxa"/>
              <w:right w:w="120" w:type="dxa"/>
            </w:tcMar>
            <w:hideMark/>
          </w:tcPr>
          <w:p w14:paraId="6CAB070A" w14:textId="77777777" w:rsidR="0065386D" w:rsidRDefault="0065386D" w:rsidP="0065386D">
            <w:pPr>
              <w:jc w:val="center"/>
            </w:pPr>
            <w:r>
              <w:t>S7PDU</w:t>
            </w:r>
          </w:p>
        </w:tc>
      </w:tr>
      <w:tr w:rsidR="0065386D" w14:paraId="172C7DD7" w14:textId="77777777" w:rsidTr="0065386D">
        <w:trPr>
          <w:gridAfter w:val="1"/>
          <w:wAfter w:w="92" w:type="dxa"/>
        </w:trPr>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1661776" w14:textId="77777777" w:rsidR="0065386D" w:rsidRDefault="0065386D" w:rsidP="0065386D">
            <w:pPr>
              <w:jc w:val="center"/>
            </w:pPr>
          </w:p>
        </w:tc>
        <w:tc>
          <w:tcPr>
            <w:tcW w:w="0" w:type="auto"/>
            <w:vAlign w:val="center"/>
            <w:hideMark/>
          </w:tcPr>
          <w:p w14:paraId="249EF94A" w14:textId="77777777" w:rsidR="0065386D" w:rsidRDefault="0065386D" w:rsidP="0065386D">
            <w:pPr>
              <w:rPr>
                <w:sz w:val="20"/>
                <w:szCs w:val="20"/>
              </w:rPr>
            </w:pPr>
          </w:p>
        </w:tc>
        <w:tc>
          <w:tcPr>
            <w:tcW w:w="2209" w:type="dxa"/>
            <w:vAlign w:val="center"/>
            <w:hideMark/>
          </w:tcPr>
          <w:p w14:paraId="01CE432F" w14:textId="77777777" w:rsidR="0065386D" w:rsidRDefault="0065386D" w:rsidP="0065386D">
            <w:pPr>
              <w:rPr>
                <w:sz w:val="20"/>
                <w:szCs w:val="20"/>
              </w:rPr>
            </w:pPr>
          </w:p>
        </w:tc>
        <w:tc>
          <w:tcPr>
            <w:tcW w:w="3826" w:type="dxa"/>
            <w:vAlign w:val="center"/>
            <w:hideMark/>
          </w:tcPr>
          <w:p w14:paraId="60F4177F" w14:textId="77777777" w:rsidR="0065386D" w:rsidRDefault="0065386D" w:rsidP="0065386D">
            <w:pPr>
              <w:rPr>
                <w:sz w:val="20"/>
                <w:szCs w:val="20"/>
              </w:rPr>
            </w:pPr>
          </w:p>
        </w:tc>
        <w:tc>
          <w:tcPr>
            <w:tcW w:w="0" w:type="auto"/>
            <w:vAlign w:val="center"/>
            <w:hideMark/>
          </w:tcPr>
          <w:p w14:paraId="0F36508A" w14:textId="77777777" w:rsidR="0065386D" w:rsidRDefault="0065386D" w:rsidP="0065386D">
            <w:pPr>
              <w:rPr>
                <w:sz w:val="20"/>
                <w:szCs w:val="20"/>
              </w:rPr>
            </w:pPr>
          </w:p>
        </w:tc>
        <w:tc>
          <w:tcPr>
            <w:tcW w:w="1380" w:type="dxa"/>
            <w:vAlign w:val="center"/>
            <w:hideMark/>
          </w:tcPr>
          <w:p w14:paraId="31BC69BE" w14:textId="77777777" w:rsidR="0065386D" w:rsidRDefault="0065386D" w:rsidP="0065386D">
            <w:pPr>
              <w:rPr>
                <w:sz w:val="20"/>
                <w:szCs w:val="20"/>
              </w:rPr>
            </w:pPr>
          </w:p>
        </w:tc>
        <w:tc>
          <w:tcPr>
            <w:tcW w:w="1144" w:type="dxa"/>
            <w:vAlign w:val="center"/>
            <w:hideMark/>
          </w:tcPr>
          <w:p w14:paraId="24316CED" w14:textId="77777777" w:rsidR="0065386D" w:rsidRDefault="0065386D" w:rsidP="0065386D">
            <w:pPr>
              <w:rPr>
                <w:sz w:val="20"/>
                <w:szCs w:val="20"/>
              </w:rPr>
            </w:pPr>
          </w:p>
        </w:tc>
      </w:tr>
      <w:tr w:rsidR="0065386D" w14:paraId="1609963A" w14:textId="77777777" w:rsidTr="0065386D">
        <w:trPr>
          <w:gridAfter w:val="1"/>
          <w:wAfter w:w="92" w:type="dxa"/>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0E46E5C" w14:textId="77777777" w:rsidR="0065386D" w:rsidRDefault="00000000" w:rsidP="0065386D">
            <w:pPr>
              <w:jc w:val="center"/>
              <w:rPr>
                <w:b/>
                <w:bCs/>
                <w:sz w:val="24"/>
                <w:szCs w:val="24"/>
              </w:rPr>
            </w:pPr>
            <w:hyperlink r:id="rId54" w:tooltip="kb:production:s7-communication:iso-on-tcp" w:history="1">
              <w:r w:rsidR="0065386D">
                <w:rPr>
                  <w:rStyle w:val="Hyperlink"/>
                  <w:b/>
                  <w:bCs/>
                  <w:color w:val="008800"/>
                </w:rPr>
                <w:t>ISO on TCP</w:t>
              </w:r>
            </w:hyperlink>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66A7D4F" w14:textId="77777777" w:rsidR="0065386D" w:rsidRDefault="0065386D" w:rsidP="0065386D">
            <w:pPr>
              <w:jc w:val="center"/>
              <w:rPr>
                <w:b/>
                <w:bCs/>
              </w:rPr>
            </w:pPr>
          </w:p>
        </w:tc>
        <w:tc>
          <w:tcPr>
            <w:tcW w:w="2209" w:type="dxa"/>
            <w:tcBorders>
              <w:top w:val="single" w:sz="6" w:space="0" w:color="CCCCCC"/>
              <w:left w:val="single" w:sz="6" w:space="0" w:color="CCCCCC"/>
              <w:bottom w:val="single" w:sz="6" w:space="0" w:color="CCCCCC"/>
              <w:right w:val="single" w:sz="6" w:space="0" w:color="CCCCCC"/>
            </w:tcBorders>
            <w:shd w:val="clear" w:color="auto" w:fill="DDDDFF"/>
            <w:tcMar>
              <w:top w:w="72" w:type="dxa"/>
              <w:left w:w="120" w:type="dxa"/>
              <w:bottom w:w="72" w:type="dxa"/>
              <w:right w:w="120" w:type="dxa"/>
            </w:tcMar>
            <w:hideMark/>
          </w:tcPr>
          <w:p w14:paraId="6E56413F" w14:textId="77777777" w:rsidR="0065386D" w:rsidRDefault="0065386D" w:rsidP="0065386D">
            <w:pPr>
              <w:jc w:val="center"/>
              <w:rPr>
                <w:sz w:val="24"/>
                <w:szCs w:val="24"/>
              </w:rPr>
            </w:pPr>
            <w:r>
              <w:t>TPKT Hdr</w:t>
            </w:r>
          </w:p>
        </w:tc>
        <w:tc>
          <w:tcPr>
            <w:tcW w:w="7385" w:type="dxa"/>
            <w:gridSpan w:val="4"/>
            <w:tcBorders>
              <w:top w:val="single" w:sz="6" w:space="0" w:color="CCCCCC"/>
              <w:left w:val="single" w:sz="6" w:space="0" w:color="CCCCCC"/>
              <w:bottom w:val="single" w:sz="6" w:space="0" w:color="CCCCCC"/>
              <w:right w:val="single" w:sz="6" w:space="0" w:color="CCCCCC"/>
            </w:tcBorders>
            <w:shd w:val="clear" w:color="auto" w:fill="EEFFEE"/>
            <w:tcMar>
              <w:top w:w="72" w:type="dxa"/>
              <w:left w:w="120" w:type="dxa"/>
              <w:bottom w:w="72" w:type="dxa"/>
              <w:right w:w="120" w:type="dxa"/>
            </w:tcMar>
            <w:hideMark/>
          </w:tcPr>
          <w:p w14:paraId="7E121055" w14:textId="77777777" w:rsidR="0065386D" w:rsidRDefault="0065386D" w:rsidP="0065386D">
            <w:pPr>
              <w:jc w:val="center"/>
            </w:pPr>
            <w:r>
              <w:t>TPDU</w:t>
            </w:r>
          </w:p>
        </w:tc>
      </w:tr>
      <w:tr w:rsidR="0065386D" w14:paraId="69B929E4" w14:textId="77777777" w:rsidTr="0065386D">
        <w:tc>
          <w:tcPr>
            <w:tcW w:w="11874" w:type="dxa"/>
            <w:gridSpan w:val="8"/>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8D4E09A" w14:textId="77777777" w:rsidR="0065386D" w:rsidRDefault="0065386D" w:rsidP="0065386D">
            <w:pPr>
              <w:jc w:val="center"/>
            </w:pPr>
          </w:p>
        </w:tc>
      </w:tr>
      <w:tr w:rsidR="0065386D" w14:paraId="0D9B74CB" w14:textId="77777777" w:rsidTr="0065386D">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F8907A3" w14:textId="77777777" w:rsidR="0065386D" w:rsidRDefault="0065386D" w:rsidP="0065386D">
            <w:pPr>
              <w:jc w:val="center"/>
              <w:rPr>
                <w:b/>
                <w:bCs/>
                <w:sz w:val="24"/>
                <w:szCs w:val="24"/>
              </w:rPr>
            </w:pPr>
            <w:r>
              <w:rPr>
                <w:b/>
                <w:bCs/>
              </w:rPr>
              <w:t>TCP</w:t>
            </w:r>
          </w:p>
        </w:tc>
        <w:tc>
          <w:tcPr>
            <w:tcW w:w="0" w:type="auto"/>
            <w:tcBorders>
              <w:top w:val="single" w:sz="6" w:space="0" w:color="CCCCCC"/>
              <w:left w:val="single" w:sz="6" w:space="0" w:color="CCCCCC"/>
              <w:bottom w:val="single" w:sz="6" w:space="0" w:color="CCCCCC"/>
              <w:right w:val="single" w:sz="6" w:space="0" w:color="CCCCCC"/>
            </w:tcBorders>
            <w:shd w:val="clear" w:color="auto" w:fill="DDDDFF"/>
            <w:tcMar>
              <w:top w:w="72" w:type="dxa"/>
              <w:left w:w="120" w:type="dxa"/>
              <w:bottom w:w="72" w:type="dxa"/>
              <w:right w:w="120" w:type="dxa"/>
            </w:tcMar>
            <w:hideMark/>
          </w:tcPr>
          <w:p w14:paraId="46F6E310" w14:textId="77777777" w:rsidR="0065386D" w:rsidRDefault="0065386D" w:rsidP="0065386D">
            <w:pPr>
              <w:jc w:val="center"/>
            </w:pPr>
            <w:r>
              <w:t>TCP Hdr</w:t>
            </w:r>
          </w:p>
        </w:tc>
        <w:tc>
          <w:tcPr>
            <w:tcW w:w="9686" w:type="dxa"/>
            <w:gridSpan w:val="6"/>
            <w:tcBorders>
              <w:top w:val="single" w:sz="6" w:space="0" w:color="CCCCCC"/>
              <w:left w:val="single" w:sz="6" w:space="0" w:color="CCCCCC"/>
              <w:bottom w:val="single" w:sz="6" w:space="0" w:color="CCCCCC"/>
              <w:right w:val="single" w:sz="6" w:space="0" w:color="CCCCCC"/>
            </w:tcBorders>
            <w:shd w:val="clear" w:color="auto" w:fill="EEFFEE"/>
            <w:tcMar>
              <w:top w:w="72" w:type="dxa"/>
              <w:left w:w="120" w:type="dxa"/>
              <w:bottom w:w="72" w:type="dxa"/>
              <w:right w:w="120" w:type="dxa"/>
            </w:tcMar>
            <w:hideMark/>
          </w:tcPr>
          <w:p w14:paraId="0871B78E" w14:textId="77777777" w:rsidR="0065386D" w:rsidRDefault="0065386D" w:rsidP="0065386D">
            <w:pPr>
              <w:jc w:val="center"/>
            </w:pPr>
            <w:r>
              <w:t>TCP data</w:t>
            </w:r>
          </w:p>
        </w:tc>
      </w:tr>
    </w:tbl>
    <w:p w14:paraId="3B3BDAE6" w14:textId="77777777" w:rsidR="0065386D" w:rsidRDefault="0065386D" w:rsidP="0065386D">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The </w:t>
      </w:r>
      <w:r>
        <w:rPr>
          <w:rStyle w:val="Emphasis"/>
          <w:rFonts w:ascii="Arial" w:hAnsi="Arial" w:cs="Arial"/>
          <w:color w:val="333333"/>
          <w:sz w:val="21"/>
          <w:szCs w:val="21"/>
        </w:rPr>
        <w:t>S7 Communication</w:t>
      </w:r>
      <w:r>
        <w:rPr>
          <w:rFonts w:ascii="Arial" w:hAnsi="Arial" w:cs="Arial"/>
          <w:color w:val="333333"/>
          <w:sz w:val="21"/>
          <w:szCs w:val="21"/>
        </w:rPr>
        <w:t> packets are wrapped in </w:t>
      </w:r>
      <w:r>
        <w:rPr>
          <w:rStyle w:val="Emphasis"/>
          <w:rFonts w:ascii="Arial" w:hAnsi="Arial" w:cs="Arial"/>
          <w:color w:val="333333"/>
          <w:sz w:val="21"/>
          <w:szCs w:val="21"/>
        </w:rPr>
        <w:t>ISO TP</w:t>
      </w:r>
      <w:r>
        <w:rPr>
          <w:rFonts w:ascii="Arial" w:hAnsi="Arial" w:cs="Arial"/>
          <w:color w:val="333333"/>
          <w:sz w:val="21"/>
          <w:szCs w:val="21"/>
        </w:rPr>
        <w:t> packets, which are wrapped in </w:t>
      </w:r>
      <w:r>
        <w:rPr>
          <w:rStyle w:val="Emphasis"/>
          <w:rFonts w:ascii="Arial" w:hAnsi="Arial" w:cs="Arial"/>
          <w:color w:val="333333"/>
          <w:sz w:val="21"/>
          <w:szCs w:val="21"/>
        </w:rPr>
        <w:t>ISO on TCP</w:t>
      </w:r>
      <w:r>
        <w:rPr>
          <w:rFonts w:ascii="Arial" w:hAnsi="Arial" w:cs="Arial"/>
          <w:color w:val="333333"/>
          <w:sz w:val="21"/>
          <w:szCs w:val="21"/>
        </w:rPr>
        <w:t> packets, which are wrapped in </w:t>
      </w:r>
      <w:r>
        <w:rPr>
          <w:rStyle w:val="Emphasis"/>
          <w:rFonts w:ascii="Arial" w:hAnsi="Arial" w:cs="Arial"/>
          <w:color w:val="333333"/>
          <w:sz w:val="21"/>
          <w:szCs w:val="21"/>
        </w:rPr>
        <w:t>TCP/IP</w:t>
      </w:r>
      <w:r>
        <w:rPr>
          <w:rFonts w:ascii="Arial" w:hAnsi="Arial" w:cs="Arial"/>
          <w:color w:val="333333"/>
          <w:sz w:val="21"/>
          <w:szCs w:val="21"/>
        </w:rPr>
        <w:t> packets.</w:t>
      </w:r>
    </w:p>
    <w:p w14:paraId="1A132C38" w14:textId="2EA2EE4C" w:rsidR="00EF7CE8" w:rsidRDefault="00EF7CE8">
      <w:r>
        <w:br w:type="page"/>
      </w:r>
    </w:p>
    <w:p w14:paraId="6726B509" w14:textId="77777777" w:rsidR="00EF7CE8" w:rsidRDefault="00EF7CE8" w:rsidP="00EF7CE8">
      <w:pPr>
        <w:pStyle w:val="Heading1"/>
        <w:spacing w:before="0" w:beforeAutospacing="0" w:after="107" w:afterAutospacing="0"/>
        <w:rPr>
          <w:rFonts w:ascii="Arial" w:hAnsi="Arial" w:cs="Arial"/>
          <w:color w:val="333333"/>
        </w:rPr>
      </w:pPr>
      <w:r>
        <w:rPr>
          <w:rFonts w:ascii="Arial" w:hAnsi="Arial" w:cs="Arial"/>
          <w:color w:val="333333"/>
        </w:rPr>
        <w:lastRenderedPageBreak/>
        <w:t>02 ISO on TCP</w:t>
      </w:r>
    </w:p>
    <w:p w14:paraId="52FBFF6C" w14:textId="77777777" w:rsidR="00EF7CE8" w:rsidRDefault="00EF7CE8" w:rsidP="00EF7CE8">
      <w:pPr>
        <w:pStyle w:val="NormalWeb"/>
        <w:spacing w:before="0" w:beforeAutospacing="0" w:after="336" w:afterAutospacing="0"/>
        <w:rPr>
          <w:rFonts w:ascii="Arial" w:hAnsi="Arial" w:cs="Arial"/>
          <w:color w:val="333333"/>
          <w:sz w:val="21"/>
          <w:szCs w:val="21"/>
        </w:rPr>
      </w:pPr>
      <w:r>
        <w:rPr>
          <w:rStyle w:val="Emphasis"/>
          <w:rFonts w:ascii="Arial" w:hAnsi="Arial" w:cs="Arial"/>
          <w:color w:val="333333"/>
          <w:sz w:val="21"/>
          <w:szCs w:val="21"/>
        </w:rPr>
        <w:t>aka </w:t>
      </w:r>
      <w:r>
        <w:rPr>
          <w:rStyle w:val="HTMLCode"/>
          <w:rFonts w:ascii="Consolas" w:eastAsiaTheme="majorEastAsia" w:hAnsi="Consolas"/>
          <w:i/>
          <w:iCs/>
          <w:color w:val="333333"/>
          <w:sz w:val="21"/>
          <w:szCs w:val="21"/>
          <w:shd w:val="clear" w:color="auto" w:fill="FBFAF9"/>
        </w:rPr>
        <w:t>TPKT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84"/>
        <w:gridCol w:w="2305"/>
      </w:tblGrid>
      <w:tr w:rsidR="00EF7CE8" w14:paraId="40E62EC4" w14:textId="77777777" w:rsidTr="00EF7CE8">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882B451" w14:textId="77777777" w:rsidR="00EF7CE8" w:rsidRDefault="00EF7CE8">
            <w:pPr>
              <w:rPr>
                <w:rFonts w:ascii="Times New Roman" w:hAnsi="Times New Roman" w:cs="Times New Roman"/>
                <w:b/>
                <w:bCs/>
                <w:sz w:val="24"/>
                <w:szCs w:val="24"/>
              </w:rPr>
            </w:pPr>
            <w:r>
              <w:rPr>
                <w:b/>
                <w:bCs/>
              </w:rPr>
              <w:t>Name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94C5859" w14:textId="77777777" w:rsidR="00EF7CE8" w:rsidRDefault="00EF7CE8">
            <w:r>
              <w:t>ISO Transport over TCP</w:t>
            </w:r>
          </w:p>
        </w:tc>
      </w:tr>
      <w:tr w:rsidR="00EF7CE8" w14:paraId="388DF64E" w14:textId="77777777" w:rsidTr="00EF7CE8">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99CE646" w14:textId="77777777" w:rsidR="00EF7CE8" w:rsidRDefault="00EF7CE8">
            <w:pPr>
              <w:rPr>
                <w:b/>
                <w:bCs/>
              </w:rPr>
            </w:pPr>
            <w:r>
              <w:rPr>
                <w:b/>
                <w:bCs/>
              </w:rPr>
              <w:t>ISO</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33AF9CC" w14:textId="77777777" w:rsidR="00EF7CE8" w:rsidRDefault="00EF7CE8">
            <w:r>
              <w:t>—</w:t>
            </w:r>
          </w:p>
        </w:tc>
      </w:tr>
      <w:tr w:rsidR="00EF7CE8" w14:paraId="40EEC223" w14:textId="77777777" w:rsidTr="00EF7CE8">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92ED718" w14:textId="77777777" w:rsidR="00EF7CE8" w:rsidRDefault="00EF7CE8">
            <w:pPr>
              <w:rPr>
                <w:b/>
                <w:bCs/>
              </w:rPr>
            </w:pPr>
            <w:r>
              <w:rPr>
                <w:b/>
                <w:bCs/>
              </w:rPr>
              <w:t>RFC</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4FE7581" w14:textId="77777777" w:rsidR="00EF7CE8" w:rsidRDefault="00000000">
            <w:hyperlink r:id="rId55" w:tgtFrame="_blank" w:tooltip="https://tools.ietf.org/html/rfc1006" w:history="1">
              <w:r w:rsidR="00EF7CE8">
                <w:rPr>
                  <w:rStyle w:val="Hyperlink"/>
                  <w:color w:val="600070"/>
                </w:rPr>
                <w:t>RFC 1006</w:t>
              </w:r>
            </w:hyperlink>
          </w:p>
        </w:tc>
      </w:tr>
    </w:tbl>
    <w:p w14:paraId="229A7E40" w14:textId="77777777" w:rsidR="00EF7CE8" w:rsidRDefault="00EF7CE8" w:rsidP="00EF7CE8">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Implements ISO transport services on top of the TCP. TCP port 102 is reserved for hosts which implement this standard. The main points are TSAP addressing and the detection of packet boundaries.</w:t>
      </w:r>
    </w:p>
    <w:p w14:paraId="1BEA264F" w14:textId="77777777" w:rsidR="00EF7CE8" w:rsidRDefault="00EF7CE8" w:rsidP="00EF7CE8">
      <w:pPr>
        <w:numPr>
          <w:ilvl w:val="0"/>
          <w:numId w:val="31"/>
        </w:numPr>
        <w:spacing w:after="0" w:line="240" w:lineRule="auto"/>
        <w:ind w:left="1080"/>
        <w:rPr>
          <w:rFonts w:ascii="Arial" w:hAnsi="Arial" w:cs="Arial"/>
          <w:color w:val="333333"/>
          <w:sz w:val="21"/>
          <w:szCs w:val="21"/>
        </w:rPr>
      </w:pPr>
      <w:r>
        <w:rPr>
          <w:rFonts w:ascii="Arial" w:hAnsi="Arial" w:cs="Arial"/>
          <w:color w:val="333333"/>
          <w:sz w:val="21"/>
          <w:szCs w:val="21"/>
        </w:rPr>
        <w:t>See also </w:t>
      </w:r>
      <w:hyperlink r:id="rId56" w:tgtFrame="_blank" w:tooltip="https://gitlab.com/wireshark/wireshark/-/wikis/TPKT" w:history="1">
        <w:r>
          <w:rPr>
            <w:rStyle w:val="Hyperlink"/>
            <w:rFonts w:ascii="Arial" w:hAnsi="Arial" w:cs="Arial"/>
            <w:color w:val="600070"/>
            <w:sz w:val="21"/>
            <w:szCs w:val="21"/>
          </w:rPr>
          <w:t>https://gitlab.com/wireshark/wireshark/-/wikis/TPKT</w:t>
        </w:r>
      </w:hyperlink>
      <w:r>
        <w:rPr>
          <w:rFonts w:ascii="Arial" w:hAnsi="Arial" w:cs="Arial"/>
          <w:color w:val="333333"/>
          <w:sz w:val="21"/>
          <w:szCs w:val="21"/>
        </w:rPr>
        <w:t>.</w:t>
      </w:r>
    </w:p>
    <w:p w14:paraId="00CC5C00" w14:textId="77777777" w:rsidR="00EF7CE8" w:rsidRDefault="00EF7CE8" w:rsidP="00EF7CE8">
      <w:pPr>
        <w:numPr>
          <w:ilvl w:val="0"/>
          <w:numId w:val="31"/>
        </w:numPr>
        <w:spacing w:after="0" w:line="240" w:lineRule="auto"/>
        <w:ind w:left="1080"/>
        <w:rPr>
          <w:rFonts w:ascii="Arial" w:hAnsi="Arial" w:cs="Arial"/>
          <w:color w:val="333333"/>
          <w:sz w:val="21"/>
          <w:szCs w:val="21"/>
        </w:rPr>
      </w:pPr>
      <w:r>
        <w:rPr>
          <w:rFonts w:ascii="Arial" w:hAnsi="Arial" w:cs="Arial"/>
          <w:color w:val="333333"/>
          <w:sz w:val="21"/>
          <w:szCs w:val="21"/>
        </w:rPr>
        <w:t>See also </w:t>
      </w:r>
      <w:hyperlink r:id="rId57" w:tgtFrame="_blank" w:tooltip="https://tools.ietf.org/html/rfc2126" w:history="1">
        <w:r>
          <w:rPr>
            <w:rStyle w:val="Hyperlink"/>
            <w:rFonts w:ascii="Arial" w:hAnsi="Arial" w:cs="Arial"/>
            <w:color w:val="600070"/>
            <w:sz w:val="21"/>
            <w:szCs w:val="21"/>
          </w:rPr>
          <w:t>https://tools.ietf.org/html/rfc2126</w:t>
        </w:r>
      </w:hyperlink>
    </w:p>
    <w:p w14:paraId="3AF2216D" w14:textId="77777777" w:rsidR="00EF7CE8" w:rsidRDefault="00EF7CE8" w:rsidP="00EF7CE8">
      <w:pPr>
        <w:pStyle w:val="Heading5"/>
        <w:spacing w:before="0" w:after="274"/>
        <w:rPr>
          <w:rFonts w:ascii="Arial" w:hAnsi="Arial" w:cs="Arial"/>
          <w:color w:val="333333"/>
          <w:sz w:val="21"/>
          <w:szCs w:val="21"/>
        </w:rPr>
      </w:pPr>
      <w:r>
        <w:rPr>
          <w:rFonts w:ascii="Arial" w:hAnsi="Arial" w:cs="Arial"/>
          <w:color w:val="333333"/>
          <w:sz w:val="21"/>
          <w:szCs w:val="21"/>
        </w:rPr>
        <w:t>Packet Structure</w:t>
      </w:r>
    </w:p>
    <w:tbl>
      <w:tblPr>
        <w:tblW w:w="101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42"/>
        <w:gridCol w:w="1207"/>
        <w:gridCol w:w="3923"/>
        <w:gridCol w:w="3676"/>
      </w:tblGrid>
      <w:tr w:rsidR="00EF7CE8" w14:paraId="708E4B69" w14:textId="77777777" w:rsidTr="00EF7CE8">
        <w:tc>
          <w:tcPr>
            <w:tcW w:w="1342"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5F919A1" w14:textId="77777777" w:rsidR="00EF7CE8" w:rsidRDefault="00EF7CE8">
            <w:pPr>
              <w:rPr>
                <w:rFonts w:ascii="Times New Roman" w:hAnsi="Times New Roman" w:cs="Times New Roman"/>
                <w:b/>
                <w:bCs/>
                <w:sz w:val="24"/>
                <w:szCs w:val="24"/>
              </w:rPr>
            </w:pPr>
            <w:r>
              <w:rPr>
                <w:b/>
                <w:bCs/>
              </w:rPr>
              <w:t>ISO on TCP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0592248" w14:textId="77777777" w:rsidR="00EF7CE8" w:rsidRDefault="00EF7CE8">
            <w:pPr>
              <w:rPr>
                <w:b/>
                <w:bCs/>
              </w:rPr>
            </w:pPr>
          </w:p>
        </w:tc>
        <w:tc>
          <w:tcPr>
            <w:tcW w:w="3923" w:type="dxa"/>
            <w:tcBorders>
              <w:top w:val="single" w:sz="6" w:space="0" w:color="CCCCCC"/>
              <w:left w:val="single" w:sz="6" w:space="0" w:color="CCCCCC"/>
              <w:bottom w:val="single" w:sz="6" w:space="0" w:color="CCCCCC"/>
              <w:right w:val="single" w:sz="6" w:space="0" w:color="CCCCCC"/>
            </w:tcBorders>
            <w:shd w:val="clear" w:color="auto" w:fill="DDDDFF"/>
            <w:tcMar>
              <w:top w:w="72" w:type="dxa"/>
              <w:left w:w="120" w:type="dxa"/>
              <w:bottom w:w="72" w:type="dxa"/>
              <w:right w:w="120" w:type="dxa"/>
            </w:tcMar>
            <w:hideMark/>
          </w:tcPr>
          <w:p w14:paraId="26851A78" w14:textId="77777777" w:rsidR="00EF7CE8" w:rsidRDefault="00EF7CE8">
            <w:pPr>
              <w:rPr>
                <w:sz w:val="24"/>
                <w:szCs w:val="24"/>
              </w:rPr>
            </w:pPr>
            <w:r>
              <w:rPr>
                <w:rStyle w:val="Strong"/>
              </w:rPr>
              <w:t>TPKT Hdr</w:t>
            </w:r>
          </w:p>
        </w:tc>
        <w:tc>
          <w:tcPr>
            <w:tcW w:w="0" w:type="auto"/>
            <w:tcBorders>
              <w:top w:val="single" w:sz="6" w:space="0" w:color="CCCCCC"/>
              <w:left w:val="single" w:sz="6" w:space="0" w:color="CCCCCC"/>
              <w:bottom w:val="single" w:sz="6" w:space="0" w:color="CCCCCC"/>
              <w:right w:val="single" w:sz="6" w:space="0" w:color="CCCCCC"/>
            </w:tcBorders>
            <w:shd w:val="clear" w:color="auto" w:fill="EEFFEE"/>
            <w:tcMar>
              <w:top w:w="72" w:type="dxa"/>
              <w:left w:w="120" w:type="dxa"/>
              <w:bottom w:w="72" w:type="dxa"/>
              <w:right w:w="120" w:type="dxa"/>
            </w:tcMar>
            <w:hideMark/>
          </w:tcPr>
          <w:p w14:paraId="5B55403D" w14:textId="77777777" w:rsidR="00EF7CE8" w:rsidRDefault="00EF7CE8">
            <w:r>
              <w:rPr>
                <w:rStyle w:val="Strong"/>
              </w:rPr>
              <w:t>TPDU</w:t>
            </w:r>
          </w:p>
        </w:tc>
      </w:tr>
    </w:tbl>
    <w:p w14:paraId="1DEFE086" w14:textId="77777777" w:rsidR="00EF7CE8" w:rsidRDefault="00EF7CE8" w:rsidP="00EF7CE8">
      <w:pPr>
        <w:pStyle w:val="Heading2"/>
        <w:spacing w:before="0" w:after="160"/>
        <w:rPr>
          <w:rFonts w:ascii="Arial" w:hAnsi="Arial" w:cs="Arial"/>
          <w:color w:val="333333"/>
          <w:sz w:val="36"/>
          <w:szCs w:val="36"/>
        </w:rPr>
      </w:pPr>
      <w:r>
        <w:rPr>
          <w:rFonts w:ascii="Arial" w:hAnsi="Arial" w:cs="Arial"/>
          <w:color w:val="333333"/>
        </w:rPr>
        <w:t>TPKT Header</w:t>
      </w:r>
    </w:p>
    <w:tbl>
      <w:tblPr>
        <w:tblW w:w="873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700"/>
        <w:gridCol w:w="2610"/>
        <w:gridCol w:w="3420"/>
      </w:tblGrid>
      <w:tr w:rsidR="00EF7CE8" w14:paraId="4D607376" w14:textId="77777777" w:rsidTr="00EF7CE8">
        <w:trPr>
          <w:tblHeader/>
        </w:trPr>
        <w:tc>
          <w:tcPr>
            <w:tcW w:w="2700"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6854561" w14:textId="77777777" w:rsidR="00EF7CE8" w:rsidRDefault="00EF7CE8">
            <w:pPr>
              <w:rPr>
                <w:rFonts w:ascii="Times New Roman" w:hAnsi="Times New Roman" w:cs="Times New Roman"/>
                <w:b/>
                <w:bCs/>
              </w:rPr>
            </w:pPr>
            <w:r>
              <w:rPr>
                <w:b/>
                <w:bCs/>
              </w:rPr>
              <w:t>Byte</w:t>
            </w:r>
          </w:p>
        </w:tc>
        <w:tc>
          <w:tcPr>
            <w:tcW w:w="2610"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1C365C5" w14:textId="77777777" w:rsidR="00EF7CE8" w:rsidRDefault="00EF7CE8">
            <w:pPr>
              <w:rPr>
                <w:b/>
                <w:bCs/>
              </w:rPr>
            </w:pPr>
            <w:r>
              <w:rPr>
                <w:b/>
                <w:bCs/>
              </w:rPr>
              <w:t>Value</w:t>
            </w:r>
          </w:p>
        </w:tc>
        <w:tc>
          <w:tcPr>
            <w:tcW w:w="3420"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023EDA4" w14:textId="77777777" w:rsidR="00EF7CE8" w:rsidRDefault="00EF7CE8">
            <w:pPr>
              <w:rPr>
                <w:b/>
                <w:bCs/>
              </w:rPr>
            </w:pPr>
            <w:r>
              <w:rPr>
                <w:b/>
                <w:bCs/>
              </w:rPr>
              <w:t>Description</w:t>
            </w:r>
          </w:p>
        </w:tc>
      </w:tr>
      <w:tr w:rsidR="00EF7CE8" w14:paraId="202240B3" w14:textId="77777777" w:rsidTr="00EF7CE8">
        <w:tc>
          <w:tcPr>
            <w:tcW w:w="270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83A4944" w14:textId="77777777" w:rsidR="00EF7CE8" w:rsidRDefault="00EF7CE8">
            <w:r>
              <w:t>[0]</w:t>
            </w:r>
          </w:p>
        </w:tc>
        <w:tc>
          <w:tcPr>
            <w:tcW w:w="2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196F8C" w14:textId="77777777" w:rsidR="00EF7CE8" w:rsidRDefault="00EF7CE8">
            <w:r>
              <w:rPr>
                <w:rStyle w:val="HTMLCode"/>
                <w:rFonts w:ascii="Consolas" w:eastAsiaTheme="majorEastAsia" w:hAnsi="Consolas"/>
                <w:color w:val="333333"/>
                <w:shd w:val="clear" w:color="auto" w:fill="FBFAF9"/>
              </w:rPr>
              <w:t>0x03</w:t>
            </w:r>
          </w:p>
        </w:tc>
        <w:tc>
          <w:tcPr>
            <w:tcW w:w="342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DD93064" w14:textId="77777777" w:rsidR="00EF7CE8" w:rsidRDefault="00EF7CE8">
            <w:r>
              <w:t>Version</w:t>
            </w:r>
          </w:p>
        </w:tc>
      </w:tr>
      <w:tr w:rsidR="00EF7CE8" w14:paraId="258D7ADE" w14:textId="77777777" w:rsidTr="00EF7CE8">
        <w:tc>
          <w:tcPr>
            <w:tcW w:w="270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D18DABB" w14:textId="77777777" w:rsidR="00EF7CE8" w:rsidRDefault="00EF7CE8">
            <w:r>
              <w:t>[1]</w:t>
            </w:r>
          </w:p>
        </w:tc>
        <w:tc>
          <w:tcPr>
            <w:tcW w:w="2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D8C319F" w14:textId="77777777" w:rsidR="00EF7CE8" w:rsidRDefault="00EF7CE8">
            <w:r>
              <w:rPr>
                <w:rStyle w:val="HTMLCode"/>
                <w:rFonts w:ascii="Consolas" w:eastAsiaTheme="majorEastAsia" w:hAnsi="Consolas"/>
                <w:color w:val="333333"/>
                <w:shd w:val="clear" w:color="auto" w:fill="FBFAF9"/>
              </w:rPr>
              <w:t>0x00</w:t>
            </w:r>
          </w:p>
        </w:tc>
        <w:tc>
          <w:tcPr>
            <w:tcW w:w="342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5853A4" w14:textId="77777777" w:rsidR="00EF7CE8" w:rsidRDefault="00EF7CE8">
            <w:r>
              <w:t>Reserved</w:t>
            </w:r>
          </w:p>
        </w:tc>
      </w:tr>
      <w:tr w:rsidR="00EF7CE8" w14:paraId="3642A63A" w14:textId="77777777" w:rsidTr="00EF7CE8">
        <w:tc>
          <w:tcPr>
            <w:tcW w:w="270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AF6AA5" w14:textId="77777777" w:rsidR="00EF7CE8" w:rsidRDefault="00EF7CE8">
            <w:r>
              <w:t>[2]</w:t>
            </w:r>
          </w:p>
        </w:tc>
        <w:tc>
          <w:tcPr>
            <w:tcW w:w="2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79B072B" w14:textId="77777777" w:rsidR="00EF7CE8" w:rsidRDefault="00EF7CE8"/>
        </w:tc>
        <w:tc>
          <w:tcPr>
            <w:tcW w:w="342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16EE48C" w14:textId="77777777" w:rsidR="00EF7CE8" w:rsidRDefault="00EF7CE8">
            <w:pPr>
              <w:rPr>
                <w:sz w:val="24"/>
                <w:szCs w:val="24"/>
              </w:rPr>
            </w:pPr>
            <w:r>
              <w:t>TPDU Length (MSB)</w:t>
            </w:r>
          </w:p>
        </w:tc>
      </w:tr>
      <w:tr w:rsidR="00EF7CE8" w14:paraId="1BC44AA9" w14:textId="77777777" w:rsidTr="00EF7CE8">
        <w:tc>
          <w:tcPr>
            <w:tcW w:w="270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5EFD0F8" w14:textId="77777777" w:rsidR="00EF7CE8" w:rsidRDefault="00EF7CE8">
            <w:r>
              <w:t>[3]</w:t>
            </w:r>
          </w:p>
        </w:tc>
        <w:tc>
          <w:tcPr>
            <w:tcW w:w="2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C308206" w14:textId="77777777" w:rsidR="00EF7CE8" w:rsidRDefault="00EF7CE8"/>
        </w:tc>
        <w:tc>
          <w:tcPr>
            <w:tcW w:w="342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BF90867" w14:textId="77777777" w:rsidR="00EF7CE8" w:rsidRDefault="00EF7CE8">
            <w:pPr>
              <w:rPr>
                <w:sz w:val="24"/>
                <w:szCs w:val="24"/>
              </w:rPr>
            </w:pPr>
            <w:r>
              <w:t>TPDU Length (LSB)</w:t>
            </w:r>
          </w:p>
        </w:tc>
      </w:tr>
    </w:tbl>
    <w:p w14:paraId="5470F6F5" w14:textId="77777777" w:rsidR="00EF7CE8" w:rsidRDefault="00EF7CE8" w:rsidP="00EF7CE8">
      <w:pPr>
        <w:pStyle w:val="NormalWeb"/>
        <w:spacing w:before="0" w:beforeAutospacing="0" w:after="336" w:afterAutospacing="0"/>
        <w:rPr>
          <w:rFonts w:ascii="Arial" w:hAnsi="Arial" w:cs="Arial"/>
          <w:color w:val="333333"/>
          <w:sz w:val="21"/>
          <w:szCs w:val="21"/>
        </w:rPr>
      </w:pPr>
      <w:r>
        <w:rPr>
          <w:rStyle w:val="Emphasis"/>
          <w:rFonts w:ascii="Arial" w:hAnsi="Arial" w:cs="Arial"/>
          <w:color w:val="333333"/>
          <w:sz w:val="21"/>
          <w:szCs w:val="21"/>
        </w:rPr>
        <w:t>The actual value for the TPDU Length must be calculated dynamically from the size of the payload</w:t>
      </w:r>
    </w:p>
    <w:p w14:paraId="0CBEEC60" w14:textId="77777777" w:rsidR="00EF7CE8" w:rsidRDefault="00EF7CE8" w:rsidP="00EF7CE8">
      <w:pPr>
        <w:pStyle w:val="Heading2"/>
        <w:spacing w:before="0" w:after="160"/>
        <w:rPr>
          <w:rFonts w:ascii="Arial" w:hAnsi="Arial" w:cs="Arial"/>
          <w:color w:val="333333"/>
          <w:sz w:val="36"/>
          <w:szCs w:val="36"/>
        </w:rPr>
      </w:pPr>
      <w:r>
        <w:rPr>
          <w:rFonts w:ascii="Arial" w:hAnsi="Arial" w:cs="Arial"/>
          <w:color w:val="333333"/>
        </w:rPr>
        <w:t>TPDU</w:t>
      </w:r>
    </w:p>
    <w:p w14:paraId="137ECA69" w14:textId="77777777" w:rsidR="00EF7CE8" w:rsidRDefault="00EF7CE8" w:rsidP="00EF7CE8">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Contents depend on packet type, see </w:t>
      </w:r>
      <w:hyperlink r:id="rId58" w:tooltip="kb:production:s7-communication:iso-tp" w:history="1">
        <w:r>
          <w:rPr>
            <w:rStyle w:val="Hyperlink"/>
            <w:rFonts w:ascii="Arial" w:eastAsiaTheme="majorEastAsia" w:hAnsi="Arial" w:cs="Arial"/>
            <w:color w:val="008800"/>
            <w:sz w:val="21"/>
            <w:szCs w:val="21"/>
          </w:rPr>
          <w:t>ISO TP</w:t>
        </w:r>
      </w:hyperlink>
      <w:r>
        <w:rPr>
          <w:rFonts w:ascii="Arial" w:hAnsi="Arial" w:cs="Arial"/>
          <w:color w:val="333333"/>
          <w:sz w:val="21"/>
          <w:szCs w:val="21"/>
        </w:rPr>
        <w:t>.</w:t>
      </w:r>
    </w:p>
    <w:p w14:paraId="3B9CB53F" w14:textId="2267ABC6" w:rsidR="00EF7CE8" w:rsidRDefault="00EF7CE8">
      <w:r>
        <w:br w:type="page"/>
      </w:r>
    </w:p>
    <w:p w14:paraId="3B88502F" w14:textId="77777777" w:rsidR="00C4596C" w:rsidRDefault="00C4596C" w:rsidP="00C4596C">
      <w:pPr>
        <w:pStyle w:val="Heading1"/>
        <w:spacing w:before="0" w:beforeAutospacing="0" w:after="107" w:afterAutospacing="0"/>
        <w:rPr>
          <w:rFonts w:ascii="Arial" w:hAnsi="Arial" w:cs="Arial"/>
          <w:color w:val="333333"/>
        </w:rPr>
      </w:pPr>
      <w:r>
        <w:rPr>
          <w:rFonts w:ascii="Arial" w:hAnsi="Arial" w:cs="Arial"/>
          <w:color w:val="333333"/>
        </w:rPr>
        <w:lastRenderedPageBreak/>
        <w:t>03 ISO TP</w:t>
      </w:r>
    </w:p>
    <w:tbl>
      <w:tblPr>
        <w:tblpPr w:leftFromText="180" w:rightFromText="180" w:vertAnchor="text" w:horzAnchor="margin" w:tblpY="48"/>
        <w:tblW w:w="926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67"/>
        <w:gridCol w:w="1010"/>
        <w:gridCol w:w="7585"/>
      </w:tblGrid>
      <w:tr w:rsidR="00C4596C" w14:paraId="416173A7" w14:textId="77777777" w:rsidTr="00C4596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30C34E1" w14:textId="77777777" w:rsidR="00C4596C" w:rsidRDefault="00C4596C" w:rsidP="00C4596C">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65550DD" w14:textId="77777777" w:rsidR="00C4596C" w:rsidRDefault="00C4596C" w:rsidP="00C4596C">
            <w:pPr>
              <w:rPr>
                <w:b/>
                <w:bCs/>
              </w:rPr>
            </w:pPr>
            <w:r>
              <w:rPr>
                <w:b/>
                <w:bCs/>
              </w:rPr>
              <w:t>Value</w:t>
            </w:r>
          </w:p>
        </w:tc>
        <w:tc>
          <w:tcPr>
            <w:tcW w:w="7578"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20BFFCF" w14:textId="77777777" w:rsidR="00C4596C" w:rsidRDefault="00C4596C" w:rsidP="00C4596C">
            <w:pPr>
              <w:rPr>
                <w:b/>
                <w:bCs/>
              </w:rPr>
            </w:pPr>
            <w:r>
              <w:rPr>
                <w:b/>
                <w:bCs/>
              </w:rPr>
              <w:t>Description</w:t>
            </w:r>
          </w:p>
        </w:tc>
      </w:tr>
      <w:tr w:rsidR="00C4596C" w14:paraId="2B0B9DB8" w14:textId="77777777" w:rsidTr="00C4596C">
        <w:trPr>
          <w:tblHeader/>
        </w:trPr>
        <w:tc>
          <w:tcPr>
            <w:tcW w:w="9262"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29EA422" w14:textId="77777777" w:rsidR="00C4596C" w:rsidRDefault="00C4596C" w:rsidP="00C4596C">
            <w:pPr>
              <w:rPr>
                <w:b/>
                <w:bCs/>
              </w:rPr>
            </w:pPr>
            <w:r>
              <w:rPr>
                <w:b/>
                <w:bCs/>
              </w:rPr>
              <w:t>Fixed part</w:t>
            </w:r>
          </w:p>
        </w:tc>
      </w:tr>
      <w:tr w:rsidR="00C4596C" w14:paraId="7FA59D82"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7AE6EDC" w14:textId="77777777" w:rsidR="00C4596C" w:rsidRDefault="00C4596C" w:rsidP="00C4596C">
            <w:r>
              <w:t>[0]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9DFF803" w14:textId="77777777" w:rsidR="00C4596C" w:rsidRDefault="00C4596C" w:rsidP="00C4596C">
            <w:r>
              <w:rPr>
                <w:rStyle w:val="HTMLCode"/>
                <w:rFonts w:ascii="Consolas" w:eastAsiaTheme="majorEastAsia" w:hAnsi="Consolas"/>
                <w:color w:val="333333"/>
                <w:shd w:val="clear" w:color="auto" w:fill="FBFAF9"/>
              </w:rPr>
              <w:t>0x11</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3A824E" w14:textId="77777777" w:rsidR="00C4596C" w:rsidRDefault="00C4596C" w:rsidP="00C4596C">
            <w:r>
              <w:t>LI (Length Indicator): Length of Header (17)</w:t>
            </w:r>
          </w:p>
        </w:tc>
      </w:tr>
      <w:tr w:rsidR="00C4596C" w14:paraId="5D124BD0"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F9886C1" w14:textId="77777777" w:rsidR="00C4596C" w:rsidRDefault="00C4596C" w:rsidP="00C4596C">
            <w: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9765DC5" w14:textId="77777777" w:rsidR="00C4596C" w:rsidRDefault="00C4596C" w:rsidP="00C4596C">
            <w:r>
              <w:rPr>
                <w:rStyle w:val="HTMLCode"/>
                <w:rFonts w:ascii="Consolas" w:eastAsiaTheme="majorEastAsia" w:hAnsi="Consolas"/>
                <w:color w:val="333333"/>
                <w:shd w:val="clear" w:color="auto" w:fill="FBFAF9"/>
              </w:rPr>
              <w:t>0xE0</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CF84F97" w14:textId="77777777" w:rsidR="00C4596C" w:rsidRDefault="00C4596C" w:rsidP="00C4596C">
            <w:r>
              <w:t>bits 1-4: PDU Type Specification (1110 = CR)</w:t>
            </w:r>
            <w:r>
              <w:br/>
              <w:t>bits 5-8: Credit (0000 = non-reliable)</w:t>
            </w:r>
          </w:p>
        </w:tc>
      </w:tr>
      <w:tr w:rsidR="00C4596C" w14:paraId="17ACBD8F"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1F3636D" w14:textId="77777777" w:rsidR="00C4596C" w:rsidRDefault="00C4596C" w:rsidP="00C4596C">
            <w:r>
              <w:t>[2-3]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139FF8D" w14:textId="77777777" w:rsidR="00C4596C" w:rsidRDefault="00C4596C" w:rsidP="00C4596C">
            <w:r>
              <w:rPr>
                <w:rStyle w:val="HTMLCode"/>
                <w:rFonts w:ascii="Consolas" w:eastAsiaTheme="majorEastAsia" w:hAnsi="Consolas"/>
                <w:color w:val="333333"/>
                <w:shd w:val="clear" w:color="auto" w:fill="FBFAF9"/>
              </w:rPr>
              <w:t>0x00 00</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90D8B7A" w14:textId="77777777" w:rsidR="00C4596C" w:rsidRDefault="00C4596C" w:rsidP="00C4596C">
            <w:r>
              <w:t>DST - REF</w:t>
            </w:r>
          </w:p>
        </w:tc>
      </w:tr>
      <w:tr w:rsidR="00C4596C" w14:paraId="5172D96D"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8F0E2B3" w14:textId="77777777" w:rsidR="00C4596C" w:rsidRDefault="00C4596C" w:rsidP="00C4596C">
            <w:r>
              <w:t>[4-5]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C35DF5F" w14:textId="77777777" w:rsidR="00C4596C" w:rsidRDefault="00C4596C" w:rsidP="00C4596C">
            <w:r>
              <w:rPr>
                <w:rStyle w:val="HTMLCode"/>
                <w:rFonts w:ascii="Consolas" w:eastAsiaTheme="majorEastAsia" w:hAnsi="Consolas"/>
                <w:color w:val="333333"/>
                <w:shd w:val="clear" w:color="auto" w:fill="FBFAF9"/>
              </w:rPr>
              <w:t>0x00 01</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9C6FA08" w14:textId="77777777" w:rsidR="00C4596C" w:rsidRDefault="00C4596C" w:rsidP="00C4596C">
            <w:r>
              <w:t>SRC - REF (can be set by the client)</w:t>
            </w:r>
          </w:p>
        </w:tc>
      </w:tr>
      <w:tr w:rsidR="00C4596C" w14:paraId="1F7F4683"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E0C003E" w14:textId="77777777" w:rsidR="00C4596C" w:rsidRDefault="00C4596C" w:rsidP="00C4596C">
            <w:r>
              <w:t>[6]</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D721599" w14:textId="77777777" w:rsidR="00C4596C" w:rsidRDefault="00C4596C" w:rsidP="00C4596C">
            <w:r>
              <w:rPr>
                <w:rStyle w:val="HTMLCode"/>
                <w:rFonts w:ascii="Consolas" w:eastAsiaTheme="majorEastAsia" w:hAnsi="Consolas"/>
                <w:color w:val="333333"/>
                <w:shd w:val="clear" w:color="auto" w:fill="FBFAF9"/>
              </w:rPr>
              <w:t>0x00</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CB38EEF" w14:textId="77777777" w:rsidR="00C4596C" w:rsidRDefault="00C4596C" w:rsidP="00C4596C">
            <w:r>
              <w:t>CLASS (Class/Extended Format/Flow Control)</w:t>
            </w:r>
          </w:p>
        </w:tc>
      </w:tr>
      <w:tr w:rsidR="00C4596C" w14:paraId="2DC617D3" w14:textId="77777777" w:rsidTr="00C4596C">
        <w:tc>
          <w:tcPr>
            <w:tcW w:w="9262"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0C0C157" w14:textId="77777777" w:rsidR="00C4596C" w:rsidRDefault="00C4596C" w:rsidP="00C4596C">
            <w:pPr>
              <w:rPr>
                <w:b/>
                <w:bCs/>
              </w:rPr>
            </w:pPr>
            <w:r>
              <w:rPr>
                <w:b/>
                <w:bCs/>
              </w:rPr>
              <w:t>Variable part</w:t>
            </w:r>
          </w:p>
        </w:tc>
      </w:tr>
      <w:tr w:rsidR="00C4596C" w14:paraId="6980FE23" w14:textId="77777777" w:rsidTr="00C4596C">
        <w:tc>
          <w:tcPr>
            <w:tcW w:w="9262"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38CBED0" w14:textId="77777777" w:rsidR="00C4596C" w:rsidRDefault="00C4596C" w:rsidP="00C4596C">
            <w:pPr>
              <w:rPr>
                <w:b/>
                <w:bCs/>
              </w:rPr>
            </w:pPr>
            <w:r>
              <w:rPr>
                <w:b/>
                <w:bCs/>
              </w:rPr>
              <w:t>TPDU Size parameter</w:t>
            </w:r>
          </w:p>
        </w:tc>
      </w:tr>
      <w:tr w:rsidR="00C4596C" w14:paraId="61702679"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4A276FC" w14:textId="77777777" w:rsidR="00C4596C" w:rsidRDefault="00C4596C" w:rsidP="00C4596C">
            <w:r>
              <w:t>[7]</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7BB5519" w14:textId="77777777" w:rsidR="00C4596C" w:rsidRDefault="00C4596C" w:rsidP="00C4596C">
            <w:r>
              <w:rPr>
                <w:rStyle w:val="HTMLCode"/>
                <w:rFonts w:ascii="Consolas" w:eastAsiaTheme="majorEastAsia" w:hAnsi="Consolas"/>
                <w:color w:val="333333"/>
                <w:shd w:val="clear" w:color="auto" w:fill="FBFAF9"/>
              </w:rPr>
              <w:t>0xC0</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8BC78B9" w14:textId="77777777" w:rsidR="00C4596C" w:rsidRDefault="00C4596C" w:rsidP="00C4596C">
            <w:r>
              <w:t>param code = 0xC0</w:t>
            </w:r>
          </w:p>
        </w:tc>
      </w:tr>
      <w:tr w:rsidR="00C4596C" w14:paraId="4165F5FC"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80E4EC" w14:textId="77777777" w:rsidR="00C4596C" w:rsidRDefault="00C4596C" w:rsidP="00C4596C">
            <w:r>
              <w:t>[8]</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9DAF9F7" w14:textId="77777777" w:rsidR="00C4596C" w:rsidRDefault="00C4596C" w:rsidP="00C4596C">
            <w:r>
              <w:rPr>
                <w:rStyle w:val="HTMLCode"/>
                <w:rFonts w:ascii="Consolas" w:eastAsiaTheme="majorEastAsia" w:hAnsi="Consolas"/>
                <w:color w:val="333333"/>
                <w:shd w:val="clear" w:color="auto" w:fill="FBFAF9"/>
              </w:rPr>
              <w:t>0x01</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B45678" w14:textId="77777777" w:rsidR="00C4596C" w:rsidRDefault="00C4596C" w:rsidP="00C4596C">
            <w:r>
              <w:t>param length = 0x01</w:t>
            </w:r>
          </w:p>
        </w:tc>
      </w:tr>
      <w:tr w:rsidR="00C4596C" w14:paraId="76F13560"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F9AADD1" w14:textId="77777777" w:rsidR="00C4596C" w:rsidRDefault="00C4596C" w:rsidP="00C4596C">
            <w:r>
              <w:t>[9]</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C0B32FE" w14:textId="77777777" w:rsidR="00C4596C" w:rsidRDefault="00C4596C" w:rsidP="00C4596C">
            <w:r>
              <w:rPr>
                <w:rStyle w:val="HTMLCode"/>
                <w:rFonts w:ascii="Consolas" w:eastAsiaTheme="majorEastAsia" w:hAnsi="Consolas"/>
                <w:color w:val="333333"/>
                <w:shd w:val="clear" w:color="auto" w:fill="FBFAF9"/>
              </w:rPr>
              <w:t>0x09</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B03516" w14:textId="77777777" w:rsidR="00C4596C" w:rsidRDefault="00C4596C" w:rsidP="00C4596C">
            <w:r>
              <w:t>param value: Size (512 = </w:t>
            </w:r>
            <w:r>
              <w:rPr>
                <w:rStyle w:val="HTMLCode"/>
                <w:rFonts w:ascii="Consolas" w:eastAsiaTheme="majorEastAsia" w:hAnsi="Consolas"/>
                <w:color w:val="333333"/>
                <w:shd w:val="clear" w:color="auto" w:fill="FBFAF9"/>
              </w:rPr>
              <w:t>0x09</w:t>
            </w:r>
            <w:r>
              <w:t>; 1024 = </w:t>
            </w:r>
            <w:r>
              <w:rPr>
                <w:rStyle w:val="HTMLCode"/>
                <w:rFonts w:ascii="Consolas" w:eastAsiaTheme="majorEastAsia" w:hAnsi="Consolas"/>
                <w:color w:val="333333"/>
                <w:shd w:val="clear" w:color="auto" w:fill="FBFAF9"/>
              </w:rPr>
              <w:t>0x0A</w:t>
            </w:r>
            <w:r>
              <w:t>)</w:t>
            </w:r>
          </w:p>
        </w:tc>
      </w:tr>
      <w:tr w:rsidR="00C4596C" w14:paraId="06AB8B6E" w14:textId="77777777" w:rsidTr="00C4596C">
        <w:tc>
          <w:tcPr>
            <w:tcW w:w="9262"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E99A068" w14:textId="77777777" w:rsidR="00C4596C" w:rsidRDefault="00C4596C" w:rsidP="00C4596C">
            <w:pPr>
              <w:rPr>
                <w:b/>
                <w:bCs/>
              </w:rPr>
            </w:pPr>
            <w:r>
              <w:rPr>
                <w:b/>
                <w:bCs/>
              </w:rPr>
              <w:t>Calling (Src) TSAP parameter</w:t>
            </w:r>
          </w:p>
        </w:tc>
      </w:tr>
      <w:tr w:rsidR="00C4596C" w14:paraId="51614BB6"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E109FAC" w14:textId="77777777" w:rsidR="00C4596C" w:rsidRDefault="00C4596C" w:rsidP="00C4596C">
            <w:r>
              <w:t>[10]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ECA89D6" w14:textId="77777777" w:rsidR="00C4596C" w:rsidRDefault="00C4596C" w:rsidP="00C4596C">
            <w:r>
              <w:rPr>
                <w:rStyle w:val="HTMLCode"/>
                <w:rFonts w:ascii="Consolas" w:eastAsiaTheme="majorEastAsia" w:hAnsi="Consolas"/>
                <w:color w:val="333333"/>
                <w:shd w:val="clear" w:color="auto" w:fill="FBFAF9"/>
              </w:rPr>
              <w:t>0xC1</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B16B66E" w14:textId="77777777" w:rsidR="00C4596C" w:rsidRDefault="00C4596C" w:rsidP="00C4596C">
            <w:r>
              <w:t>param code = 0xC1 (calling TSAP)</w:t>
            </w:r>
          </w:p>
        </w:tc>
      </w:tr>
      <w:tr w:rsidR="00C4596C" w14:paraId="04793DA7"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CA27656" w14:textId="77777777" w:rsidR="00C4596C" w:rsidRDefault="00C4596C" w:rsidP="00C4596C">
            <w:r>
              <w:t>[11]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FA28654" w14:textId="77777777" w:rsidR="00C4596C" w:rsidRDefault="00C4596C" w:rsidP="00C4596C">
            <w:r>
              <w:rPr>
                <w:rStyle w:val="HTMLCode"/>
                <w:rFonts w:ascii="Consolas" w:eastAsiaTheme="majorEastAsia" w:hAnsi="Consolas"/>
                <w:color w:val="333333"/>
                <w:shd w:val="clear" w:color="auto" w:fill="FBFAF9"/>
              </w:rPr>
              <w:t>0x02</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9080A20" w14:textId="77777777" w:rsidR="00C4596C" w:rsidRDefault="00C4596C" w:rsidP="00C4596C">
            <w:r>
              <w:t>param length = 2 bytes</w:t>
            </w:r>
          </w:p>
        </w:tc>
      </w:tr>
      <w:tr w:rsidR="00C4596C" w14:paraId="012A5284"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A3EE2D8" w14:textId="77777777" w:rsidR="00C4596C" w:rsidRDefault="00C4596C" w:rsidP="00C4596C">
            <w:r>
              <w:t>[12]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99154A2" w14:textId="77777777" w:rsidR="00C4596C" w:rsidRDefault="00C4596C" w:rsidP="00C4596C">
            <w:r>
              <w:rPr>
                <w:rStyle w:val="HTMLCode"/>
                <w:rFonts w:ascii="Consolas" w:eastAsiaTheme="majorEastAsia" w:hAnsi="Consolas"/>
                <w:color w:val="333333"/>
                <w:shd w:val="clear" w:color="auto" w:fill="FBFAF9"/>
              </w:rPr>
              <w:t>0x01</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7688E5C" w14:textId="77777777" w:rsidR="00C4596C" w:rsidRDefault="00C4596C" w:rsidP="00C4596C">
            <w:r>
              <w:t>param value: Device Group (PG/PC = </w:t>
            </w:r>
            <w:r>
              <w:rPr>
                <w:rStyle w:val="HTMLCode"/>
                <w:rFonts w:ascii="Consolas" w:eastAsiaTheme="majorEastAsia" w:hAnsi="Consolas"/>
                <w:color w:val="333333"/>
                <w:shd w:val="clear" w:color="auto" w:fill="FBFAF9"/>
              </w:rPr>
              <w:t>0x01</w:t>
            </w:r>
            <w:r>
              <w:t>)</w:t>
            </w:r>
          </w:p>
        </w:tc>
      </w:tr>
      <w:tr w:rsidR="00C4596C" w14:paraId="5E2A52F6"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FAC456E" w14:textId="77777777" w:rsidR="00C4596C" w:rsidRDefault="00C4596C" w:rsidP="00C4596C">
            <w:r>
              <w:t>[13]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EF05EA3" w14:textId="77777777" w:rsidR="00C4596C" w:rsidRDefault="00C4596C" w:rsidP="00C4596C">
            <w:r>
              <w:rPr>
                <w:rStyle w:val="HTMLCode"/>
                <w:rFonts w:ascii="Consolas" w:eastAsiaTheme="majorEastAsia" w:hAnsi="Consolas"/>
                <w:color w:val="333333"/>
                <w:shd w:val="clear" w:color="auto" w:fill="FBFAF9"/>
              </w:rPr>
              <w:t>0x00</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66B51B5" w14:textId="77777777" w:rsidR="00C4596C" w:rsidRDefault="00C4596C" w:rsidP="00C4596C">
            <w:r>
              <w:t>param value: TSAP ID (eg </w:t>
            </w:r>
            <w:r>
              <w:rPr>
                <w:rStyle w:val="HTMLCode"/>
                <w:rFonts w:ascii="Consolas" w:eastAsiaTheme="majorEastAsia" w:hAnsi="Consolas"/>
                <w:color w:val="333333"/>
                <w:shd w:val="clear" w:color="auto" w:fill="FBFAF9"/>
              </w:rPr>
              <w:t>0x00</w:t>
            </w:r>
            <w:r>
              <w:t>)</w:t>
            </w:r>
          </w:p>
        </w:tc>
      </w:tr>
      <w:tr w:rsidR="00C4596C" w14:paraId="3A34F2DD" w14:textId="77777777" w:rsidTr="00C4596C">
        <w:tc>
          <w:tcPr>
            <w:tcW w:w="9262"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8BD88C7" w14:textId="77777777" w:rsidR="00C4596C" w:rsidRDefault="00C4596C" w:rsidP="00C4596C">
            <w:pPr>
              <w:rPr>
                <w:b/>
                <w:bCs/>
              </w:rPr>
            </w:pPr>
            <w:r>
              <w:rPr>
                <w:b/>
                <w:bCs/>
              </w:rPr>
              <w:t>Called (Dst) TSAP parameter</w:t>
            </w:r>
          </w:p>
        </w:tc>
      </w:tr>
      <w:tr w:rsidR="00C4596C" w14:paraId="470DE49F"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C55E772" w14:textId="77777777" w:rsidR="00C4596C" w:rsidRDefault="00C4596C" w:rsidP="00C4596C">
            <w:r>
              <w:t>[14]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9CCE1E" w14:textId="77777777" w:rsidR="00C4596C" w:rsidRDefault="00C4596C" w:rsidP="00C4596C">
            <w:r>
              <w:rPr>
                <w:rStyle w:val="HTMLCode"/>
                <w:rFonts w:ascii="Consolas" w:eastAsiaTheme="majorEastAsia" w:hAnsi="Consolas"/>
                <w:color w:val="333333"/>
                <w:shd w:val="clear" w:color="auto" w:fill="FBFAF9"/>
              </w:rPr>
              <w:t>0xC2</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89C163C" w14:textId="77777777" w:rsidR="00C4596C" w:rsidRDefault="00C4596C" w:rsidP="00C4596C">
            <w:r>
              <w:t>param code = 0xC2 (called TSAP)</w:t>
            </w:r>
          </w:p>
        </w:tc>
      </w:tr>
      <w:tr w:rsidR="00C4596C" w14:paraId="2F1F6F71"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B088605" w14:textId="77777777" w:rsidR="00C4596C" w:rsidRDefault="00C4596C" w:rsidP="00C4596C">
            <w:r>
              <w:lastRenderedPageBreak/>
              <w:t>[15]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10A5AFD" w14:textId="77777777" w:rsidR="00C4596C" w:rsidRDefault="00C4596C" w:rsidP="00C4596C">
            <w:r>
              <w:rPr>
                <w:rStyle w:val="HTMLCode"/>
                <w:rFonts w:ascii="Consolas" w:eastAsiaTheme="majorEastAsia" w:hAnsi="Consolas"/>
                <w:color w:val="333333"/>
                <w:shd w:val="clear" w:color="auto" w:fill="FBFAF9"/>
              </w:rPr>
              <w:t>0x02</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5516869" w14:textId="77777777" w:rsidR="00C4596C" w:rsidRDefault="00C4596C" w:rsidP="00C4596C">
            <w:r>
              <w:t>param length = 2 bytes</w:t>
            </w:r>
          </w:p>
        </w:tc>
      </w:tr>
      <w:tr w:rsidR="00C4596C" w14:paraId="1DA47269"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4032015" w14:textId="77777777" w:rsidR="00C4596C" w:rsidRDefault="00C4596C" w:rsidP="00C4596C">
            <w:r>
              <w:t>[16]</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6F2C441" w14:textId="77777777" w:rsidR="00C4596C" w:rsidRDefault="00C4596C" w:rsidP="00C4596C">
            <w:r>
              <w:rPr>
                <w:rStyle w:val="HTMLCode"/>
                <w:rFonts w:ascii="Consolas" w:eastAsiaTheme="majorEastAsia" w:hAnsi="Consolas"/>
                <w:color w:val="333333"/>
                <w:shd w:val="clear" w:color="auto" w:fill="FBFAF9"/>
              </w:rPr>
              <w:t>0x03</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A5FF0C5" w14:textId="77777777" w:rsidR="00C4596C" w:rsidRDefault="00C4596C" w:rsidP="00C4596C">
            <w:r>
              <w:t>param value: Device Group (OP = </w:t>
            </w:r>
            <w:r>
              <w:rPr>
                <w:rStyle w:val="HTMLCode"/>
                <w:rFonts w:ascii="Consolas" w:eastAsiaTheme="majorEastAsia" w:hAnsi="Consolas"/>
                <w:color w:val="333333"/>
                <w:shd w:val="clear" w:color="auto" w:fill="FBFAF9"/>
              </w:rPr>
              <w:t>0x02</w:t>
            </w:r>
            <w:r>
              <w:t>; Others = </w:t>
            </w:r>
            <w:r>
              <w:rPr>
                <w:rStyle w:val="HTMLCode"/>
                <w:rFonts w:ascii="Consolas" w:eastAsiaTheme="majorEastAsia" w:hAnsi="Consolas"/>
                <w:color w:val="333333"/>
                <w:shd w:val="clear" w:color="auto" w:fill="FBFAF9"/>
              </w:rPr>
              <w:t>0x03</w:t>
            </w:r>
            <w:r>
              <w:t>)</w:t>
            </w:r>
          </w:p>
        </w:tc>
      </w:tr>
      <w:tr w:rsidR="00C4596C" w14:paraId="653AA6E0" w14:textId="77777777" w:rsidTr="00C4596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8C5EC81" w14:textId="77777777" w:rsidR="00C4596C" w:rsidRDefault="00C4596C" w:rsidP="00C4596C">
            <w:r>
              <w:t>[17]</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C0ED9D7" w14:textId="77777777" w:rsidR="00C4596C" w:rsidRDefault="00C4596C" w:rsidP="00C4596C">
            <w:r>
              <w:rPr>
                <w:rStyle w:val="HTMLCode"/>
                <w:rFonts w:ascii="Consolas" w:eastAsiaTheme="majorEastAsia" w:hAnsi="Consolas"/>
                <w:color w:val="333333"/>
                <w:shd w:val="clear" w:color="auto" w:fill="FBFAF9"/>
              </w:rPr>
              <w:t>0x……</w:t>
            </w:r>
          </w:p>
        </w:tc>
        <w:tc>
          <w:tcPr>
            <w:tcW w:w="757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0C80A2A" w14:textId="77777777" w:rsidR="00C4596C" w:rsidRDefault="00C4596C" w:rsidP="00C4596C">
            <w:r>
              <w:t>param value: Slot [bits 0..4] and Rack [bits 5..7] Numbers (see </w:t>
            </w:r>
            <w:hyperlink r:id="rId59" w:anchor="plc_types" w:tooltip="kb:production:s7-communication:constants" w:history="1">
              <w:r>
                <w:rPr>
                  <w:rStyle w:val="Hyperlink"/>
                  <w:color w:val="008800"/>
                </w:rPr>
                <w:t>PLC Types</w:t>
              </w:r>
            </w:hyperlink>
            <w:r>
              <w:t>)</w:t>
            </w:r>
          </w:p>
        </w:tc>
      </w:tr>
    </w:tbl>
    <w:p w14:paraId="7778F429" w14:textId="77777777" w:rsidR="00C4596C" w:rsidRDefault="00C4596C" w:rsidP="00C4596C">
      <w:pPr>
        <w:pStyle w:val="NormalWeb"/>
        <w:spacing w:before="0" w:beforeAutospacing="0" w:after="336" w:afterAutospacing="0"/>
        <w:rPr>
          <w:rFonts w:ascii="Arial" w:hAnsi="Arial" w:cs="Arial"/>
          <w:color w:val="333333"/>
          <w:sz w:val="21"/>
          <w:szCs w:val="21"/>
        </w:rPr>
      </w:pPr>
      <w:r>
        <w:rPr>
          <w:rStyle w:val="Emphasis"/>
          <w:rFonts w:ascii="Arial" w:hAnsi="Arial" w:cs="Arial"/>
          <w:color w:val="333333"/>
          <w:sz w:val="21"/>
          <w:szCs w:val="21"/>
        </w:rPr>
        <w:t>aka </w:t>
      </w:r>
      <w:r>
        <w:rPr>
          <w:rStyle w:val="HTMLCode"/>
          <w:rFonts w:ascii="Consolas" w:eastAsiaTheme="majorEastAsia" w:hAnsi="Consolas"/>
          <w:i/>
          <w:iCs/>
          <w:color w:val="333333"/>
          <w:sz w:val="21"/>
          <w:szCs w:val="21"/>
          <w:shd w:val="clear" w:color="auto" w:fill="FBFAF9"/>
        </w:rPr>
        <w:t>COPT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84"/>
        <w:gridCol w:w="2271"/>
      </w:tblGrid>
      <w:tr w:rsidR="00C4596C" w14:paraId="5EC3B237" w14:textId="77777777" w:rsidTr="00C4596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63BC7F8" w14:textId="77777777" w:rsidR="00C4596C" w:rsidRDefault="00C4596C">
            <w:pPr>
              <w:rPr>
                <w:rFonts w:ascii="Times New Roman" w:hAnsi="Times New Roman" w:cs="Times New Roman"/>
                <w:b/>
                <w:bCs/>
                <w:sz w:val="24"/>
                <w:szCs w:val="24"/>
              </w:rPr>
            </w:pPr>
            <w:r>
              <w:rPr>
                <w:b/>
                <w:bCs/>
              </w:rPr>
              <w:t>Name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E7377B1" w14:textId="77777777" w:rsidR="00C4596C" w:rsidRDefault="00C4596C">
            <w:r>
              <w:t>ISO Transport Protocol</w:t>
            </w:r>
          </w:p>
        </w:tc>
      </w:tr>
      <w:tr w:rsidR="00C4596C" w14:paraId="75F64BA5" w14:textId="77777777" w:rsidTr="00C4596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498DDFF" w14:textId="77777777" w:rsidR="00C4596C" w:rsidRDefault="00C4596C">
            <w:pPr>
              <w:rPr>
                <w:b/>
                <w:bCs/>
              </w:rPr>
            </w:pPr>
            <w:r>
              <w:rPr>
                <w:b/>
                <w:bCs/>
              </w:rPr>
              <w:t>ISO</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7893656" w14:textId="77777777" w:rsidR="00C4596C" w:rsidRDefault="00C4596C">
            <w:r>
              <w:t>ISO DP 8073</w:t>
            </w:r>
          </w:p>
        </w:tc>
      </w:tr>
      <w:tr w:rsidR="00C4596C" w14:paraId="020BE13F" w14:textId="77777777" w:rsidTr="00C4596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4C0E0F2" w14:textId="77777777" w:rsidR="00C4596C" w:rsidRDefault="00C4596C">
            <w:pPr>
              <w:rPr>
                <w:b/>
                <w:bCs/>
              </w:rPr>
            </w:pPr>
            <w:r>
              <w:rPr>
                <w:b/>
                <w:bCs/>
              </w:rPr>
              <w:t>RFC</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6825BE2" w14:textId="77777777" w:rsidR="00C4596C" w:rsidRDefault="00000000">
            <w:hyperlink r:id="rId60" w:tgtFrame="_blank" w:tooltip="https://tools.ietf.org/html/rfc905" w:history="1">
              <w:r w:rsidR="00C4596C">
                <w:rPr>
                  <w:rStyle w:val="Hyperlink"/>
                  <w:color w:val="600070"/>
                </w:rPr>
                <w:t>RFC 905</w:t>
              </w:r>
            </w:hyperlink>
          </w:p>
        </w:tc>
      </w:tr>
    </w:tbl>
    <w:p w14:paraId="1CCCCFFB" w14:textId="77777777" w:rsidR="00C4596C" w:rsidRDefault="00C4596C" w:rsidP="00C4596C">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The COTP packet is the </w:t>
      </w:r>
      <w:r>
        <w:rPr>
          <w:rStyle w:val="Emphasis"/>
          <w:rFonts w:ascii="Arial" w:hAnsi="Arial" w:cs="Arial"/>
          <w:color w:val="333333"/>
          <w:sz w:val="21"/>
          <w:szCs w:val="21"/>
        </w:rPr>
        <w:t>content</w:t>
      </w:r>
      <w:r>
        <w:rPr>
          <w:rFonts w:ascii="Arial" w:hAnsi="Arial" w:cs="Arial"/>
          <w:color w:val="333333"/>
          <w:sz w:val="21"/>
          <w:szCs w:val="21"/>
        </w:rPr>
        <w:t> (the TPDU) of the TPKT packet. The structure of the packets depends on the type of data sent.</w:t>
      </w:r>
    </w:p>
    <w:p w14:paraId="78539C76" w14:textId="77777777" w:rsidR="00C4596C" w:rsidRDefault="00C4596C" w:rsidP="00C4596C">
      <w:pPr>
        <w:pStyle w:val="Heading2"/>
        <w:spacing w:before="0" w:after="160"/>
        <w:rPr>
          <w:rFonts w:ascii="Arial" w:hAnsi="Arial" w:cs="Arial"/>
          <w:color w:val="333333"/>
          <w:sz w:val="36"/>
          <w:szCs w:val="36"/>
        </w:rPr>
      </w:pPr>
      <w:r>
        <w:rPr>
          <w:rFonts w:ascii="Arial" w:hAnsi="Arial" w:cs="Arial"/>
          <w:color w:val="333333"/>
        </w:rPr>
        <w:t>Connection Request</w:t>
      </w:r>
    </w:p>
    <w:p w14:paraId="3AA64843" w14:textId="77777777" w:rsidR="00C4596C" w:rsidRDefault="00C4596C" w:rsidP="00C4596C">
      <w:pPr>
        <w:pStyle w:val="Heading5"/>
        <w:spacing w:before="0" w:after="274"/>
        <w:rPr>
          <w:rFonts w:ascii="Arial" w:hAnsi="Arial" w:cs="Arial"/>
          <w:color w:val="333333"/>
          <w:sz w:val="21"/>
          <w:szCs w:val="21"/>
        </w:rPr>
      </w:pPr>
      <w:r>
        <w:rPr>
          <w:rFonts w:ascii="Arial" w:hAnsi="Arial" w:cs="Arial"/>
          <w:color w:val="333333"/>
          <w:sz w:val="21"/>
          <w:szCs w:val="21"/>
        </w:rPr>
        <w:t>Packet Structure</w:t>
      </w:r>
    </w:p>
    <w:tbl>
      <w:tblPr>
        <w:tblW w:w="973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72"/>
        <w:gridCol w:w="1386"/>
        <w:gridCol w:w="2214"/>
        <w:gridCol w:w="4159"/>
      </w:tblGrid>
      <w:tr w:rsidR="00C4596C" w14:paraId="5037E327" w14:textId="77777777" w:rsidTr="00C4596C">
        <w:tc>
          <w:tcPr>
            <w:tcW w:w="1972"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82F13AD" w14:textId="77777777" w:rsidR="00C4596C" w:rsidRDefault="00C4596C">
            <w:pPr>
              <w:rPr>
                <w:rFonts w:ascii="Times New Roman" w:hAnsi="Times New Roman" w:cs="Times New Roman"/>
                <w:b/>
                <w:bCs/>
                <w:sz w:val="24"/>
                <w:szCs w:val="24"/>
              </w:rPr>
            </w:pPr>
            <w:r>
              <w:rPr>
                <w:b/>
                <w:bCs/>
              </w:rPr>
              <w:t>ISO TP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1128573" w14:textId="77777777" w:rsidR="00C4596C" w:rsidRDefault="00C4596C">
            <w:pPr>
              <w:rPr>
                <w:b/>
                <w:bCs/>
              </w:rPr>
            </w:pPr>
          </w:p>
        </w:tc>
        <w:tc>
          <w:tcPr>
            <w:tcW w:w="221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E96700F" w14:textId="77777777" w:rsidR="00C4596C" w:rsidRDefault="00C4596C">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DDFFDD"/>
            <w:tcMar>
              <w:top w:w="72" w:type="dxa"/>
              <w:left w:w="120" w:type="dxa"/>
              <w:bottom w:w="72" w:type="dxa"/>
              <w:right w:w="120" w:type="dxa"/>
            </w:tcMar>
            <w:hideMark/>
          </w:tcPr>
          <w:p w14:paraId="0C55BCC7" w14:textId="77777777" w:rsidR="00C4596C" w:rsidRDefault="00C4596C">
            <w:pPr>
              <w:rPr>
                <w:sz w:val="24"/>
                <w:szCs w:val="24"/>
              </w:rPr>
            </w:pPr>
            <w:r>
              <w:rPr>
                <w:rStyle w:val="Strong"/>
              </w:rPr>
              <w:t>PDU</w:t>
            </w:r>
          </w:p>
        </w:tc>
      </w:tr>
      <w:tr w:rsidR="00C4596C" w14:paraId="54A876AD" w14:textId="77777777" w:rsidTr="00C4596C">
        <w:tc>
          <w:tcPr>
            <w:tcW w:w="197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B12263D" w14:textId="77777777" w:rsidR="00C4596C" w:rsidRDefault="00C4596C">
            <w:r>
              <w:t>ISO on TCP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251A82F" w14:textId="77777777" w:rsidR="00C4596C" w:rsidRDefault="00C4596C"/>
        </w:tc>
        <w:tc>
          <w:tcPr>
            <w:tcW w:w="221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1ADEB7E" w14:textId="77777777" w:rsidR="00C4596C" w:rsidRDefault="00C4596C">
            <w:pPr>
              <w:rPr>
                <w:sz w:val="24"/>
                <w:szCs w:val="24"/>
              </w:rPr>
            </w:pPr>
            <w:r>
              <w:t>TPKT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8300123" w14:textId="77777777" w:rsidR="00C4596C" w:rsidRDefault="00C4596C">
            <w:r>
              <w:t>TPDU</w:t>
            </w:r>
          </w:p>
        </w:tc>
      </w:tr>
    </w:tbl>
    <w:p w14:paraId="5DDDB851" w14:textId="77777777" w:rsidR="00C4596C" w:rsidRDefault="00C4596C" w:rsidP="00C4596C">
      <w:pPr>
        <w:pStyle w:val="Heading5"/>
        <w:spacing w:before="0" w:after="274"/>
        <w:rPr>
          <w:rFonts w:ascii="Arial" w:hAnsi="Arial" w:cs="Arial"/>
          <w:color w:val="333333"/>
          <w:sz w:val="21"/>
          <w:szCs w:val="21"/>
        </w:rPr>
      </w:pPr>
      <w:r>
        <w:rPr>
          <w:rFonts w:ascii="Arial" w:hAnsi="Arial" w:cs="Arial"/>
          <w:color w:val="333333"/>
          <w:sz w:val="21"/>
          <w:szCs w:val="21"/>
        </w:rPr>
        <w:t>Contents</w:t>
      </w:r>
    </w:p>
    <w:p w14:paraId="41146679" w14:textId="77777777" w:rsidR="00C4596C" w:rsidRDefault="00000000" w:rsidP="00C4596C">
      <w:pPr>
        <w:spacing w:after="336"/>
        <w:rPr>
          <w:rFonts w:ascii="Arial" w:hAnsi="Arial" w:cs="Arial"/>
          <w:color w:val="333333"/>
          <w:sz w:val="21"/>
          <w:szCs w:val="21"/>
        </w:rPr>
      </w:pPr>
      <w:r>
        <w:rPr>
          <w:rFonts w:ascii="Arial" w:hAnsi="Arial" w:cs="Arial"/>
          <w:color w:val="333333"/>
          <w:sz w:val="21"/>
          <w:szCs w:val="21"/>
        </w:rPr>
        <w:pict w14:anchorId="4FE266A3">
          <v:rect id="_x0000_i1025" style="width:0;height:0" o:hralign="center" o:hrstd="t" o:hr="t" fillcolor="#a0a0a0" stroked="f"/>
        </w:pict>
      </w:r>
    </w:p>
    <w:p w14:paraId="46ABFC9C" w14:textId="77777777" w:rsidR="00C4596C" w:rsidRDefault="00C4596C" w:rsidP="00C4596C">
      <w:pPr>
        <w:pStyle w:val="Heading2"/>
        <w:spacing w:before="0" w:after="160"/>
        <w:rPr>
          <w:rFonts w:ascii="Arial" w:hAnsi="Arial" w:cs="Arial"/>
          <w:color w:val="333333"/>
          <w:sz w:val="36"/>
          <w:szCs w:val="36"/>
        </w:rPr>
      </w:pPr>
      <w:r>
        <w:rPr>
          <w:rFonts w:ascii="Arial" w:hAnsi="Arial" w:cs="Arial"/>
          <w:color w:val="333333"/>
        </w:rPr>
        <w:t>Data Transfer</w:t>
      </w:r>
    </w:p>
    <w:p w14:paraId="4F06BF8B" w14:textId="77777777" w:rsidR="00C4596C" w:rsidRDefault="00C4596C" w:rsidP="00C4596C">
      <w:pPr>
        <w:pStyle w:val="Heading5"/>
        <w:spacing w:before="0" w:after="274"/>
        <w:rPr>
          <w:rFonts w:ascii="Arial" w:hAnsi="Arial" w:cs="Arial"/>
          <w:color w:val="333333"/>
          <w:sz w:val="21"/>
          <w:szCs w:val="21"/>
        </w:rPr>
      </w:pPr>
      <w:r>
        <w:rPr>
          <w:rFonts w:ascii="Arial" w:hAnsi="Arial" w:cs="Arial"/>
          <w:color w:val="333333"/>
          <w:sz w:val="21"/>
          <w:szCs w:val="21"/>
        </w:rPr>
        <w:t>Packet Structure</w:t>
      </w:r>
    </w:p>
    <w:tbl>
      <w:tblPr>
        <w:tblW w:w="1052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692"/>
        <w:gridCol w:w="446"/>
        <w:gridCol w:w="1239"/>
        <w:gridCol w:w="4265"/>
        <w:gridCol w:w="1880"/>
      </w:tblGrid>
      <w:tr w:rsidR="00C4596C" w14:paraId="22927691" w14:textId="77777777" w:rsidTr="00C4596C">
        <w:tc>
          <w:tcPr>
            <w:tcW w:w="2692"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0EF0D4A" w14:textId="77777777" w:rsidR="00C4596C" w:rsidRDefault="00C4596C">
            <w:pPr>
              <w:rPr>
                <w:rFonts w:ascii="Times New Roman" w:hAnsi="Times New Roman" w:cs="Times New Roman"/>
                <w:b/>
                <w:bCs/>
                <w:sz w:val="24"/>
                <w:szCs w:val="24"/>
              </w:rPr>
            </w:pPr>
            <w:r>
              <w:rPr>
                <w:b/>
                <w:bCs/>
              </w:rPr>
              <w:t>ISO TP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DDDA8E5" w14:textId="77777777" w:rsidR="00C4596C" w:rsidRDefault="00C4596C">
            <w:pPr>
              <w:rPr>
                <w:b/>
                <w:bCs/>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BA5514D" w14:textId="77777777" w:rsidR="00C4596C" w:rsidRDefault="00C4596C">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DDFFDD"/>
            <w:tcMar>
              <w:top w:w="72" w:type="dxa"/>
              <w:left w:w="120" w:type="dxa"/>
              <w:bottom w:w="72" w:type="dxa"/>
              <w:right w:w="120" w:type="dxa"/>
            </w:tcMar>
            <w:hideMark/>
          </w:tcPr>
          <w:p w14:paraId="502CD768" w14:textId="77777777" w:rsidR="00C4596C" w:rsidRDefault="00C4596C">
            <w:pPr>
              <w:rPr>
                <w:sz w:val="24"/>
                <w:szCs w:val="24"/>
              </w:rPr>
            </w:pPr>
            <w:r>
              <w:rPr>
                <w:rStyle w:val="Strong"/>
              </w:rPr>
              <w:t>Header</w:t>
            </w:r>
          </w:p>
        </w:tc>
        <w:tc>
          <w:tcPr>
            <w:tcW w:w="724" w:type="dxa"/>
            <w:tcBorders>
              <w:top w:val="single" w:sz="6" w:space="0" w:color="CCCCCC"/>
              <w:left w:val="single" w:sz="6" w:space="0" w:color="CCCCCC"/>
              <w:bottom w:val="single" w:sz="6" w:space="0" w:color="CCCCCC"/>
              <w:right w:val="single" w:sz="6" w:space="0" w:color="CCCCCC"/>
            </w:tcBorders>
            <w:shd w:val="clear" w:color="auto" w:fill="EEFFEE"/>
            <w:tcMar>
              <w:top w:w="72" w:type="dxa"/>
              <w:left w:w="120" w:type="dxa"/>
              <w:bottom w:w="72" w:type="dxa"/>
              <w:right w:w="120" w:type="dxa"/>
            </w:tcMar>
            <w:hideMark/>
          </w:tcPr>
          <w:p w14:paraId="635081DA" w14:textId="77777777" w:rsidR="00C4596C" w:rsidRDefault="00C4596C">
            <w:r>
              <w:rPr>
                <w:rStyle w:val="Strong"/>
              </w:rPr>
              <w:t>User Data</w:t>
            </w:r>
          </w:p>
        </w:tc>
      </w:tr>
      <w:tr w:rsidR="00C4596C" w14:paraId="4770EFB4" w14:textId="77777777" w:rsidTr="00C4596C">
        <w:tc>
          <w:tcPr>
            <w:tcW w:w="26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7DB6181" w14:textId="77777777" w:rsidR="00C4596C" w:rsidRDefault="00C4596C">
            <w:r>
              <w:t>ISO on TCP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63880FB" w14:textId="77777777" w:rsidR="00C4596C" w:rsidRDefault="00C4596C"/>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B90556" w14:textId="77777777" w:rsidR="00C4596C" w:rsidRDefault="00C4596C">
            <w:pPr>
              <w:rPr>
                <w:sz w:val="24"/>
                <w:szCs w:val="24"/>
              </w:rPr>
            </w:pPr>
            <w:r>
              <w:t>TPKT</w:t>
            </w:r>
          </w:p>
        </w:tc>
        <w:tc>
          <w:tcPr>
            <w:tcW w:w="4232" w:type="dxa"/>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50E7A26" w14:textId="77777777" w:rsidR="00C4596C" w:rsidRDefault="00C4596C">
            <w:r>
              <w:t>TPDU</w:t>
            </w:r>
          </w:p>
        </w:tc>
      </w:tr>
    </w:tbl>
    <w:p w14:paraId="52A89572" w14:textId="77777777" w:rsidR="00C4596C" w:rsidRDefault="00C4596C" w:rsidP="00C4596C">
      <w:pPr>
        <w:pStyle w:val="Heading5"/>
        <w:spacing w:before="0" w:after="274"/>
        <w:rPr>
          <w:rFonts w:ascii="Arial" w:hAnsi="Arial" w:cs="Arial"/>
          <w:color w:val="333333"/>
          <w:sz w:val="21"/>
          <w:szCs w:val="21"/>
        </w:rPr>
      </w:pPr>
      <w:r>
        <w:rPr>
          <w:rFonts w:ascii="Arial" w:hAnsi="Arial" w:cs="Arial"/>
          <w:color w:val="333333"/>
          <w:sz w:val="21"/>
          <w:szCs w:val="21"/>
        </w:rPr>
        <w:lastRenderedPageBreak/>
        <w:t>Header</w:t>
      </w:r>
    </w:p>
    <w:tbl>
      <w:tblPr>
        <w:tblW w:w="837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55"/>
        <w:gridCol w:w="2565"/>
        <w:gridCol w:w="5150"/>
      </w:tblGrid>
      <w:tr w:rsidR="00374C57" w14:paraId="17094F37" w14:textId="77777777" w:rsidTr="00374C57">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87A1414" w14:textId="77777777" w:rsidR="00C4596C" w:rsidRDefault="00C4596C">
            <w:pPr>
              <w:rPr>
                <w:rFonts w:ascii="Times New Roman" w:hAnsi="Times New Roman" w:cs="Times New Roman"/>
                <w:b/>
                <w:bCs/>
                <w:sz w:val="24"/>
                <w:szCs w:val="24"/>
              </w:rPr>
            </w:pPr>
            <w:r>
              <w:rPr>
                <w:b/>
                <w:bCs/>
              </w:rPr>
              <w:t>Byte</w:t>
            </w:r>
          </w:p>
        </w:tc>
        <w:tc>
          <w:tcPr>
            <w:tcW w:w="2565"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E60F8B0" w14:textId="77777777" w:rsidR="00C4596C" w:rsidRDefault="00C4596C">
            <w:pPr>
              <w:rPr>
                <w:b/>
                <w:bCs/>
              </w:rPr>
            </w:pPr>
            <w:r>
              <w:rPr>
                <w:b/>
                <w:bCs/>
              </w:rPr>
              <w:t>Value</w:t>
            </w:r>
          </w:p>
        </w:tc>
        <w:tc>
          <w:tcPr>
            <w:tcW w:w="5150"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9316556" w14:textId="77777777" w:rsidR="00C4596C" w:rsidRDefault="00C4596C">
            <w:pPr>
              <w:rPr>
                <w:b/>
                <w:bCs/>
              </w:rPr>
            </w:pPr>
            <w:r>
              <w:rPr>
                <w:b/>
                <w:bCs/>
              </w:rPr>
              <w:t>Description</w:t>
            </w:r>
          </w:p>
        </w:tc>
      </w:tr>
      <w:tr w:rsidR="00C4596C" w14:paraId="73DA1168" w14:textId="77777777" w:rsidTr="00374C57">
        <w:trPr>
          <w:tblHeader/>
        </w:trPr>
        <w:tc>
          <w:tcPr>
            <w:tcW w:w="837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B30A295" w14:textId="77777777" w:rsidR="00C4596C" w:rsidRDefault="00C4596C">
            <w:pPr>
              <w:rPr>
                <w:b/>
                <w:bCs/>
              </w:rPr>
            </w:pPr>
            <w:r>
              <w:rPr>
                <w:b/>
                <w:bCs/>
              </w:rPr>
              <w:t>Fixed part</w:t>
            </w:r>
          </w:p>
        </w:tc>
      </w:tr>
      <w:tr w:rsidR="00C4596C" w14:paraId="6CB398A8" w14:textId="77777777" w:rsidTr="00374C57">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FDAB679" w14:textId="77777777" w:rsidR="00C4596C" w:rsidRDefault="00C4596C">
            <w:r>
              <w:t>[0]</w:t>
            </w:r>
          </w:p>
        </w:tc>
        <w:tc>
          <w:tcPr>
            <w:tcW w:w="2565"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49704D1" w14:textId="77777777" w:rsidR="00C4596C" w:rsidRDefault="00C4596C">
            <w:r>
              <w:rPr>
                <w:rStyle w:val="HTMLCode"/>
                <w:rFonts w:ascii="Consolas" w:eastAsiaTheme="majorEastAsia" w:hAnsi="Consolas"/>
                <w:color w:val="333333"/>
                <w:shd w:val="clear" w:color="auto" w:fill="FBFAF9"/>
              </w:rPr>
              <w:t>0x02</w:t>
            </w:r>
          </w:p>
        </w:tc>
        <w:tc>
          <w:tcPr>
            <w:tcW w:w="5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0A09CFE" w14:textId="77777777" w:rsidR="00C4596C" w:rsidRDefault="00C4596C">
            <w:r>
              <w:t>LI (Length Indicator): Length of Header (2)</w:t>
            </w:r>
          </w:p>
        </w:tc>
      </w:tr>
      <w:tr w:rsidR="00C4596C" w14:paraId="0BD42213" w14:textId="77777777" w:rsidTr="00374C57">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0F463CF" w14:textId="77777777" w:rsidR="00C4596C" w:rsidRDefault="00C4596C">
            <w:r>
              <w:t>[1]</w:t>
            </w:r>
          </w:p>
        </w:tc>
        <w:tc>
          <w:tcPr>
            <w:tcW w:w="2565"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AA5E2EC" w14:textId="77777777" w:rsidR="00C4596C" w:rsidRDefault="00C4596C">
            <w:r>
              <w:rPr>
                <w:rStyle w:val="HTMLCode"/>
                <w:rFonts w:ascii="Consolas" w:eastAsiaTheme="majorEastAsia" w:hAnsi="Consolas"/>
                <w:color w:val="333333"/>
                <w:shd w:val="clear" w:color="auto" w:fill="FBFAF9"/>
              </w:rPr>
              <w:t>0xF0</w:t>
            </w:r>
          </w:p>
        </w:tc>
        <w:tc>
          <w:tcPr>
            <w:tcW w:w="5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8FF790F" w14:textId="77777777" w:rsidR="00C4596C" w:rsidRDefault="00C4596C">
            <w:r>
              <w:t>bits 1-4: PDU Type Specification (1111 = DT)</w:t>
            </w:r>
            <w:r>
              <w:br/>
              <w:t>bits 5-8: Credit (0000 = non-reliable)</w:t>
            </w:r>
          </w:p>
        </w:tc>
      </w:tr>
      <w:tr w:rsidR="00C4596C" w14:paraId="4E51D887" w14:textId="77777777" w:rsidTr="00374C57">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42BDC69" w14:textId="77777777" w:rsidR="00C4596C" w:rsidRDefault="00C4596C">
            <w:r>
              <w:t>[2]</w:t>
            </w:r>
          </w:p>
        </w:tc>
        <w:tc>
          <w:tcPr>
            <w:tcW w:w="2565"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1B39A1D" w14:textId="77777777" w:rsidR="00C4596C" w:rsidRDefault="00C4596C">
            <w:r>
              <w:rPr>
                <w:rStyle w:val="HTMLCode"/>
                <w:rFonts w:ascii="Consolas" w:eastAsiaTheme="majorEastAsia" w:hAnsi="Consolas"/>
                <w:color w:val="333333"/>
                <w:shd w:val="clear" w:color="auto" w:fill="FBFAF9"/>
              </w:rPr>
              <w:t>0x80</w:t>
            </w:r>
          </w:p>
        </w:tc>
        <w:tc>
          <w:tcPr>
            <w:tcW w:w="5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22C0893" w14:textId="77777777" w:rsidR="00C4596C" w:rsidRDefault="00C4596C">
            <w:r>
              <w:t>bits 1-7: TPDU-NR (0)</w:t>
            </w:r>
            <w:r>
              <w:br/>
              <w:t>bit 8: End-Of-Traffic (1)</w:t>
            </w:r>
          </w:p>
        </w:tc>
      </w:tr>
    </w:tbl>
    <w:p w14:paraId="34EC9DD1" w14:textId="77777777" w:rsidR="00C4596C" w:rsidRDefault="00C4596C" w:rsidP="00C4596C">
      <w:pPr>
        <w:pStyle w:val="Heading5"/>
        <w:spacing w:before="0" w:after="274"/>
        <w:rPr>
          <w:rFonts w:ascii="Arial" w:hAnsi="Arial" w:cs="Arial"/>
          <w:color w:val="333333"/>
          <w:sz w:val="21"/>
          <w:szCs w:val="21"/>
        </w:rPr>
      </w:pPr>
      <w:r>
        <w:rPr>
          <w:rFonts w:ascii="Arial" w:hAnsi="Arial" w:cs="Arial"/>
          <w:color w:val="333333"/>
          <w:sz w:val="21"/>
          <w:szCs w:val="21"/>
        </w:rPr>
        <w:t>User Data</w:t>
      </w:r>
    </w:p>
    <w:p w14:paraId="746F2E8B" w14:textId="77777777" w:rsidR="00C4596C" w:rsidRDefault="00C4596C" w:rsidP="00C4596C">
      <w:pPr>
        <w:pStyle w:val="NormalWeb"/>
        <w:spacing w:before="0" w:beforeAutospacing="0" w:after="336" w:afterAutospacing="0"/>
        <w:rPr>
          <w:rFonts w:ascii="Arial" w:hAnsi="Arial" w:cs="Arial"/>
          <w:color w:val="333333"/>
          <w:sz w:val="21"/>
          <w:szCs w:val="21"/>
        </w:rPr>
      </w:pPr>
      <w:r>
        <w:rPr>
          <w:rStyle w:val="Emphasis"/>
          <w:rFonts w:ascii="Arial" w:hAnsi="Arial" w:cs="Arial"/>
          <w:color w:val="333333"/>
          <w:sz w:val="21"/>
          <w:szCs w:val="21"/>
        </w:rPr>
        <w:t>aka </w:t>
      </w:r>
      <w:r>
        <w:rPr>
          <w:rStyle w:val="HTMLCode"/>
          <w:rFonts w:ascii="Consolas" w:eastAsiaTheme="majorEastAsia" w:hAnsi="Consolas"/>
          <w:i/>
          <w:iCs/>
          <w:color w:val="333333"/>
          <w:sz w:val="21"/>
          <w:szCs w:val="21"/>
          <w:shd w:val="clear" w:color="auto" w:fill="FBFAF9"/>
        </w:rPr>
        <w:t>S7 PDU</w:t>
      </w:r>
    </w:p>
    <w:p w14:paraId="68597F9B" w14:textId="77777777" w:rsidR="00C4596C" w:rsidRDefault="00C4596C" w:rsidP="00C4596C">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See </w:t>
      </w:r>
      <w:hyperlink r:id="rId61" w:tooltip="kb:production:s7-communication:s7comm" w:history="1">
        <w:r>
          <w:rPr>
            <w:rStyle w:val="Hyperlink"/>
            <w:rFonts w:ascii="Arial" w:eastAsiaTheme="majorEastAsia" w:hAnsi="Arial" w:cs="Arial"/>
            <w:color w:val="008800"/>
            <w:sz w:val="21"/>
            <w:szCs w:val="21"/>
          </w:rPr>
          <w:t>04 S7 Comm</w:t>
        </w:r>
      </w:hyperlink>
      <w:r>
        <w:rPr>
          <w:rFonts w:ascii="Arial" w:hAnsi="Arial" w:cs="Arial"/>
          <w:color w:val="333333"/>
          <w:sz w:val="21"/>
          <w:szCs w:val="21"/>
        </w:rPr>
        <w:t>.</w:t>
      </w:r>
    </w:p>
    <w:p w14:paraId="7E359D59" w14:textId="10301570" w:rsidR="00C83727" w:rsidRDefault="00C83727">
      <w:r>
        <w:br w:type="page"/>
      </w:r>
    </w:p>
    <w:p w14:paraId="7D051B2D" w14:textId="77777777" w:rsidR="001C4A56" w:rsidRDefault="001C4A56" w:rsidP="001C4A56">
      <w:pPr>
        <w:pStyle w:val="Heading1"/>
        <w:spacing w:before="0" w:beforeAutospacing="0" w:after="107" w:afterAutospacing="0"/>
        <w:rPr>
          <w:rFonts w:ascii="Arial" w:hAnsi="Arial" w:cs="Arial"/>
          <w:color w:val="333333"/>
        </w:rPr>
      </w:pPr>
      <w:r>
        <w:rPr>
          <w:rFonts w:ascii="Arial" w:hAnsi="Arial" w:cs="Arial"/>
          <w:color w:val="333333"/>
        </w:rPr>
        <w:lastRenderedPageBreak/>
        <w:t>04 S7 Comm</w:t>
      </w:r>
    </w:p>
    <w:p w14:paraId="47F095CB" w14:textId="77777777" w:rsidR="001C4A56" w:rsidRDefault="001C4A56" w:rsidP="001C4A56">
      <w:pPr>
        <w:pStyle w:val="NormalWeb"/>
        <w:spacing w:before="0" w:beforeAutospacing="0" w:after="336" w:afterAutospacing="0"/>
        <w:rPr>
          <w:rFonts w:ascii="Arial" w:hAnsi="Arial" w:cs="Arial"/>
          <w:color w:val="333333"/>
          <w:sz w:val="21"/>
          <w:szCs w:val="21"/>
        </w:rPr>
      </w:pPr>
      <w:r>
        <w:rPr>
          <w:rStyle w:val="Emphasis"/>
          <w:rFonts w:ascii="Arial" w:hAnsi="Arial" w:cs="Arial"/>
          <w:color w:val="333333"/>
          <w:sz w:val="21"/>
          <w:szCs w:val="21"/>
        </w:rPr>
        <w:t>aka —</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84"/>
        <w:gridCol w:w="2729"/>
      </w:tblGrid>
      <w:tr w:rsidR="001C4A56" w14:paraId="4CBE078C" w14:textId="77777777" w:rsidTr="001C4A56">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3AF5DBE" w14:textId="77777777" w:rsidR="001C4A56" w:rsidRDefault="001C4A56">
            <w:pPr>
              <w:rPr>
                <w:rFonts w:ascii="Times New Roman" w:hAnsi="Times New Roman" w:cs="Times New Roman"/>
                <w:b/>
                <w:bCs/>
                <w:sz w:val="24"/>
                <w:szCs w:val="24"/>
              </w:rPr>
            </w:pPr>
            <w:r>
              <w:rPr>
                <w:b/>
                <w:bCs/>
              </w:rPr>
              <w:t>Name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9AC296D" w14:textId="77777777" w:rsidR="001C4A56" w:rsidRDefault="001C4A56">
            <w:r>
              <w:t>S7 Communication Protocol</w:t>
            </w:r>
          </w:p>
        </w:tc>
      </w:tr>
      <w:tr w:rsidR="001C4A56" w14:paraId="36E53EEA" w14:textId="77777777" w:rsidTr="001C4A56">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134749B" w14:textId="77777777" w:rsidR="001C4A56" w:rsidRDefault="001C4A56">
            <w:pPr>
              <w:rPr>
                <w:b/>
                <w:bCs/>
              </w:rPr>
            </w:pPr>
            <w:r>
              <w:rPr>
                <w:b/>
                <w:bCs/>
              </w:rPr>
              <w:t>ISO</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46A239E" w14:textId="77777777" w:rsidR="001C4A56" w:rsidRDefault="001C4A56">
            <w:r>
              <w:t>—</w:t>
            </w:r>
          </w:p>
        </w:tc>
      </w:tr>
      <w:tr w:rsidR="001C4A56" w14:paraId="473CEC9E" w14:textId="77777777" w:rsidTr="001C4A56">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3AB5AAC" w14:textId="77777777" w:rsidR="001C4A56" w:rsidRDefault="001C4A56">
            <w:pPr>
              <w:rPr>
                <w:b/>
                <w:bCs/>
              </w:rPr>
            </w:pPr>
            <w:r>
              <w:rPr>
                <w:b/>
                <w:bCs/>
              </w:rPr>
              <w:t>RFC</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FC22CC9" w14:textId="77777777" w:rsidR="001C4A56" w:rsidRDefault="001C4A56">
            <w:r>
              <w:t>—</w:t>
            </w:r>
          </w:p>
        </w:tc>
      </w:tr>
    </w:tbl>
    <w:p w14:paraId="074E3BD3" w14:textId="77777777" w:rsidR="001C4A56" w:rsidRDefault="001C4A56" w:rsidP="001C4A56">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This is the actual protocol that Siemens created for S7 PLC communication.</w:t>
      </w:r>
    </w:p>
    <w:p w14:paraId="5F59B9A2" w14:textId="77777777" w:rsidR="001C4A56" w:rsidRDefault="001C4A56" w:rsidP="001C4A56">
      <w:pPr>
        <w:pStyle w:val="Heading5"/>
        <w:spacing w:before="0" w:after="274"/>
        <w:rPr>
          <w:rFonts w:ascii="Arial" w:hAnsi="Arial" w:cs="Arial"/>
          <w:color w:val="333333"/>
          <w:sz w:val="21"/>
          <w:szCs w:val="21"/>
        </w:rPr>
      </w:pPr>
      <w:r>
        <w:rPr>
          <w:rFonts w:ascii="Arial" w:hAnsi="Arial" w:cs="Arial"/>
          <w:color w:val="333333"/>
          <w:sz w:val="21"/>
          <w:szCs w:val="21"/>
        </w:rPr>
        <w:t>Packet Structure</w:t>
      </w:r>
    </w:p>
    <w:p w14:paraId="10336D99" w14:textId="77777777" w:rsidR="001C4A56" w:rsidRDefault="001C4A56" w:rsidP="001C4A56">
      <w:pPr>
        <w:pStyle w:val="NormalWeb"/>
        <w:spacing w:before="0" w:beforeAutospacing="0" w:after="336" w:afterAutospacing="0"/>
        <w:rPr>
          <w:rFonts w:ascii="Arial" w:hAnsi="Arial" w:cs="Arial"/>
          <w:color w:val="333333"/>
          <w:sz w:val="21"/>
          <w:szCs w:val="21"/>
        </w:rPr>
      </w:pPr>
      <w:r>
        <w:rPr>
          <w:rStyle w:val="Emphasis"/>
          <w:rFonts w:ascii="Arial" w:hAnsi="Arial" w:cs="Arial"/>
          <w:color w:val="333333"/>
          <w:sz w:val="21"/>
          <w:szCs w:val="21"/>
        </w:rPr>
        <w:t>The structure of the packets is identical for all message and function types. The data part is optional, though.</w:t>
      </w:r>
    </w:p>
    <w:tbl>
      <w:tblPr>
        <w:tblW w:w="11098" w:type="dxa"/>
        <w:tblInd w:w="-63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23"/>
        <w:gridCol w:w="539"/>
        <w:gridCol w:w="763"/>
        <w:gridCol w:w="767"/>
        <w:gridCol w:w="1271"/>
        <w:gridCol w:w="5208"/>
        <w:gridCol w:w="1018"/>
        <w:gridCol w:w="9"/>
      </w:tblGrid>
      <w:tr w:rsidR="001C4A56" w14:paraId="03EC5A41" w14:textId="77777777" w:rsidTr="001C4A56">
        <w:trPr>
          <w:gridAfter w:val="1"/>
          <w:wAfter w:w="9" w:type="dxa"/>
        </w:trPr>
        <w:tc>
          <w:tcPr>
            <w:tcW w:w="1523"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0002FB8" w14:textId="77777777" w:rsidR="001C4A56" w:rsidRDefault="001C4A56">
            <w:pPr>
              <w:rPr>
                <w:rFonts w:ascii="Times New Roman" w:hAnsi="Times New Roman" w:cs="Times New Roman"/>
                <w:b/>
                <w:bCs/>
                <w:sz w:val="24"/>
                <w:szCs w:val="24"/>
              </w:rPr>
            </w:pPr>
            <w:r>
              <w:rPr>
                <w:b/>
                <w:bCs/>
              </w:rPr>
              <w:t>S7 Comm</w:t>
            </w:r>
          </w:p>
        </w:tc>
        <w:tc>
          <w:tcPr>
            <w:tcW w:w="53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23374F8" w14:textId="77777777" w:rsidR="001C4A56" w:rsidRDefault="001C4A56">
            <w:pPr>
              <w:rPr>
                <w:b/>
                <w:bCs/>
              </w:rPr>
            </w:pPr>
          </w:p>
        </w:tc>
        <w:tc>
          <w:tcPr>
            <w:tcW w:w="76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B1B20BD" w14:textId="77777777" w:rsidR="001C4A56" w:rsidRDefault="001C4A56">
            <w:pPr>
              <w:rPr>
                <w:sz w:val="20"/>
                <w:szCs w:val="20"/>
              </w:rPr>
            </w:pPr>
          </w:p>
        </w:tc>
        <w:tc>
          <w:tcPr>
            <w:tcW w:w="767"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AC3D9E9" w14:textId="77777777" w:rsidR="001C4A56" w:rsidRDefault="001C4A56">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2F2FF"/>
            <w:tcMar>
              <w:top w:w="72" w:type="dxa"/>
              <w:left w:w="120" w:type="dxa"/>
              <w:bottom w:w="72" w:type="dxa"/>
              <w:right w:w="120" w:type="dxa"/>
            </w:tcMar>
            <w:hideMark/>
          </w:tcPr>
          <w:p w14:paraId="768BA505" w14:textId="77777777" w:rsidR="001C4A56" w:rsidRDefault="001C4A56">
            <w:pPr>
              <w:rPr>
                <w:sz w:val="24"/>
                <w:szCs w:val="24"/>
              </w:rPr>
            </w:pPr>
            <w:r>
              <w:rPr>
                <w:rStyle w:val="Strong"/>
              </w:rPr>
              <w:t>S7 Header</w:t>
            </w:r>
          </w:p>
        </w:tc>
        <w:tc>
          <w:tcPr>
            <w:tcW w:w="4797" w:type="dxa"/>
            <w:tcBorders>
              <w:top w:val="single" w:sz="6" w:space="0" w:color="CCCCCC"/>
              <w:left w:val="single" w:sz="6" w:space="0" w:color="CCCCCC"/>
              <w:bottom w:val="single" w:sz="6" w:space="0" w:color="CCCCCC"/>
              <w:right w:val="single" w:sz="6" w:space="0" w:color="CCCCCC"/>
            </w:tcBorders>
            <w:shd w:val="clear" w:color="auto" w:fill="DDFFDD"/>
            <w:tcMar>
              <w:top w:w="72" w:type="dxa"/>
              <w:left w:w="120" w:type="dxa"/>
              <w:bottom w:w="72" w:type="dxa"/>
              <w:right w:w="120" w:type="dxa"/>
            </w:tcMar>
            <w:hideMark/>
          </w:tcPr>
          <w:p w14:paraId="6646A7CD" w14:textId="77777777" w:rsidR="001C4A56" w:rsidRDefault="001C4A56">
            <w:r>
              <w:rPr>
                <w:rStyle w:val="Strong"/>
              </w:rPr>
              <w:t>S7 Params</w:t>
            </w:r>
          </w:p>
        </w:tc>
        <w:tc>
          <w:tcPr>
            <w:tcW w:w="0" w:type="auto"/>
            <w:tcBorders>
              <w:top w:val="single" w:sz="6" w:space="0" w:color="CCCCCC"/>
              <w:left w:val="single" w:sz="6" w:space="0" w:color="CCCCCC"/>
              <w:bottom w:val="single" w:sz="6" w:space="0" w:color="CCCCCC"/>
              <w:right w:val="single" w:sz="6" w:space="0" w:color="CCCCCC"/>
            </w:tcBorders>
            <w:shd w:val="clear" w:color="auto" w:fill="EEFFEE"/>
            <w:tcMar>
              <w:top w:w="72" w:type="dxa"/>
              <w:left w:w="120" w:type="dxa"/>
              <w:bottom w:w="72" w:type="dxa"/>
              <w:right w:w="120" w:type="dxa"/>
            </w:tcMar>
            <w:hideMark/>
          </w:tcPr>
          <w:p w14:paraId="3FA04E65" w14:textId="77777777" w:rsidR="001C4A56" w:rsidRDefault="001C4A56">
            <w:r>
              <w:rPr>
                <w:rStyle w:val="Strong"/>
              </w:rPr>
              <w:t>S7 Data</w:t>
            </w:r>
          </w:p>
        </w:tc>
      </w:tr>
      <w:tr w:rsidR="001C4A56" w14:paraId="453D5154" w14:textId="77777777" w:rsidTr="001C4A56">
        <w:trPr>
          <w:gridAfter w:val="1"/>
          <w:wAfter w:w="9" w:type="dxa"/>
        </w:trPr>
        <w:tc>
          <w:tcPr>
            <w:tcW w:w="15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D4F0FC3" w14:textId="77777777" w:rsidR="001C4A56" w:rsidRDefault="001C4A56">
            <w:r>
              <w:t>ISO TP</w:t>
            </w:r>
          </w:p>
        </w:tc>
        <w:tc>
          <w:tcPr>
            <w:tcW w:w="53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D1C5C64" w14:textId="77777777" w:rsidR="001C4A56" w:rsidRDefault="001C4A56"/>
        </w:tc>
        <w:tc>
          <w:tcPr>
            <w:tcW w:w="76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4115D24" w14:textId="77777777" w:rsidR="001C4A56" w:rsidRDefault="001C4A56">
            <w:pPr>
              <w:rPr>
                <w:sz w:val="20"/>
                <w:szCs w:val="20"/>
              </w:rPr>
            </w:pPr>
          </w:p>
        </w:tc>
        <w:tc>
          <w:tcPr>
            <w:tcW w:w="767"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92F0ECF" w14:textId="77777777" w:rsidR="001C4A56" w:rsidRDefault="001C4A56">
            <w:pPr>
              <w:rPr>
                <w:sz w:val="24"/>
                <w:szCs w:val="24"/>
              </w:rPr>
            </w:pPr>
            <w:r>
              <w:t>Hdr</w:t>
            </w:r>
          </w:p>
        </w:tc>
        <w:tc>
          <w:tcPr>
            <w:tcW w:w="7497" w:type="dxa"/>
            <w:gridSpan w:val="3"/>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D580825" w14:textId="77777777" w:rsidR="001C4A56" w:rsidRDefault="001C4A56">
            <w:r>
              <w:t>S7PDU</w:t>
            </w:r>
          </w:p>
        </w:tc>
      </w:tr>
      <w:tr w:rsidR="001C4A56" w14:paraId="105F7D9D" w14:textId="77777777" w:rsidTr="001C4A56">
        <w:tc>
          <w:tcPr>
            <w:tcW w:w="15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C65CDD8" w14:textId="77777777" w:rsidR="001C4A56" w:rsidRDefault="001C4A56">
            <w:r>
              <w:t>ISO on TCP</w:t>
            </w:r>
          </w:p>
        </w:tc>
        <w:tc>
          <w:tcPr>
            <w:tcW w:w="53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896B880" w14:textId="77777777" w:rsidR="001C4A56" w:rsidRDefault="001C4A56"/>
        </w:tc>
        <w:tc>
          <w:tcPr>
            <w:tcW w:w="76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930E8F4" w14:textId="77777777" w:rsidR="001C4A56" w:rsidRDefault="001C4A56">
            <w:pPr>
              <w:rPr>
                <w:sz w:val="24"/>
                <w:szCs w:val="24"/>
              </w:rPr>
            </w:pPr>
            <w:r>
              <w:t>Hdr</w:t>
            </w:r>
          </w:p>
        </w:tc>
        <w:tc>
          <w:tcPr>
            <w:tcW w:w="8273" w:type="dxa"/>
            <w:gridSpan w:val="5"/>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465CC68" w14:textId="77777777" w:rsidR="001C4A56" w:rsidRDefault="001C4A56">
            <w:r>
              <w:t>TPDU</w:t>
            </w:r>
          </w:p>
        </w:tc>
      </w:tr>
    </w:tbl>
    <w:p w14:paraId="3A629C9E" w14:textId="77777777" w:rsidR="001C4A56" w:rsidRDefault="001C4A56" w:rsidP="001C4A56">
      <w:pPr>
        <w:pStyle w:val="Heading2"/>
        <w:spacing w:before="0" w:after="160"/>
        <w:rPr>
          <w:rFonts w:ascii="Arial" w:hAnsi="Arial" w:cs="Arial"/>
          <w:color w:val="333333"/>
          <w:sz w:val="36"/>
          <w:szCs w:val="36"/>
        </w:rPr>
      </w:pPr>
      <w:r>
        <w:rPr>
          <w:rFonts w:ascii="Arial" w:hAnsi="Arial" w:cs="Arial"/>
          <w:color w:val="333333"/>
        </w:rPr>
        <w:t>S7 Header</w:t>
      </w:r>
    </w:p>
    <w:p w14:paraId="741F3628" w14:textId="77777777" w:rsidR="001C4A56" w:rsidRDefault="001C4A56" w:rsidP="001C4A56">
      <w:pPr>
        <w:pStyle w:val="NormalWeb"/>
        <w:spacing w:before="0" w:beforeAutospacing="0" w:after="336" w:afterAutospacing="0"/>
        <w:rPr>
          <w:rFonts w:ascii="Arial" w:hAnsi="Arial" w:cs="Arial"/>
          <w:color w:val="333333"/>
          <w:sz w:val="21"/>
          <w:szCs w:val="21"/>
        </w:rPr>
      </w:pPr>
      <w:r>
        <w:rPr>
          <w:rStyle w:val="Emphasis"/>
          <w:rFonts w:ascii="Arial" w:hAnsi="Arial" w:cs="Arial"/>
          <w:color w:val="333333"/>
          <w:sz w:val="21"/>
          <w:szCs w:val="21"/>
        </w:rPr>
        <w:t>The structure of the header is identical for all message types and function codes.</w:t>
      </w:r>
    </w:p>
    <w:tbl>
      <w:tblPr>
        <w:tblW w:w="9540" w:type="dxa"/>
        <w:tblInd w:w="-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80"/>
        <w:gridCol w:w="1363"/>
        <w:gridCol w:w="7397"/>
      </w:tblGrid>
      <w:tr w:rsidR="001C4A56" w14:paraId="2A54C7A7" w14:textId="77777777" w:rsidTr="001C4A5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C6D97C9" w14:textId="77777777" w:rsidR="001C4A56" w:rsidRDefault="001C4A56">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364F294" w14:textId="77777777" w:rsidR="001C4A56" w:rsidRDefault="001C4A56">
            <w:pPr>
              <w:rPr>
                <w:b/>
                <w:bCs/>
              </w:rPr>
            </w:pPr>
            <w:r>
              <w:rPr>
                <w:b/>
                <w:bCs/>
              </w:rPr>
              <w:t>Value</w:t>
            </w:r>
          </w:p>
        </w:tc>
        <w:tc>
          <w:tcPr>
            <w:tcW w:w="6318"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2BAFBA6" w14:textId="77777777" w:rsidR="001C4A56" w:rsidRDefault="001C4A56">
            <w:pPr>
              <w:rPr>
                <w:b/>
                <w:bCs/>
              </w:rPr>
            </w:pPr>
            <w:r>
              <w:rPr>
                <w:b/>
                <w:bCs/>
              </w:rPr>
              <w:t>Description</w:t>
            </w:r>
          </w:p>
        </w:tc>
      </w:tr>
      <w:tr w:rsidR="001C4A56" w14:paraId="614806CC" w14:textId="77777777" w:rsidTr="001C4A56">
        <w:trPr>
          <w:tblHeader/>
        </w:trPr>
        <w:tc>
          <w:tcPr>
            <w:tcW w:w="954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17C1BED" w14:textId="77777777" w:rsidR="001C4A56" w:rsidRDefault="001C4A56">
            <w:pPr>
              <w:rPr>
                <w:b/>
                <w:bCs/>
              </w:rPr>
            </w:pPr>
            <w:r>
              <w:rPr>
                <w:b/>
                <w:bCs/>
              </w:rPr>
              <w:t>Fixed Part</w:t>
            </w:r>
          </w:p>
        </w:tc>
      </w:tr>
      <w:tr w:rsidR="001C4A56" w14:paraId="7E8957E3" w14:textId="77777777" w:rsidTr="001C4A5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339A6B0" w14:textId="77777777" w:rsidR="001C4A56" w:rsidRDefault="001C4A56">
            <w:r>
              <w:t>[0]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5BC7AF6" w14:textId="77777777" w:rsidR="001C4A56" w:rsidRDefault="001C4A56">
            <w:r>
              <w:rPr>
                <w:rStyle w:val="HTMLCode"/>
                <w:rFonts w:ascii="Consolas" w:eastAsiaTheme="minorHAnsi" w:hAnsi="Consolas"/>
                <w:color w:val="333333"/>
                <w:sz w:val="24"/>
                <w:szCs w:val="24"/>
                <w:shd w:val="clear" w:color="auto" w:fill="FBFAF9"/>
              </w:rPr>
              <w:t>0x32</w:t>
            </w:r>
          </w:p>
        </w:tc>
        <w:tc>
          <w:tcPr>
            <w:tcW w:w="631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AC62514" w14:textId="77777777" w:rsidR="001C4A56" w:rsidRDefault="001C4A56">
            <w:r>
              <w:t>Protocol ID</w:t>
            </w:r>
          </w:p>
        </w:tc>
      </w:tr>
      <w:tr w:rsidR="001C4A56" w14:paraId="24452B4A" w14:textId="77777777" w:rsidTr="001C4A5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5FDA7AE" w14:textId="77777777" w:rsidR="001C4A56" w:rsidRDefault="001C4A56">
            <w: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F16C71B" w14:textId="77777777" w:rsidR="001C4A56" w:rsidRDefault="001C4A56"/>
        </w:tc>
        <w:tc>
          <w:tcPr>
            <w:tcW w:w="631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7E12B41" w14:textId="77777777" w:rsidR="001C4A56" w:rsidRDefault="00000000">
            <w:pPr>
              <w:rPr>
                <w:sz w:val="24"/>
                <w:szCs w:val="24"/>
              </w:rPr>
            </w:pPr>
            <w:hyperlink r:id="rId62" w:anchor="message_types" w:tooltip="kb:production:s7-communication:constants" w:history="1">
              <w:r w:rsidR="001C4A56">
                <w:rPr>
                  <w:rStyle w:val="Hyperlink"/>
                  <w:color w:val="008800"/>
                </w:rPr>
                <w:t>Message Type</w:t>
              </w:r>
            </w:hyperlink>
          </w:p>
        </w:tc>
      </w:tr>
      <w:tr w:rsidR="001C4A56" w14:paraId="22A1156C" w14:textId="77777777" w:rsidTr="001C4A5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C9A8516" w14:textId="77777777" w:rsidR="001C4A56" w:rsidRDefault="001C4A56">
            <w:r>
              <w:t>[2-3]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EF0503F" w14:textId="77777777" w:rsidR="001C4A56" w:rsidRDefault="001C4A56">
            <w:r>
              <w:rPr>
                <w:rStyle w:val="HTMLCode"/>
                <w:rFonts w:ascii="Consolas" w:eastAsiaTheme="minorHAnsi" w:hAnsi="Consolas"/>
                <w:color w:val="333333"/>
                <w:sz w:val="24"/>
                <w:szCs w:val="24"/>
                <w:shd w:val="clear" w:color="auto" w:fill="FBFAF9"/>
              </w:rPr>
              <w:t>0x00 00</w:t>
            </w:r>
          </w:p>
        </w:tc>
        <w:tc>
          <w:tcPr>
            <w:tcW w:w="631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433DA8" w14:textId="77777777" w:rsidR="001C4A56" w:rsidRDefault="001C4A56">
            <w:r>
              <w:t>Reserved</w:t>
            </w:r>
          </w:p>
        </w:tc>
      </w:tr>
      <w:tr w:rsidR="001C4A56" w14:paraId="6FC62380" w14:textId="77777777" w:rsidTr="001C4A5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8BF9D57" w14:textId="77777777" w:rsidR="001C4A56" w:rsidRDefault="001C4A56">
            <w:r>
              <w:t>[4-5]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A03C290" w14:textId="77777777" w:rsidR="001C4A56" w:rsidRDefault="001C4A56"/>
        </w:tc>
        <w:tc>
          <w:tcPr>
            <w:tcW w:w="631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D4BCB61" w14:textId="77777777" w:rsidR="001C4A56" w:rsidRDefault="001C4A56">
            <w:pPr>
              <w:rPr>
                <w:sz w:val="24"/>
                <w:szCs w:val="24"/>
              </w:rPr>
            </w:pPr>
            <w:r>
              <w:t>PDU Reference (user defineable)</w:t>
            </w:r>
          </w:p>
        </w:tc>
      </w:tr>
      <w:tr w:rsidR="001C4A56" w14:paraId="318292EE" w14:textId="77777777" w:rsidTr="001C4A5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F4CC87C" w14:textId="77777777" w:rsidR="001C4A56" w:rsidRDefault="001C4A56">
            <w:r>
              <w:t>[6-7]</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FB3EE93" w14:textId="77777777" w:rsidR="001C4A56" w:rsidRDefault="001C4A56"/>
        </w:tc>
        <w:tc>
          <w:tcPr>
            <w:tcW w:w="631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4D459B8" w14:textId="77777777" w:rsidR="001C4A56" w:rsidRDefault="001C4A56">
            <w:pPr>
              <w:rPr>
                <w:sz w:val="24"/>
                <w:szCs w:val="24"/>
              </w:rPr>
            </w:pPr>
            <w:r>
              <w:t>Parameter Length</w:t>
            </w:r>
          </w:p>
        </w:tc>
      </w:tr>
      <w:tr w:rsidR="001C4A56" w14:paraId="7557C12F" w14:textId="77777777" w:rsidTr="001C4A5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94B78F1" w14:textId="77777777" w:rsidR="001C4A56" w:rsidRDefault="001C4A56">
            <w:r>
              <w:t>[8-9]</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F6BB680" w14:textId="77777777" w:rsidR="001C4A56" w:rsidRDefault="001C4A56"/>
        </w:tc>
        <w:tc>
          <w:tcPr>
            <w:tcW w:w="6318"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2453D91" w14:textId="77777777" w:rsidR="001C4A56" w:rsidRDefault="001C4A56">
            <w:pPr>
              <w:rPr>
                <w:sz w:val="24"/>
                <w:szCs w:val="24"/>
              </w:rPr>
            </w:pPr>
            <w:r>
              <w:t>Data Length</w:t>
            </w:r>
          </w:p>
        </w:tc>
      </w:tr>
    </w:tbl>
    <w:p w14:paraId="429B1C4A" w14:textId="77777777" w:rsidR="001C4A56" w:rsidRDefault="001C4A56" w:rsidP="001C4A56">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lastRenderedPageBreak/>
        <w:t>The S7 communication protocol defines different </w:t>
      </w:r>
      <w:hyperlink r:id="rId63" w:anchor="message_types" w:tooltip="kb:production:s7-communication:constants" w:history="1">
        <w:r>
          <w:rPr>
            <w:rStyle w:val="Hyperlink"/>
            <w:rFonts w:ascii="Arial" w:hAnsi="Arial" w:cs="Arial"/>
            <w:color w:val="008800"/>
            <w:sz w:val="21"/>
            <w:szCs w:val="21"/>
          </w:rPr>
          <w:t>types of messages</w:t>
        </w:r>
      </w:hyperlink>
      <w:r>
        <w:rPr>
          <w:rFonts w:ascii="Arial" w:hAnsi="Arial" w:cs="Arial"/>
          <w:color w:val="333333"/>
          <w:sz w:val="21"/>
          <w:szCs w:val="21"/>
        </w:rPr>
        <w:t>. For setting up the connection and for sending read or write requests, the Message Type is </w:t>
      </w:r>
      <w:r>
        <w:rPr>
          <w:rStyle w:val="HTMLCode"/>
          <w:rFonts w:ascii="Consolas" w:hAnsi="Consolas"/>
          <w:color w:val="333333"/>
          <w:sz w:val="21"/>
          <w:szCs w:val="21"/>
          <w:shd w:val="clear" w:color="auto" w:fill="FBFAF9"/>
        </w:rPr>
        <w:t>0x01</w:t>
      </w:r>
      <w:r>
        <w:rPr>
          <w:rFonts w:ascii="Arial" w:hAnsi="Arial" w:cs="Arial"/>
          <w:color w:val="333333"/>
          <w:sz w:val="21"/>
          <w:szCs w:val="21"/>
        </w:rPr>
        <w:t> (JOB or request). The reply messages will be of type ACK </w:t>
      </w:r>
      <w:r>
        <w:rPr>
          <w:rStyle w:val="HTMLCode"/>
          <w:rFonts w:ascii="Consolas" w:hAnsi="Consolas"/>
          <w:color w:val="333333"/>
          <w:sz w:val="21"/>
          <w:szCs w:val="21"/>
          <w:shd w:val="clear" w:color="auto" w:fill="FBFAF9"/>
        </w:rPr>
        <w:t>0x02</w:t>
      </w:r>
      <w:r>
        <w:rPr>
          <w:rFonts w:ascii="Arial" w:hAnsi="Arial" w:cs="Arial"/>
          <w:color w:val="333333"/>
          <w:sz w:val="21"/>
          <w:szCs w:val="21"/>
        </w:rPr>
        <w:t> or ACK_DATA </w:t>
      </w:r>
      <w:r>
        <w:rPr>
          <w:rStyle w:val="HTMLCode"/>
          <w:rFonts w:ascii="Consolas" w:hAnsi="Consolas"/>
          <w:color w:val="333333"/>
          <w:sz w:val="21"/>
          <w:szCs w:val="21"/>
          <w:shd w:val="clear" w:color="auto" w:fill="FBFAF9"/>
        </w:rPr>
        <w:t>0x03</w:t>
      </w:r>
      <w:r>
        <w:rPr>
          <w:rFonts w:ascii="Arial" w:hAnsi="Arial" w:cs="Arial"/>
          <w:color w:val="333333"/>
          <w:sz w:val="21"/>
          <w:szCs w:val="21"/>
        </w:rPr>
        <w:t>.</w:t>
      </w:r>
    </w:p>
    <w:p w14:paraId="5399123B" w14:textId="77777777" w:rsidR="001C4A56" w:rsidRDefault="001C4A56" w:rsidP="001C4A56">
      <w:pPr>
        <w:pStyle w:val="Heading2"/>
        <w:spacing w:before="0" w:after="160"/>
        <w:rPr>
          <w:rFonts w:ascii="Arial" w:hAnsi="Arial" w:cs="Arial"/>
          <w:color w:val="333333"/>
          <w:sz w:val="36"/>
          <w:szCs w:val="36"/>
        </w:rPr>
      </w:pPr>
      <w:r>
        <w:rPr>
          <w:rFonts w:ascii="Arial" w:hAnsi="Arial" w:cs="Arial"/>
          <w:color w:val="333333"/>
        </w:rPr>
        <w:t>S7 Params</w:t>
      </w:r>
    </w:p>
    <w:p w14:paraId="325D48FC" w14:textId="77777777" w:rsidR="001C4A56" w:rsidRDefault="001C4A56" w:rsidP="001C4A56">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The </w:t>
      </w:r>
      <w:hyperlink r:id="rId64" w:anchor="function_codes" w:tooltip="kb:production:s7-communication:constants" w:history="1">
        <w:r>
          <w:rPr>
            <w:rStyle w:val="Hyperlink"/>
            <w:rFonts w:ascii="Arial" w:hAnsi="Arial" w:cs="Arial"/>
            <w:color w:val="008800"/>
            <w:sz w:val="21"/>
            <w:szCs w:val="21"/>
          </w:rPr>
          <w:t>Function Code</w:t>
        </w:r>
      </w:hyperlink>
      <w:r>
        <w:rPr>
          <w:rFonts w:ascii="Arial" w:hAnsi="Arial" w:cs="Arial"/>
          <w:color w:val="333333"/>
          <w:sz w:val="21"/>
          <w:szCs w:val="21"/>
        </w:rPr>
        <w:t> field encodes operations such as communication setup, system info, data read/write, block move, and PLC control functions. The most relevant functions are</w:t>
      </w:r>
    </w:p>
    <w:p w14:paraId="3FC5C66F" w14:textId="77777777" w:rsidR="001C4A56" w:rsidRDefault="001C4A56" w:rsidP="001C4A56">
      <w:pPr>
        <w:numPr>
          <w:ilvl w:val="0"/>
          <w:numId w:val="32"/>
        </w:numPr>
        <w:spacing w:after="0" w:line="240" w:lineRule="auto"/>
        <w:ind w:left="1080"/>
        <w:rPr>
          <w:rFonts w:ascii="Arial" w:hAnsi="Arial" w:cs="Arial"/>
          <w:color w:val="333333"/>
          <w:sz w:val="21"/>
          <w:szCs w:val="21"/>
        </w:rPr>
      </w:pPr>
      <w:r>
        <w:rPr>
          <w:rStyle w:val="HTMLCode"/>
          <w:rFonts w:ascii="Consolas" w:eastAsiaTheme="minorHAnsi" w:hAnsi="Consolas"/>
          <w:color w:val="333333"/>
          <w:sz w:val="21"/>
          <w:szCs w:val="21"/>
          <w:shd w:val="clear" w:color="auto" w:fill="FBFAF9"/>
        </w:rPr>
        <w:t>0xF0</w:t>
      </w:r>
      <w:r>
        <w:rPr>
          <w:rFonts w:ascii="Arial" w:hAnsi="Arial" w:cs="Arial"/>
          <w:color w:val="333333"/>
          <w:sz w:val="21"/>
          <w:szCs w:val="21"/>
        </w:rPr>
        <w:t>: </w:t>
      </w:r>
      <w:hyperlink r:id="rId65" w:tooltip="kb:production:s7-communication:connection" w:history="1">
        <w:r>
          <w:rPr>
            <w:rStyle w:val="Hyperlink"/>
            <w:rFonts w:ascii="Arial" w:hAnsi="Arial" w:cs="Arial"/>
            <w:color w:val="008800"/>
            <w:sz w:val="21"/>
            <w:szCs w:val="21"/>
          </w:rPr>
          <w:t>Setup Communication</w:t>
        </w:r>
      </w:hyperlink>
    </w:p>
    <w:p w14:paraId="215A76D4" w14:textId="77777777" w:rsidR="001C4A56" w:rsidRDefault="001C4A56" w:rsidP="001C4A56">
      <w:pPr>
        <w:numPr>
          <w:ilvl w:val="0"/>
          <w:numId w:val="32"/>
        </w:numPr>
        <w:spacing w:after="0" w:line="240" w:lineRule="auto"/>
        <w:ind w:left="1080"/>
        <w:rPr>
          <w:rFonts w:ascii="Arial" w:hAnsi="Arial" w:cs="Arial"/>
          <w:color w:val="333333"/>
          <w:sz w:val="21"/>
          <w:szCs w:val="21"/>
        </w:rPr>
      </w:pPr>
      <w:r>
        <w:rPr>
          <w:rStyle w:val="HTMLCode"/>
          <w:rFonts w:ascii="Consolas" w:eastAsiaTheme="minorHAnsi" w:hAnsi="Consolas"/>
          <w:color w:val="333333"/>
          <w:sz w:val="21"/>
          <w:szCs w:val="21"/>
          <w:shd w:val="clear" w:color="auto" w:fill="FBFAF9"/>
        </w:rPr>
        <w:t>0x04</w:t>
      </w:r>
      <w:r>
        <w:rPr>
          <w:rFonts w:ascii="Arial" w:hAnsi="Arial" w:cs="Arial"/>
          <w:color w:val="333333"/>
          <w:sz w:val="21"/>
          <w:szCs w:val="21"/>
        </w:rPr>
        <w:t>: </w:t>
      </w:r>
      <w:hyperlink r:id="rId66" w:tooltip="kb:production:s7-communication:read" w:history="1">
        <w:r>
          <w:rPr>
            <w:rStyle w:val="Hyperlink"/>
            <w:rFonts w:ascii="Arial" w:hAnsi="Arial" w:cs="Arial"/>
            <w:color w:val="008800"/>
            <w:sz w:val="21"/>
            <w:szCs w:val="21"/>
          </w:rPr>
          <w:t>Read Variable</w:t>
        </w:r>
      </w:hyperlink>
    </w:p>
    <w:p w14:paraId="268D6913" w14:textId="77777777" w:rsidR="001C4A56" w:rsidRDefault="001C4A56" w:rsidP="001C4A56">
      <w:pPr>
        <w:numPr>
          <w:ilvl w:val="0"/>
          <w:numId w:val="32"/>
        </w:numPr>
        <w:spacing w:after="0" w:line="240" w:lineRule="auto"/>
        <w:ind w:left="1080"/>
        <w:rPr>
          <w:rFonts w:ascii="Arial" w:hAnsi="Arial" w:cs="Arial"/>
          <w:color w:val="333333"/>
          <w:sz w:val="21"/>
          <w:szCs w:val="21"/>
        </w:rPr>
      </w:pPr>
      <w:r>
        <w:rPr>
          <w:rStyle w:val="HTMLCode"/>
          <w:rFonts w:ascii="Consolas" w:eastAsiaTheme="minorHAnsi" w:hAnsi="Consolas"/>
          <w:color w:val="333333"/>
          <w:sz w:val="21"/>
          <w:szCs w:val="21"/>
          <w:shd w:val="clear" w:color="auto" w:fill="FBFAF9"/>
        </w:rPr>
        <w:t>0x05</w:t>
      </w:r>
      <w:r>
        <w:rPr>
          <w:rFonts w:ascii="Arial" w:hAnsi="Arial" w:cs="Arial"/>
          <w:color w:val="333333"/>
          <w:sz w:val="21"/>
          <w:szCs w:val="21"/>
        </w:rPr>
        <w:t>: </w:t>
      </w:r>
      <w:hyperlink r:id="rId67" w:tooltip="kb:production:s7-communication:write" w:history="1">
        <w:r>
          <w:rPr>
            <w:rStyle w:val="Hyperlink"/>
            <w:rFonts w:ascii="Arial" w:hAnsi="Arial" w:cs="Arial"/>
            <w:color w:val="008800"/>
            <w:sz w:val="21"/>
            <w:szCs w:val="21"/>
          </w:rPr>
          <w:t>Write Variable</w:t>
        </w:r>
      </w:hyperlink>
    </w:p>
    <w:p w14:paraId="1A04D160" w14:textId="77777777" w:rsidR="001C4A56" w:rsidRDefault="001C4A56" w:rsidP="001C4A56">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The actual structure of the parameters depends on the Function Code.</w:t>
      </w:r>
    </w:p>
    <w:p w14:paraId="1FB33691" w14:textId="76344E5E" w:rsidR="001C4A56" w:rsidRDefault="001C4A56">
      <w:r>
        <w:br w:type="page"/>
      </w:r>
    </w:p>
    <w:p w14:paraId="071EDC78" w14:textId="77777777" w:rsidR="00BF64C4" w:rsidRDefault="00BF64C4" w:rsidP="00BF64C4">
      <w:pPr>
        <w:pStyle w:val="Heading1"/>
        <w:spacing w:before="0" w:beforeAutospacing="0" w:after="107" w:afterAutospacing="0"/>
        <w:rPr>
          <w:rFonts w:ascii="Arial" w:hAnsi="Arial" w:cs="Arial"/>
          <w:color w:val="333333"/>
        </w:rPr>
      </w:pPr>
      <w:r>
        <w:rPr>
          <w:rFonts w:ascii="Arial" w:hAnsi="Arial" w:cs="Arial"/>
          <w:color w:val="333333"/>
        </w:rPr>
        <w:lastRenderedPageBreak/>
        <w:t>10 Constants</w:t>
      </w:r>
    </w:p>
    <w:p w14:paraId="45FCA6C2" w14:textId="77777777" w:rsidR="00BF64C4" w:rsidRDefault="00BF64C4" w:rsidP="00BF64C4">
      <w:pPr>
        <w:pStyle w:val="Heading2"/>
        <w:spacing w:before="0" w:after="160"/>
        <w:rPr>
          <w:rFonts w:ascii="Arial" w:hAnsi="Arial" w:cs="Arial"/>
          <w:color w:val="333333"/>
        </w:rPr>
      </w:pPr>
      <w:r>
        <w:rPr>
          <w:rFonts w:ascii="Arial" w:hAnsi="Arial" w:cs="Arial"/>
          <w:color w:val="333333"/>
        </w:rPr>
        <w:t>PLC Types</w:t>
      </w:r>
    </w:p>
    <w:p w14:paraId="08963F0A" w14:textId="77777777" w:rsidR="00BF64C4" w:rsidRDefault="00BF64C4" w:rsidP="00BF64C4">
      <w:pPr>
        <w:pStyle w:val="NormalWeb"/>
        <w:spacing w:before="0" w:beforeAutospacing="0" w:after="336" w:afterAutospacing="0"/>
        <w:rPr>
          <w:rFonts w:ascii="Arial" w:hAnsi="Arial" w:cs="Arial"/>
          <w:color w:val="333333"/>
          <w:sz w:val="21"/>
          <w:szCs w:val="21"/>
        </w:rPr>
      </w:pPr>
      <w:r>
        <w:rPr>
          <w:rStyle w:val="Emphasis"/>
          <w:rFonts w:ascii="Arial" w:eastAsiaTheme="majorEastAsia" w:hAnsi="Arial" w:cs="Arial"/>
          <w:color w:val="333333"/>
          <w:sz w:val="21"/>
          <w:szCs w:val="21"/>
        </w:rPr>
        <w:t>Correspond with the </w:t>
      </w:r>
      <w:r>
        <w:rPr>
          <w:rStyle w:val="HTMLCode"/>
          <w:rFonts w:ascii="Consolas" w:eastAsiaTheme="majorEastAsia" w:hAnsi="Consolas"/>
          <w:i/>
          <w:iCs/>
          <w:color w:val="333333"/>
          <w:sz w:val="21"/>
          <w:szCs w:val="21"/>
          <w:shd w:val="clear" w:color="auto" w:fill="FBFAF9"/>
        </w:rPr>
        <w:t>slot</w:t>
      </w:r>
      <w:r>
        <w:rPr>
          <w:rStyle w:val="Emphasis"/>
          <w:rFonts w:ascii="Arial" w:eastAsiaTheme="majorEastAsia" w:hAnsi="Arial" w:cs="Arial"/>
          <w:color w:val="333333"/>
          <w:sz w:val="21"/>
          <w:szCs w:val="21"/>
        </w:rPr>
        <w:t> they are sitting in. Rack number is usually </w:t>
      </w:r>
      <w:r>
        <w:rPr>
          <w:rStyle w:val="HTMLCode"/>
          <w:rFonts w:ascii="Consolas" w:eastAsiaTheme="majorEastAsia" w:hAnsi="Consolas"/>
          <w:i/>
          <w:iCs/>
          <w:color w:val="333333"/>
          <w:sz w:val="21"/>
          <w:szCs w:val="21"/>
          <w:shd w:val="clear" w:color="auto" w:fill="FBFAF9"/>
        </w:rPr>
        <w:t>0</w:t>
      </w:r>
      <w:r>
        <w:rPr>
          <w:rStyle w:val="Emphasis"/>
          <w:rFonts w:ascii="Arial" w:eastAsiaTheme="majorEastAsia" w:hAnsi="Arial" w:cs="Arial"/>
          <w:color w:val="333333"/>
          <w:sz w:val="21"/>
          <w:szCs w:val="21"/>
        </w:rPr>
        <w:t>.</w:t>
      </w:r>
    </w:p>
    <w:tbl>
      <w:tblPr>
        <w:tblW w:w="10383"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91"/>
        <w:gridCol w:w="4892"/>
      </w:tblGrid>
      <w:tr w:rsidR="00BF64C4" w14:paraId="0B3663F6" w14:textId="77777777" w:rsidTr="00BF64C4">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6FD1EF4" w14:textId="77777777" w:rsidR="00BF64C4" w:rsidRDefault="00BF64C4">
            <w:pPr>
              <w:rPr>
                <w:rFonts w:ascii="Times New Roman" w:hAnsi="Times New Roman" w:cs="Times New Roman"/>
                <w:b/>
                <w:bCs/>
                <w:sz w:val="24"/>
                <w:szCs w:val="24"/>
              </w:rPr>
            </w:pPr>
            <w:r>
              <w:rPr>
                <w:b/>
                <w:bCs/>
              </w:rPr>
              <w:t>CPU Type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7993296" w14:textId="77777777" w:rsidR="00BF64C4" w:rsidRDefault="00BF64C4">
            <w:pPr>
              <w:rPr>
                <w:b/>
                <w:bCs/>
              </w:rPr>
            </w:pPr>
            <w:r>
              <w:rPr>
                <w:b/>
                <w:bCs/>
              </w:rPr>
              <w:t>Slot</w:t>
            </w:r>
          </w:p>
        </w:tc>
      </w:tr>
      <w:tr w:rsidR="00BF64C4" w14:paraId="3410D3E3"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0A58213" w14:textId="77777777" w:rsidR="00BF64C4" w:rsidRDefault="00BF64C4">
            <w:r>
              <w:t>S7-300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87BE51A" w14:textId="77777777" w:rsidR="00BF64C4" w:rsidRDefault="00BF64C4">
            <w:r>
              <w:t>2: </w:t>
            </w:r>
            <w:r>
              <w:rPr>
                <w:rStyle w:val="HTMLCode"/>
                <w:rFonts w:ascii="Consolas" w:eastAsiaTheme="majorEastAsia" w:hAnsi="Consolas"/>
                <w:color w:val="333333"/>
                <w:sz w:val="24"/>
                <w:szCs w:val="24"/>
                <w:shd w:val="clear" w:color="auto" w:fill="FBFAF9"/>
              </w:rPr>
              <w:t>0x02</w:t>
            </w:r>
          </w:p>
        </w:tc>
      </w:tr>
      <w:tr w:rsidR="00BF64C4" w14:paraId="2C6B382E"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9D8336" w14:textId="77777777" w:rsidR="00BF64C4" w:rsidRDefault="00BF64C4">
            <w:r>
              <w:t>S7-400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9BF56A1" w14:textId="77777777" w:rsidR="00BF64C4" w:rsidRDefault="00BF64C4">
            <w:r>
              <w:t>3: </w:t>
            </w:r>
            <w:r>
              <w:rPr>
                <w:rStyle w:val="HTMLCode"/>
                <w:rFonts w:ascii="Consolas" w:eastAsiaTheme="majorEastAsia" w:hAnsi="Consolas"/>
                <w:color w:val="333333"/>
                <w:sz w:val="24"/>
                <w:szCs w:val="24"/>
                <w:shd w:val="clear" w:color="auto" w:fill="FBFAF9"/>
              </w:rPr>
              <w:t>0x03</w:t>
            </w:r>
          </w:p>
        </w:tc>
      </w:tr>
      <w:tr w:rsidR="00BF64C4" w14:paraId="4EEA54D6"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8570073" w14:textId="77777777" w:rsidR="00BF64C4" w:rsidRDefault="00BF64C4">
            <w:r>
              <w:t>S7-1200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CB8F70C" w14:textId="77777777" w:rsidR="00BF64C4" w:rsidRDefault="00BF64C4">
            <w:r>
              <w:t>1: </w:t>
            </w:r>
            <w:r>
              <w:rPr>
                <w:rStyle w:val="HTMLCode"/>
                <w:rFonts w:ascii="Consolas" w:eastAsiaTheme="majorEastAsia" w:hAnsi="Consolas"/>
                <w:color w:val="333333"/>
                <w:sz w:val="24"/>
                <w:szCs w:val="24"/>
                <w:shd w:val="clear" w:color="auto" w:fill="FBFAF9"/>
              </w:rPr>
              <w:t>0x01</w:t>
            </w:r>
          </w:p>
        </w:tc>
      </w:tr>
      <w:tr w:rsidR="00BF64C4" w14:paraId="5D8A4823"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EC5688B" w14:textId="77777777" w:rsidR="00BF64C4" w:rsidRDefault="00BF64C4">
            <w:r>
              <w:t>S7-1500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64844F5" w14:textId="77777777" w:rsidR="00BF64C4" w:rsidRDefault="00BF64C4">
            <w:r>
              <w:t>1: </w:t>
            </w:r>
            <w:r>
              <w:rPr>
                <w:rStyle w:val="HTMLCode"/>
                <w:rFonts w:ascii="Consolas" w:eastAsiaTheme="majorEastAsia" w:hAnsi="Consolas"/>
                <w:color w:val="333333"/>
                <w:sz w:val="24"/>
                <w:szCs w:val="24"/>
                <w:shd w:val="clear" w:color="auto" w:fill="FBFAF9"/>
              </w:rPr>
              <w:t>0x01</w:t>
            </w:r>
          </w:p>
        </w:tc>
      </w:tr>
    </w:tbl>
    <w:p w14:paraId="1CFE5E74" w14:textId="77777777" w:rsidR="00BF64C4" w:rsidRDefault="00BF64C4" w:rsidP="00BF64C4">
      <w:pPr>
        <w:pStyle w:val="NormalWeb"/>
        <w:shd w:val="clear" w:color="auto" w:fill="FFD39F"/>
        <w:spacing w:before="0" w:beforeAutospacing="0" w:after="336" w:afterAutospacing="0"/>
        <w:rPr>
          <w:rFonts w:ascii="Arial" w:hAnsi="Arial" w:cs="Arial"/>
          <w:color w:val="333333"/>
          <w:sz w:val="21"/>
          <w:szCs w:val="21"/>
        </w:rPr>
      </w:pPr>
      <w:r>
        <w:rPr>
          <w:rFonts w:ascii="Arial" w:hAnsi="Arial" w:cs="Arial"/>
          <w:color w:val="333333"/>
          <w:sz w:val="21"/>
          <w:szCs w:val="21"/>
        </w:rPr>
        <w:t>Beware that some PLC types require </w:t>
      </w:r>
      <w:hyperlink r:id="rId68" w:tooltip="kb:production:s7-communication:plc-settings" w:history="1">
        <w:r>
          <w:rPr>
            <w:rStyle w:val="Hyperlink"/>
            <w:rFonts w:ascii="Arial" w:hAnsi="Arial" w:cs="Arial"/>
            <w:color w:val="008800"/>
            <w:sz w:val="21"/>
            <w:szCs w:val="21"/>
            <w:u w:val="none"/>
          </w:rPr>
          <w:t>special settings</w:t>
        </w:r>
      </w:hyperlink>
      <w:r>
        <w:rPr>
          <w:rFonts w:ascii="Arial" w:hAnsi="Arial" w:cs="Arial"/>
          <w:color w:val="333333"/>
          <w:sz w:val="21"/>
          <w:szCs w:val="21"/>
        </w:rPr>
        <w:t> in TIA portal / Simatic Manager!</w:t>
      </w:r>
    </w:p>
    <w:p w14:paraId="657A45A8" w14:textId="77777777" w:rsidR="00BF64C4" w:rsidRDefault="00BF64C4" w:rsidP="00BF64C4">
      <w:pPr>
        <w:pStyle w:val="Heading2"/>
        <w:spacing w:before="0" w:after="160"/>
        <w:rPr>
          <w:rFonts w:ascii="Arial" w:hAnsi="Arial" w:cs="Arial"/>
          <w:color w:val="333333"/>
          <w:sz w:val="36"/>
          <w:szCs w:val="36"/>
        </w:rPr>
      </w:pPr>
      <w:r>
        <w:rPr>
          <w:rFonts w:ascii="Arial" w:hAnsi="Arial" w:cs="Arial"/>
          <w:color w:val="333333"/>
        </w:rPr>
        <w:t>Message Types</w:t>
      </w:r>
    </w:p>
    <w:p w14:paraId="1ECF1CBE" w14:textId="77777777" w:rsidR="00BF64C4" w:rsidRDefault="00BF64C4" w:rsidP="00BF64C4">
      <w:pPr>
        <w:pStyle w:val="NormalWeb"/>
        <w:spacing w:before="0" w:beforeAutospacing="0" w:after="336" w:afterAutospacing="0"/>
        <w:rPr>
          <w:rFonts w:ascii="Arial" w:hAnsi="Arial" w:cs="Arial"/>
          <w:color w:val="333333"/>
          <w:sz w:val="21"/>
          <w:szCs w:val="21"/>
        </w:rPr>
      </w:pPr>
      <w:r>
        <w:rPr>
          <w:rStyle w:val="Emphasis"/>
          <w:rFonts w:ascii="Arial" w:eastAsiaTheme="majorEastAsia" w:hAnsi="Arial" w:cs="Arial"/>
          <w:color w:val="333333"/>
          <w:sz w:val="21"/>
          <w:szCs w:val="21"/>
        </w:rPr>
        <w:t>Also called ROSCTR (Remote Operating Service Control), as used in the S7COMM Header</w:t>
      </w:r>
    </w:p>
    <w:tbl>
      <w:tblPr>
        <w:tblW w:w="1034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53"/>
        <w:gridCol w:w="5889"/>
      </w:tblGrid>
      <w:tr w:rsidR="00BF64C4" w14:paraId="320C4823" w14:textId="77777777" w:rsidTr="00BF64C4">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A8E6F48" w14:textId="77777777" w:rsidR="00BF64C4" w:rsidRDefault="00BF64C4">
            <w:pPr>
              <w:rPr>
                <w:rFonts w:ascii="Times New Roman" w:hAnsi="Times New Roman" w:cs="Times New Roman"/>
                <w:b/>
                <w:bCs/>
                <w:sz w:val="24"/>
                <w:szCs w:val="24"/>
              </w:rPr>
            </w:pPr>
            <w:r>
              <w:rPr>
                <w:b/>
                <w:bCs/>
              </w:rPr>
              <w:t>Message Type</w:t>
            </w:r>
          </w:p>
        </w:tc>
        <w:tc>
          <w:tcPr>
            <w:tcW w:w="5889"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54FD0DC" w14:textId="77777777" w:rsidR="00BF64C4" w:rsidRDefault="00BF64C4">
            <w:pPr>
              <w:rPr>
                <w:b/>
                <w:bCs/>
              </w:rPr>
            </w:pPr>
            <w:r>
              <w:rPr>
                <w:b/>
                <w:bCs/>
              </w:rPr>
              <w:t>Value</w:t>
            </w:r>
          </w:p>
        </w:tc>
      </w:tr>
      <w:tr w:rsidR="00BF64C4" w14:paraId="4C915710"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C3833BE" w14:textId="77777777" w:rsidR="00BF64C4" w:rsidRDefault="00BF64C4">
            <w:r>
              <w:t>JOB</w:t>
            </w:r>
          </w:p>
        </w:tc>
        <w:tc>
          <w:tcPr>
            <w:tcW w:w="588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325CF60" w14:textId="77777777" w:rsidR="00BF64C4" w:rsidRDefault="00BF64C4">
            <w:r>
              <w:rPr>
                <w:rStyle w:val="HTMLCode"/>
                <w:rFonts w:ascii="Consolas" w:eastAsiaTheme="majorEastAsia" w:hAnsi="Consolas"/>
                <w:color w:val="333333"/>
                <w:sz w:val="24"/>
                <w:szCs w:val="24"/>
                <w:shd w:val="clear" w:color="auto" w:fill="FBFAF9"/>
              </w:rPr>
              <w:t>0x01</w:t>
            </w:r>
            <w:r>
              <w:t> (request)</w:t>
            </w:r>
          </w:p>
        </w:tc>
      </w:tr>
      <w:tr w:rsidR="00BF64C4" w14:paraId="5F0D4F76"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EC5DBB2" w14:textId="77777777" w:rsidR="00BF64C4" w:rsidRDefault="00BF64C4">
            <w:r>
              <w:t>ACK</w:t>
            </w:r>
          </w:p>
        </w:tc>
        <w:tc>
          <w:tcPr>
            <w:tcW w:w="588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78A4888" w14:textId="77777777" w:rsidR="00BF64C4" w:rsidRDefault="00BF64C4">
            <w:r>
              <w:rPr>
                <w:rStyle w:val="HTMLCode"/>
                <w:rFonts w:ascii="Consolas" w:eastAsiaTheme="majorEastAsia" w:hAnsi="Consolas"/>
                <w:color w:val="333333"/>
                <w:sz w:val="24"/>
                <w:szCs w:val="24"/>
                <w:shd w:val="clear" w:color="auto" w:fill="FBFAF9"/>
              </w:rPr>
              <w:t>0x02</w:t>
            </w:r>
            <w:r>
              <w:t> (acknowledge)</w:t>
            </w:r>
          </w:p>
        </w:tc>
      </w:tr>
      <w:tr w:rsidR="00BF64C4" w14:paraId="0133AE4E"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CAE5BB4" w14:textId="77777777" w:rsidR="00BF64C4" w:rsidRDefault="00BF64C4">
            <w:r>
              <w:t>ACK_DATA</w:t>
            </w:r>
          </w:p>
        </w:tc>
        <w:tc>
          <w:tcPr>
            <w:tcW w:w="588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800C934" w14:textId="77777777" w:rsidR="00BF64C4" w:rsidRDefault="00BF64C4">
            <w:r>
              <w:rPr>
                <w:rStyle w:val="HTMLCode"/>
                <w:rFonts w:ascii="Consolas" w:eastAsiaTheme="majorEastAsia" w:hAnsi="Consolas"/>
                <w:color w:val="333333"/>
                <w:sz w:val="24"/>
                <w:szCs w:val="24"/>
                <w:shd w:val="clear" w:color="auto" w:fill="FBFAF9"/>
              </w:rPr>
              <w:t>0x03</w:t>
            </w:r>
            <w:r>
              <w:t> (response)</w:t>
            </w:r>
          </w:p>
        </w:tc>
      </w:tr>
      <w:tr w:rsidR="00BF64C4" w14:paraId="2B19CC16"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6B294B8" w14:textId="77777777" w:rsidR="00BF64C4" w:rsidRDefault="00BF64C4">
            <w:r>
              <w:t>USERDATA</w:t>
            </w:r>
          </w:p>
        </w:tc>
        <w:tc>
          <w:tcPr>
            <w:tcW w:w="588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C001B07" w14:textId="77777777" w:rsidR="00BF64C4" w:rsidRDefault="00BF64C4">
            <w:r>
              <w:rPr>
                <w:rStyle w:val="HTMLCode"/>
                <w:rFonts w:ascii="Consolas" w:eastAsiaTheme="majorEastAsia" w:hAnsi="Consolas"/>
                <w:color w:val="333333"/>
                <w:sz w:val="24"/>
                <w:szCs w:val="24"/>
                <w:shd w:val="clear" w:color="auto" w:fill="FBFAF9"/>
              </w:rPr>
              <w:t>0x07</w:t>
            </w:r>
            <w:r>
              <w:t> (request user data)</w:t>
            </w:r>
          </w:p>
        </w:tc>
      </w:tr>
      <w:tr w:rsidR="00BF64C4" w14:paraId="1F0817BC"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7B73B3E" w14:textId="77777777" w:rsidR="00BF64C4" w:rsidRDefault="00BF64C4">
            <w:r>
              <w:t>SRVCTRL</w:t>
            </w:r>
          </w:p>
        </w:tc>
        <w:tc>
          <w:tcPr>
            <w:tcW w:w="588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B68656E" w14:textId="77777777" w:rsidR="00BF64C4" w:rsidRDefault="00BF64C4">
            <w:r>
              <w:rPr>
                <w:rStyle w:val="HTMLCode"/>
                <w:rFonts w:ascii="Consolas" w:eastAsiaTheme="majorEastAsia" w:hAnsi="Consolas"/>
                <w:color w:val="333333"/>
                <w:sz w:val="24"/>
                <w:szCs w:val="24"/>
                <w:shd w:val="clear" w:color="auto" w:fill="FBFAF9"/>
              </w:rPr>
              <w:t>0x08</w:t>
            </w:r>
            <w:r>
              <w:t> (request server control)</w:t>
            </w:r>
          </w:p>
        </w:tc>
      </w:tr>
    </w:tbl>
    <w:p w14:paraId="14835AFF" w14:textId="77777777" w:rsidR="00BF64C4" w:rsidRDefault="00BF64C4" w:rsidP="00BF64C4">
      <w:pPr>
        <w:pStyle w:val="Heading2"/>
        <w:spacing w:before="0" w:after="160"/>
        <w:rPr>
          <w:rFonts w:ascii="Arial" w:hAnsi="Arial" w:cs="Arial"/>
          <w:color w:val="333333"/>
          <w:sz w:val="36"/>
          <w:szCs w:val="36"/>
        </w:rPr>
      </w:pPr>
      <w:r>
        <w:rPr>
          <w:rFonts w:ascii="Arial" w:hAnsi="Arial" w:cs="Arial"/>
          <w:color w:val="333333"/>
        </w:rPr>
        <w:t>Function Codes</w:t>
      </w:r>
    </w:p>
    <w:p w14:paraId="0E4697FF" w14:textId="77777777" w:rsidR="00BF64C4" w:rsidRDefault="00BF64C4" w:rsidP="00BF64C4">
      <w:pPr>
        <w:pStyle w:val="NormalWeb"/>
        <w:spacing w:before="0" w:beforeAutospacing="0" w:after="336" w:afterAutospacing="0"/>
        <w:rPr>
          <w:rFonts w:ascii="Arial" w:hAnsi="Arial" w:cs="Arial"/>
          <w:color w:val="333333"/>
          <w:sz w:val="21"/>
          <w:szCs w:val="21"/>
        </w:rPr>
      </w:pPr>
      <w:r>
        <w:rPr>
          <w:rStyle w:val="Emphasis"/>
          <w:rFonts w:ascii="Arial" w:eastAsiaTheme="majorEastAsia" w:hAnsi="Arial" w:cs="Arial"/>
          <w:color w:val="333333"/>
          <w:sz w:val="21"/>
          <w:szCs w:val="21"/>
        </w:rPr>
        <w:t>As used in the S7COMM Header</w:t>
      </w:r>
    </w:p>
    <w:tbl>
      <w:tblPr>
        <w:tblW w:w="838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032"/>
        <w:gridCol w:w="3356"/>
      </w:tblGrid>
      <w:tr w:rsidR="00BF64C4" w14:paraId="1A06B504" w14:textId="77777777" w:rsidTr="00BF64C4">
        <w:trPr>
          <w:tblHeader/>
        </w:trPr>
        <w:tc>
          <w:tcPr>
            <w:tcW w:w="5032"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541BD52" w14:textId="77777777" w:rsidR="00BF64C4" w:rsidRDefault="00BF64C4">
            <w:pPr>
              <w:rPr>
                <w:rFonts w:ascii="Times New Roman" w:hAnsi="Times New Roman" w:cs="Times New Roman"/>
                <w:b/>
                <w:bCs/>
                <w:sz w:val="24"/>
                <w:szCs w:val="24"/>
              </w:rPr>
            </w:pPr>
            <w:r>
              <w:rPr>
                <w:b/>
                <w:bCs/>
              </w:rPr>
              <w:t>Function</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608C8A9" w14:textId="77777777" w:rsidR="00BF64C4" w:rsidRDefault="00BF64C4">
            <w:pPr>
              <w:rPr>
                <w:b/>
                <w:bCs/>
              </w:rPr>
            </w:pPr>
            <w:r>
              <w:rPr>
                <w:b/>
                <w:bCs/>
              </w:rPr>
              <w:t>Code</w:t>
            </w:r>
          </w:p>
        </w:tc>
      </w:tr>
      <w:tr w:rsidR="00BF64C4" w14:paraId="352B8E95"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E5B2815" w14:textId="77777777" w:rsidR="00BF64C4" w:rsidRDefault="00BF64C4">
            <w:r>
              <w:t>CPU services</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A1D67FF" w14:textId="77777777" w:rsidR="00BF64C4" w:rsidRDefault="00BF64C4">
            <w:r>
              <w:rPr>
                <w:rStyle w:val="HTMLCode"/>
                <w:rFonts w:ascii="Consolas" w:eastAsiaTheme="majorEastAsia" w:hAnsi="Consolas"/>
                <w:color w:val="333333"/>
                <w:sz w:val="24"/>
                <w:szCs w:val="24"/>
                <w:shd w:val="clear" w:color="auto" w:fill="FBFAF9"/>
              </w:rPr>
              <w:t>0x00</w:t>
            </w:r>
          </w:p>
        </w:tc>
      </w:tr>
      <w:tr w:rsidR="00BF64C4" w14:paraId="1F0FD8B1"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309C803" w14:textId="77777777" w:rsidR="00BF64C4" w:rsidRDefault="00BF64C4">
            <w:r>
              <w:lastRenderedPageBreak/>
              <w:t>Setup communication</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94B0BC9" w14:textId="77777777" w:rsidR="00BF64C4" w:rsidRDefault="00BF64C4">
            <w:r>
              <w:rPr>
                <w:rStyle w:val="HTMLCode"/>
                <w:rFonts w:ascii="Consolas" w:eastAsiaTheme="majorEastAsia" w:hAnsi="Consolas"/>
                <w:color w:val="333333"/>
                <w:sz w:val="24"/>
                <w:szCs w:val="24"/>
                <w:shd w:val="clear" w:color="auto" w:fill="FBFAF9"/>
              </w:rPr>
              <w:t>0xF0</w:t>
            </w:r>
          </w:p>
        </w:tc>
      </w:tr>
      <w:tr w:rsidR="00BF64C4" w14:paraId="29729E8C"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DF8BA65" w14:textId="77777777" w:rsidR="00BF64C4" w:rsidRDefault="00BF64C4">
            <w:r>
              <w:t>Read Variable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A138219" w14:textId="77777777" w:rsidR="00BF64C4" w:rsidRDefault="00BF64C4">
            <w:r>
              <w:rPr>
                <w:rStyle w:val="HTMLCode"/>
                <w:rFonts w:ascii="Consolas" w:eastAsiaTheme="majorEastAsia" w:hAnsi="Consolas"/>
                <w:color w:val="333333"/>
                <w:sz w:val="24"/>
                <w:szCs w:val="24"/>
                <w:shd w:val="clear" w:color="auto" w:fill="FBFAF9"/>
              </w:rPr>
              <w:t>0x04</w:t>
            </w:r>
          </w:p>
        </w:tc>
      </w:tr>
      <w:tr w:rsidR="00BF64C4" w14:paraId="4158BC7A"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D3933CE" w14:textId="77777777" w:rsidR="00BF64C4" w:rsidRDefault="00BF64C4">
            <w:r>
              <w:t>Write Variable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685429A" w14:textId="77777777" w:rsidR="00BF64C4" w:rsidRDefault="00BF64C4">
            <w:r>
              <w:rPr>
                <w:rStyle w:val="HTMLCode"/>
                <w:rFonts w:ascii="Consolas" w:eastAsiaTheme="majorEastAsia" w:hAnsi="Consolas"/>
                <w:color w:val="333333"/>
                <w:sz w:val="24"/>
                <w:szCs w:val="24"/>
                <w:shd w:val="clear" w:color="auto" w:fill="FBFAF9"/>
              </w:rPr>
              <w:t>0x05</w:t>
            </w:r>
          </w:p>
        </w:tc>
      </w:tr>
      <w:tr w:rsidR="00BF64C4" w14:paraId="165CB554"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436672" w14:textId="77777777" w:rsidR="00BF64C4" w:rsidRDefault="00BF64C4">
            <w:r>
              <w:t>Request download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8BDD9E4" w14:textId="77777777" w:rsidR="00BF64C4" w:rsidRDefault="00BF64C4">
            <w:r>
              <w:rPr>
                <w:rStyle w:val="HTMLCode"/>
                <w:rFonts w:ascii="Consolas" w:eastAsiaTheme="majorEastAsia" w:hAnsi="Consolas"/>
                <w:color w:val="333333"/>
                <w:sz w:val="24"/>
                <w:szCs w:val="24"/>
                <w:shd w:val="clear" w:color="auto" w:fill="FBFAF9"/>
              </w:rPr>
              <w:t>0x1A</w:t>
            </w:r>
          </w:p>
        </w:tc>
      </w:tr>
      <w:tr w:rsidR="00BF64C4" w14:paraId="7C682198"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DA52583" w14:textId="77777777" w:rsidR="00BF64C4" w:rsidRDefault="00BF64C4">
            <w:r>
              <w:t>Download block</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39D162A" w14:textId="77777777" w:rsidR="00BF64C4" w:rsidRDefault="00BF64C4">
            <w:r>
              <w:rPr>
                <w:rStyle w:val="HTMLCode"/>
                <w:rFonts w:ascii="Consolas" w:eastAsiaTheme="majorEastAsia" w:hAnsi="Consolas"/>
                <w:color w:val="333333"/>
                <w:sz w:val="24"/>
                <w:szCs w:val="24"/>
                <w:shd w:val="clear" w:color="auto" w:fill="FBFAF9"/>
              </w:rPr>
              <w:t>0x1B</w:t>
            </w:r>
          </w:p>
        </w:tc>
      </w:tr>
      <w:tr w:rsidR="00BF64C4" w14:paraId="774BEEC5"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1DDCA57" w14:textId="77777777" w:rsidR="00BF64C4" w:rsidRDefault="00BF64C4">
            <w:r>
              <w:t>Download ended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4A84AD6" w14:textId="77777777" w:rsidR="00BF64C4" w:rsidRDefault="00BF64C4">
            <w:r>
              <w:rPr>
                <w:rStyle w:val="HTMLCode"/>
                <w:rFonts w:ascii="Consolas" w:eastAsiaTheme="majorEastAsia" w:hAnsi="Consolas"/>
                <w:color w:val="333333"/>
                <w:sz w:val="24"/>
                <w:szCs w:val="24"/>
                <w:shd w:val="clear" w:color="auto" w:fill="FBFAF9"/>
              </w:rPr>
              <w:t>0x1C</w:t>
            </w:r>
          </w:p>
        </w:tc>
      </w:tr>
      <w:tr w:rsidR="00BF64C4" w14:paraId="62B224FC"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71405A9" w14:textId="77777777" w:rsidR="00BF64C4" w:rsidRDefault="00BF64C4">
            <w:r>
              <w:t>Start upload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629F53F" w14:textId="77777777" w:rsidR="00BF64C4" w:rsidRDefault="00BF64C4">
            <w:r>
              <w:rPr>
                <w:rStyle w:val="HTMLCode"/>
                <w:rFonts w:ascii="Consolas" w:eastAsiaTheme="majorEastAsia" w:hAnsi="Consolas"/>
                <w:color w:val="333333"/>
                <w:sz w:val="24"/>
                <w:szCs w:val="24"/>
                <w:shd w:val="clear" w:color="auto" w:fill="FBFAF9"/>
              </w:rPr>
              <w:t>0x1D</w:t>
            </w:r>
          </w:p>
        </w:tc>
      </w:tr>
      <w:tr w:rsidR="00BF64C4" w14:paraId="08020D68"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741D31A" w14:textId="77777777" w:rsidR="00BF64C4" w:rsidRDefault="00BF64C4">
            <w:r>
              <w:t>Upload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34C7A70" w14:textId="77777777" w:rsidR="00BF64C4" w:rsidRDefault="00BF64C4">
            <w:r>
              <w:rPr>
                <w:rStyle w:val="HTMLCode"/>
                <w:rFonts w:ascii="Consolas" w:eastAsiaTheme="majorEastAsia" w:hAnsi="Consolas"/>
                <w:color w:val="333333"/>
                <w:sz w:val="24"/>
                <w:szCs w:val="24"/>
                <w:shd w:val="clear" w:color="auto" w:fill="FBFAF9"/>
              </w:rPr>
              <w:t>0x1E</w:t>
            </w:r>
          </w:p>
        </w:tc>
      </w:tr>
      <w:tr w:rsidR="00BF64C4" w14:paraId="2B7D7D8F"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1C905C7" w14:textId="77777777" w:rsidR="00BF64C4" w:rsidRDefault="00BF64C4">
            <w:r>
              <w:t>End upload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7EF8992" w14:textId="77777777" w:rsidR="00BF64C4" w:rsidRDefault="00BF64C4">
            <w:r>
              <w:rPr>
                <w:rStyle w:val="HTMLCode"/>
                <w:rFonts w:ascii="Consolas" w:eastAsiaTheme="majorEastAsia" w:hAnsi="Consolas"/>
                <w:color w:val="333333"/>
                <w:sz w:val="24"/>
                <w:szCs w:val="24"/>
                <w:shd w:val="clear" w:color="auto" w:fill="FBFAF9"/>
              </w:rPr>
              <w:t>0x1F</w:t>
            </w:r>
          </w:p>
        </w:tc>
      </w:tr>
      <w:tr w:rsidR="00BF64C4" w14:paraId="47BDCCB5"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846906C" w14:textId="77777777" w:rsidR="00BF64C4" w:rsidRDefault="00BF64C4">
            <w:r>
              <w:t>PLC Control</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61F3EED" w14:textId="77777777" w:rsidR="00BF64C4" w:rsidRDefault="00BF64C4">
            <w:r>
              <w:rPr>
                <w:rStyle w:val="HTMLCode"/>
                <w:rFonts w:ascii="Consolas" w:eastAsiaTheme="majorEastAsia" w:hAnsi="Consolas"/>
                <w:color w:val="333333"/>
                <w:sz w:val="24"/>
                <w:szCs w:val="24"/>
                <w:shd w:val="clear" w:color="auto" w:fill="FBFAF9"/>
              </w:rPr>
              <w:t>0x28</w:t>
            </w:r>
          </w:p>
        </w:tc>
      </w:tr>
      <w:tr w:rsidR="00BF64C4" w14:paraId="375D106E" w14:textId="77777777" w:rsidTr="00BF64C4">
        <w:tc>
          <w:tcPr>
            <w:tcW w:w="50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76327F3" w14:textId="77777777" w:rsidR="00BF64C4" w:rsidRDefault="00BF64C4">
            <w:r>
              <w:t>PLC Stop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2007A35" w14:textId="77777777" w:rsidR="00BF64C4" w:rsidRDefault="00BF64C4">
            <w:r>
              <w:rPr>
                <w:rStyle w:val="HTMLCode"/>
                <w:rFonts w:ascii="Consolas" w:eastAsiaTheme="majorEastAsia" w:hAnsi="Consolas"/>
                <w:color w:val="333333"/>
                <w:sz w:val="24"/>
                <w:szCs w:val="24"/>
                <w:shd w:val="clear" w:color="auto" w:fill="FBFAF9"/>
              </w:rPr>
              <w:t>0x29</w:t>
            </w:r>
          </w:p>
        </w:tc>
      </w:tr>
    </w:tbl>
    <w:p w14:paraId="084C2940" w14:textId="77777777" w:rsidR="00BF64C4" w:rsidRDefault="00BF64C4" w:rsidP="00BF64C4">
      <w:pPr>
        <w:pStyle w:val="Heading2"/>
        <w:spacing w:before="0" w:after="160"/>
        <w:rPr>
          <w:rFonts w:ascii="Arial" w:hAnsi="Arial" w:cs="Arial"/>
          <w:color w:val="333333"/>
          <w:sz w:val="36"/>
          <w:szCs w:val="36"/>
        </w:rPr>
      </w:pPr>
      <w:r>
        <w:rPr>
          <w:rFonts w:ascii="Arial" w:hAnsi="Arial" w:cs="Arial"/>
          <w:color w:val="333333"/>
        </w:rPr>
        <w:t>PDU Sizes</w:t>
      </w:r>
    </w:p>
    <w:p w14:paraId="6CD73531" w14:textId="77777777" w:rsidR="00BF64C4" w:rsidRDefault="00BF64C4" w:rsidP="00BF64C4">
      <w:pPr>
        <w:pStyle w:val="NormalWeb"/>
        <w:spacing w:before="0" w:beforeAutospacing="0" w:after="336" w:afterAutospacing="0"/>
        <w:rPr>
          <w:rFonts w:ascii="Arial" w:hAnsi="Arial" w:cs="Arial"/>
          <w:color w:val="333333"/>
          <w:sz w:val="21"/>
          <w:szCs w:val="21"/>
        </w:rPr>
      </w:pPr>
      <w:r>
        <w:rPr>
          <w:rStyle w:val="Emphasis"/>
          <w:rFonts w:ascii="Arial" w:eastAsiaTheme="majorEastAsia" w:hAnsi="Arial" w:cs="Arial"/>
          <w:color w:val="333333"/>
          <w:sz w:val="21"/>
          <w:szCs w:val="21"/>
        </w:rPr>
        <w:t>PDU Size needs to be negotiated, meaning a value is requested an the PLC will reply with the actually supported value. Beware: Not all PLCs understand or can reply to all PDU size values!</w:t>
      </w:r>
    </w:p>
    <w:tbl>
      <w:tblPr>
        <w:tblW w:w="899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602"/>
        <w:gridCol w:w="6390"/>
      </w:tblGrid>
      <w:tr w:rsidR="00BF64C4" w14:paraId="12BE38E9" w14:textId="77777777" w:rsidTr="00BF64C4">
        <w:trPr>
          <w:tblHeader/>
        </w:trPr>
        <w:tc>
          <w:tcPr>
            <w:tcW w:w="2602"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7209ACE" w14:textId="77777777" w:rsidR="00BF64C4" w:rsidRDefault="00BF64C4">
            <w:pPr>
              <w:rPr>
                <w:rFonts w:ascii="Times New Roman" w:hAnsi="Times New Roman" w:cs="Times New Roman"/>
                <w:b/>
                <w:bCs/>
                <w:sz w:val="24"/>
                <w:szCs w:val="24"/>
              </w:rPr>
            </w:pPr>
            <w:r>
              <w:rPr>
                <w:b/>
                <w:bCs/>
              </w:rPr>
              <w:t>PLC Type</w:t>
            </w:r>
          </w:p>
        </w:tc>
        <w:tc>
          <w:tcPr>
            <w:tcW w:w="6390"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8DF8A01" w14:textId="77777777" w:rsidR="00BF64C4" w:rsidRDefault="00BF64C4">
            <w:pPr>
              <w:rPr>
                <w:b/>
                <w:bCs/>
              </w:rPr>
            </w:pPr>
            <w:r>
              <w:rPr>
                <w:b/>
                <w:bCs/>
              </w:rPr>
              <w:t>Value</w:t>
            </w:r>
          </w:p>
        </w:tc>
      </w:tr>
      <w:tr w:rsidR="00BF64C4" w14:paraId="46CB740E" w14:textId="77777777" w:rsidTr="00BF64C4">
        <w:tc>
          <w:tcPr>
            <w:tcW w:w="260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99EF61" w14:textId="77777777" w:rsidR="00BF64C4" w:rsidRDefault="00BF64C4">
            <w:r>
              <w:t>S7-1200</w:t>
            </w:r>
          </w:p>
        </w:tc>
        <w:tc>
          <w:tcPr>
            <w:tcW w:w="639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A812092" w14:textId="77777777" w:rsidR="00BF64C4" w:rsidRDefault="00BF64C4">
            <w:r>
              <w:rPr>
                <w:rStyle w:val="HTMLCode"/>
                <w:rFonts w:ascii="Consolas" w:eastAsiaTheme="majorEastAsia" w:hAnsi="Consolas"/>
                <w:color w:val="333333"/>
                <w:sz w:val="24"/>
                <w:szCs w:val="24"/>
                <w:shd w:val="clear" w:color="auto" w:fill="FBFAF9"/>
              </w:rPr>
              <w:t>0x00F0</w:t>
            </w:r>
            <w:r>
              <w:t> = 240 bytes</w:t>
            </w:r>
          </w:p>
        </w:tc>
      </w:tr>
      <w:tr w:rsidR="00BF64C4" w14:paraId="4D087804" w14:textId="77777777" w:rsidTr="00BF64C4">
        <w:tc>
          <w:tcPr>
            <w:tcW w:w="260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6301009" w14:textId="77777777" w:rsidR="00BF64C4" w:rsidRDefault="00BF64C4">
            <w:r>
              <w:t>Default</w:t>
            </w:r>
          </w:p>
        </w:tc>
        <w:tc>
          <w:tcPr>
            <w:tcW w:w="639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CE3DFAA" w14:textId="77777777" w:rsidR="00BF64C4" w:rsidRDefault="00BF64C4">
            <w:r>
              <w:rPr>
                <w:rStyle w:val="HTMLCode"/>
                <w:rFonts w:ascii="Consolas" w:eastAsiaTheme="majorEastAsia" w:hAnsi="Consolas"/>
                <w:color w:val="333333"/>
                <w:sz w:val="24"/>
                <w:szCs w:val="24"/>
                <w:shd w:val="clear" w:color="auto" w:fill="FBFAF9"/>
              </w:rPr>
              <w:t>0x01E0</w:t>
            </w:r>
            <w:r>
              <w:t> = 480 bytes</w:t>
            </w:r>
          </w:p>
        </w:tc>
      </w:tr>
      <w:tr w:rsidR="00BF64C4" w14:paraId="145398EA" w14:textId="77777777" w:rsidTr="00BF64C4">
        <w:tc>
          <w:tcPr>
            <w:tcW w:w="260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8F103A6" w14:textId="77777777" w:rsidR="00BF64C4" w:rsidRDefault="00BF64C4">
            <w:r>
              <w:t>S7-1500</w:t>
            </w:r>
          </w:p>
        </w:tc>
        <w:tc>
          <w:tcPr>
            <w:tcW w:w="639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125DB1C" w14:textId="77777777" w:rsidR="00BF64C4" w:rsidRDefault="00BF64C4">
            <w:r>
              <w:rPr>
                <w:rStyle w:val="HTMLCode"/>
                <w:rFonts w:ascii="Consolas" w:eastAsiaTheme="majorEastAsia" w:hAnsi="Consolas"/>
                <w:color w:val="333333"/>
                <w:sz w:val="24"/>
                <w:szCs w:val="24"/>
                <w:shd w:val="clear" w:color="auto" w:fill="FBFAF9"/>
              </w:rPr>
              <w:t>0x03C0</w:t>
            </w:r>
            <w:r>
              <w:t> = 960 bytes</w:t>
            </w:r>
          </w:p>
        </w:tc>
      </w:tr>
    </w:tbl>
    <w:p w14:paraId="661E1761" w14:textId="77777777" w:rsidR="00BF64C4" w:rsidRDefault="00BF64C4" w:rsidP="00BF64C4">
      <w:pPr>
        <w:pStyle w:val="Heading2"/>
        <w:spacing w:before="0" w:after="160"/>
        <w:rPr>
          <w:rFonts w:ascii="Arial" w:hAnsi="Arial" w:cs="Arial"/>
          <w:color w:val="333333"/>
          <w:sz w:val="36"/>
          <w:szCs w:val="36"/>
        </w:rPr>
      </w:pPr>
      <w:r>
        <w:rPr>
          <w:rFonts w:ascii="Arial" w:hAnsi="Arial" w:cs="Arial"/>
          <w:color w:val="333333"/>
        </w:rPr>
        <w:lastRenderedPageBreak/>
        <w:t>Memory Areas</w:t>
      </w:r>
    </w:p>
    <w:tbl>
      <w:tblPr>
        <w:tblW w:w="8484"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32"/>
        <w:gridCol w:w="5252"/>
      </w:tblGrid>
      <w:tr w:rsidR="00BF64C4" w14:paraId="4C3C82D1" w14:textId="77777777" w:rsidTr="00BF64C4">
        <w:trPr>
          <w:tblHeader/>
        </w:trPr>
        <w:tc>
          <w:tcPr>
            <w:tcW w:w="3232"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B73E44B" w14:textId="77777777" w:rsidR="00BF64C4" w:rsidRDefault="00BF64C4">
            <w:pPr>
              <w:rPr>
                <w:rFonts w:ascii="Times New Roman" w:hAnsi="Times New Roman" w:cs="Times New Roman"/>
                <w:b/>
                <w:bCs/>
              </w:rPr>
            </w:pPr>
            <w:r>
              <w:rPr>
                <w:b/>
                <w:bCs/>
              </w:rPr>
              <w:t>Area type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809D4FC" w14:textId="77777777" w:rsidR="00BF64C4" w:rsidRDefault="00BF64C4">
            <w:pPr>
              <w:rPr>
                <w:b/>
                <w:bCs/>
              </w:rPr>
            </w:pPr>
            <w:r>
              <w:rPr>
                <w:b/>
                <w:bCs/>
              </w:rPr>
              <w:t>Value</w:t>
            </w:r>
          </w:p>
        </w:tc>
      </w:tr>
      <w:tr w:rsidR="00BF64C4" w14:paraId="186AE7CF" w14:textId="77777777" w:rsidTr="00BF64C4">
        <w:tc>
          <w:tcPr>
            <w:tcW w:w="32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8735967" w14:textId="77777777" w:rsidR="00BF64C4" w:rsidRDefault="00BF64C4">
            <w:r>
              <w:t>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C399738" w14:textId="77777777" w:rsidR="00BF64C4" w:rsidRDefault="00BF64C4">
            <w:r>
              <w:rPr>
                <w:rStyle w:val="HTMLCode"/>
                <w:rFonts w:ascii="Consolas" w:eastAsiaTheme="majorEastAsia" w:hAnsi="Consolas"/>
                <w:color w:val="333333"/>
                <w:sz w:val="24"/>
                <w:szCs w:val="24"/>
                <w:shd w:val="clear" w:color="auto" w:fill="FBFAF9"/>
              </w:rPr>
              <w:t>0x80</w:t>
            </w:r>
          </w:p>
        </w:tc>
      </w:tr>
      <w:tr w:rsidR="00BF64C4" w14:paraId="743BFBE4" w14:textId="77777777" w:rsidTr="00BF64C4">
        <w:tc>
          <w:tcPr>
            <w:tcW w:w="32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84BA6F8" w14:textId="77777777" w:rsidR="00BF64C4" w:rsidRDefault="00BF64C4">
            <w:r>
              <w:t>I</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9516FD4" w14:textId="77777777" w:rsidR="00BF64C4" w:rsidRDefault="00BF64C4">
            <w:r>
              <w:rPr>
                <w:rStyle w:val="HTMLCode"/>
                <w:rFonts w:ascii="Consolas" w:eastAsiaTheme="majorEastAsia" w:hAnsi="Consolas"/>
                <w:color w:val="333333"/>
                <w:sz w:val="24"/>
                <w:szCs w:val="24"/>
                <w:shd w:val="clear" w:color="auto" w:fill="FBFAF9"/>
              </w:rPr>
              <w:t>0x81</w:t>
            </w:r>
          </w:p>
        </w:tc>
      </w:tr>
      <w:tr w:rsidR="00BF64C4" w14:paraId="45BF080C" w14:textId="77777777" w:rsidTr="00BF64C4">
        <w:tc>
          <w:tcPr>
            <w:tcW w:w="32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C3B5EE7" w14:textId="77777777" w:rsidR="00BF64C4" w:rsidRDefault="00BF64C4">
            <w:r>
              <w:t>O</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CB48E2C" w14:textId="77777777" w:rsidR="00BF64C4" w:rsidRDefault="00BF64C4">
            <w:r>
              <w:rPr>
                <w:rStyle w:val="HTMLCode"/>
                <w:rFonts w:ascii="Consolas" w:eastAsiaTheme="majorEastAsia" w:hAnsi="Consolas"/>
                <w:color w:val="333333"/>
                <w:sz w:val="24"/>
                <w:szCs w:val="24"/>
                <w:shd w:val="clear" w:color="auto" w:fill="FBFAF9"/>
              </w:rPr>
              <w:t>0x82</w:t>
            </w:r>
          </w:p>
        </w:tc>
      </w:tr>
      <w:tr w:rsidR="00BF64C4" w14:paraId="51D32B54" w14:textId="77777777" w:rsidTr="00BF64C4">
        <w:tc>
          <w:tcPr>
            <w:tcW w:w="32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CA49AF0" w14:textId="77777777" w:rsidR="00BF64C4" w:rsidRDefault="00BF64C4">
            <w:r>
              <w:t>M</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1D8B636" w14:textId="77777777" w:rsidR="00BF64C4" w:rsidRDefault="00BF64C4">
            <w:r>
              <w:rPr>
                <w:rStyle w:val="HTMLCode"/>
                <w:rFonts w:ascii="Consolas" w:eastAsiaTheme="majorEastAsia" w:hAnsi="Consolas"/>
                <w:color w:val="333333"/>
                <w:sz w:val="24"/>
                <w:szCs w:val="24"/>
                <w:shd w:val="clear" w:color="auto" w:fill="FBFAF9"/>
              </w:rPr>
              <w:t>0x83</w:t>
            </w:r>
          </w:p>
        </w:tc>
      </w:tr>
      <w:tr w:rsidR="00BF64C4" w14:paraId="57B37C50" w14:textId="77777777" w:rsidTr="00BF64C4">
        <w:tc>
          <w:tcPr>
            <w:tcW w:w="32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D321D11" w14:textId="77777777" w:rsidR="00BF64C4" w:rsidRDefault="00BF64C4">
            <w:r>
              <w:t>DB</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691F010" w14:textId="77777777" w:rsidR="00BF64C4" w:rsidRDefault="00BF64C4">
            <w:r>
              <w:rPr>
                <w:rStyle w:val="HTMLCode"/>
                <w:rFonts w:ascii="Consolas" w:eastAsiaTheme="majorEastAsia" w:hAnsi="Consolas"/>
                <w:color w:val="333333"/>
                <w:sz w:val="24"/>
                <w:szCs w:val="24"/>
                <w:shd w:val="clear" w:color="auto" w:fill="FBFAF9"/>
              </w:rPr>
              <w:t>0x84</w:t>
            </w:r>
          </w:p>
        </w:tc>
      </w:tr>
      <w:tr w:rsidR="00BF64C4" w14:paraId="43EED421" w14:textId="77777777" w:rsidTr="00BF64C4">
        <w:tc>
          <w:tcPr>
            <w:tcW w:w="32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BB4F57C" w14:textId="77777777" w:rsidR="00BF64C4" w:rsidRDefault="00BF64C4">
            <w:r>
              <w:t>Counter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83A6985" w14:textId="77777777" w:rsidR="00BF64C4" w:rsidRDefault="00BF64C4">
            <w:r>
              <w:rPr>
                <w:rStyle w:val="HTMLCode"/>
                <w:rFonts w:ascii="Consolas" w:eastAsiaTheme="majorEastAsia" w:hAnsi="Consolas"/>
                <w:color w:val="333333"/>
                <w:sz w:val="24"/>
                <w:szCs w:val="24"/>
                <w:shd w:val="clear" w:color="auto" w:fill="FBFAF9"/>
              </w:rPr>
              <w:t>0x1C</w:t>
            </w:r>
          </w:p>
        </w:tc>
      </w:tr>
      <w:tr w:rsidR="00BF64C4" w14:paraId="5D8679A8" w14:textId="77777777" w:rsidTr="00BF64C4">
        <w:tc>
          <w:tcPr>
            <w:tcW w:w="323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C4CD466" w14:textId="77777777" w:rsidR="00BF64C4" w:rsidRDefault="00BF64C4">
            <w:r>
              <w:t>Timer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A7D21CC" w14:textId="77777777" w:rsidR="00BF64C4" w:rsidRDefault="00BF64C4">
            <w:r>
              <w:rPr>
                <w:rStyle w:val="HTMLCode"/>
                <w:rFonts w:ascii="Consolas" w:eastAsiaTheme="majorEastAsia" w:hAnsi="Consolas"/>
                <w:color w:val="333333"/>
                <w:sz w:val="24"/>
                <w:szCs w:val="24"/>
                <w:shd w:val="clear" w:color="auto" w:fill="FBFAF9"/>
              </w:rPr>
              <w:t>0x1D</w:t>
            </w:r>
          </w:p>
        </w:tc>
      </w:tr>
    </w:tbl>
    <w:p w14:paraId="0AF6071D" w14:textId="77777777" w:rsidR="00BF64C4" w:rsidRDefault="00BF64C4" w:rsidP="00BF64C4">
      <w:pPr>
        <w:pStyle w:val="Heading2"/>
        <w:spacing w:before="0" w:after="160"/>
        <w:rPr>
          <w:rFonts w:ascii="Arial" w:hAnsi="Arial" w:cs="Arial"/>
          <w:color w:val="333333"/>
          <w:sz w:val="36"/>
          <w:szCs w:val="36"/>
        </w:rPr>
      </w:pPr>
      <w:r>
        <w:rPr>
          <w:rFonts w:ascii="Arial" w:hAnsi="Arial" w:cs="Arial"/>
          <w:color w:val="333333"/>
        </w:rPr>
        <w:t>Variable Types</w:t>
      </w:r>
    </w:p>
    <w:p w14:paraId="1B7B984A" w14:textId="77777777" w:rsidR="00BF64C4" w:rsidRDefault="00BF64C4" w:rsidP="00BF64C4">
      <w:pPr>
        <w:pStyle w:val="Heading4"/>
        <w:spacing w:before="0" w:after="240"/>
        <w:rPr>
          <w:rFonts w:ascii="Arial" w:hAnsi="Arial" w:cs="Arial"/>
          <w:color w:val="333333"/>
          <w:sz w:val="21"/>
          <w:szCs w:val="21"/>
        </w:rPr>
      </w:pPr>
      <w:r>
        <w:rPr>
          <w:rFonts w:ascii="Arial" w:hAnsi="Arial" w:cs="Arial"/>
          <w:color w:val="333333"/>
          <w:sz w:val="21"/>
          <w:szCs w:val="21"/>
        </w:rPr>
        <w:t>Request Data Types</w:t>
      </w:r>
    </w:p>
    <w:tbl>
      <w:tblPr>
        <w:tblW w:w="962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782"/>
        <w:gridCol w:w="2231"/>
        <w:gridCol w:w="1676"/>
        <w:gridCol w:w="2933"/>
      </w:tblGrid>
      <w:tr w:rsidR="00BF64C4" w14:paraId="240E3BFA" w14:textId="77777777" w:rsidTr="00BF64C4">
        <w:trPr>
          <w:tblHeader/>
        </w:trPr>
        <w:tc>
          <w:tcPr>
            <w:tcW w:w="2782"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F8DFD90" w14:textId="77777777" w:rsidR="00BF64C4" w:rsidRDefault="00BF64C4">
            <w:pPr>
              <w:rPr>
                <w:rFonts w:ascii="Times New Roman" w:hAnsi="Times New Roman" w:cs="Times New Roman"/>
                <w:b/>
                <w:bCs/>
                <w:sz w:val="24"/>
                <w:szCs w:val="24"/>
              </w:rPr>
            </w:pPr>
            <w:r>
              <w:rPr>
                <w:b/>
                <w:bCs/>
              </w:rPr>
              <w:t>Variable type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5455D5F" w14:textId="77777777" w:rsidR="00BF64C4" w:rsidRDefault="00BF64C4">
            <w:pPr>
              <w:rPr>
                <w:b/>
                <w:bCs/>
              </w:rPr>
            </w:pPr>
            <w:r>
              <w:rPr>
                <w:b/>
                <w:bCs/>
              </w:rPr>
              <w:t>Value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11BDA42" w14:textId="77777777" w:rsidR="00BF64C4" w:rsidRDefault="00BF64C4">
            <w:pPr>
              <w:rPr>
                <w:b/>
                <w:bCs/>
              </w:rPr>
            </w:pPr>
            <w:r>
              <w:rPr>
                <w:b/>
                <w:bCs/>
              </w:rPr>
              <w:t>bits</w:t>
            </w:r>
          </w:p>
        </w:tc>
        <w:tc>
          <w:tcPr>
            <w:tcW w:w="2933"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490DA29" w14:textId="77777777" w:rsidR="00BF64C4" w:rsidRDefault="00BF64C4">
            <w:pPr>
              <w:rPr>
                <w:b/>
                <w:bCs/>
              </w:rPr>
            </w:pPr>
            <w:r>
              <w:rPr>
                <w:b/>
                <w:bCs/>
              </w:rPr>
              <w:t>Sign</w:t>
            </w:r>
          </w:p>
        </w:tc>
      </w:tr>
      <w:tr w:rsidR="00BF64C4" w14:paraId="71FC5704"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11F9A92" w14:textId="77777777" w:rsidR="00BF64C4" w:rsidRDefault="00BF64C4">
            <w:r>
              <w:t>BIT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479A815" w14:textId="77777777" w:rsidR="00BF64C4" w:rsidRDefault="00BF64C4">
            <w:pPr>
              <w:jc w:val="center"/>
            </w:pPr>
            <w:r>
              <w:rPr>
                <w:rStyle w:val="HTMLCode"/>
                <w:rFonts w:ascii="Consolas" w:eastAsiaTheme="majorEastAsia" w:hAnsi="Consolas"/>
                <w:color w:val="333333"/>
                <w:sz w:val="24"/>
                <w:szCs w:val="24"/>
                <w:shd w:val="clear" w:color="auto" w:fill="FBFAF9"/>
              </w:rPr>
              <w:t>0x01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A320DB1" w14:textId="77777777" w:rsidR="00BF64C4" w:rsidRDefault="00BF64C4">
            <w:pPr>
              <w:jc w:val="center"/>
            </w:pPr>
            <w:r>
              <w:t>1</w:t>
            </w: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D43ED88" w14:textId="77777777" w:rsidR="00BF64C4" w:rsidRDefault="00BF64C4">
            <w:pPr>
              <w:jc w:val="center"/>
            </w:pPr>
          </w:p>
        </w:tc>
      </w:tr>
      <w:tr w:rsidR="00BF64C4" w14:paraId="5C009CF6"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8A321C5" w14:textId="77777777" w:rsidR="00BF64C4" w:rsidRDefault="00BF64C4">
            <w:pPr>
              <w:rPr>
                <w:sz w:val="24"/>
                <w:szCs w:val="24"/>
              </w:rPr>
            </w:pPr>
            <w:r>
              <w:t>BYTE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553835F" w14:textId="77777777" w:rsidR="00BF64C4" w:rsidRDefault="00BF64C4">
            <w:pPr>
              <w:jc w:val="center"/>
            </w:pPr>
            <w:r>
              <w:rPr>
                <w:rStyle w:val="HTMLCode"/>
                <w:rFonts w:ascii="Consolas" w:eastAsiaTheme="majorEastAsia" w:hAnsi="Consolas"/>
                <w:color w:val="333333"/>
                <w:sz w:val="24"/>
                <w:szCs w:val="24"/>
                <w:shd w:val="clear" w:color="auto" w:fill="FBFAF9"/>
              </w:rPr>
              <w:t>0x02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FE39048" w14:textId="77777777" w:rsidR="00BF64C4" w:rsidRDefault="00BF64C4">
            <w:pPr>
              <w:jc w:val="center"/>
            </w:pPr>
            <w:r>
              <w:t>8</w:t>
            </w: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822D98C" w14:textId="77777777" w:rsidR="00BF64C4" w:rsidRDefault="00BF64C4">
            <w:r>
              <w:t>unsigned</w:t>
            </w:r>
          </w:p>
        </w:tc>
      </w:tr>
      <w:tr w:rsidR="00BF64C4" w14:paraId="3D5FD55E"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E925FB0" w14:textId="77777777" w:rsidR="00BF64C4" w:rsidRDefault="00BF64C4">
            <w:r>
              <w:t>CHAR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06DA000" w14:textId="77777777" w:rsidR="00BF64C4" w:rsidRDefault="00BF64C4">
            <w:pPr>
              <w:jc w:val="center"/>
            </w:pPr>
            <w:r>
              <w:rPr>
                <w:rStyle w:val="HTMLCode"/>
                <w:rFonts w:ascii="Consolas" w:eastAsiaTheme="majorEastAsia" w:hAnsi="Consolas"/>
                <w:color w:val="333333"/>
                <w:sz w:val="24"/>
                <w:szCs w:val="24"/>
                <w:shd w:val="clear" w:color="auto" w:fill="FBFAF9"/>
              </w:rPr>
              <w:t>0x03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8A021A0" w14:textId="77777777" w:rsidR="00BF64C4" w:rsidRDefault="00BF64C4">
            <w:pPr>
              <w:jc w:val="center"/>
            </w:pPr>
            <w:r>
              <w:t>8</w:t>
            </w: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236DA41" w14:textId="77777777" w:rsidR="00BF64C4" w:rsidRDefault="00BF64C4">
            <w:r>
              <w:t>signed</w:t>
            </w:r>
          </w:p>
        </w:tc>
      </w:tr>
      <w:tr w:rsidR="00BF64C4" w14:paraId="6C97E241"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894467" w14:textId="77777777" w:rsidR="00BF64C4" w:rsidRDefault="00BF64C4">
            <w:r>
              <w:t>WORD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D11E14F" w14:textId="77777777" w:rsidR="00BF64C4" w:rsidRDefault="00BF64C4">
            <w:pPr>
              <w:jc w:val="center"/>
            </w:pPr>
            <w:r>
              <w:rPr>
                <w:rStyle w:val="HTMLCode"/>
                <w:rFonts w:ascii="Consolas" w:eastAsiaTheme="majorEastAsia" w:hAnsi="Consolas"/>
                <w:color w:val="333333"/>
                <w:sz w:val="24"/>
                <w:szCs w:val="24"/>
                <w:shd w:val="clear" w:color="auto" w:fill="FBFAF9"/>
              </w:rPr>
              <w:t>0x04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1FD6EE3" w14:textId="77777777" w:rsidR="00BF64C4" w:rsidRDefault="00BF64C4">
            <w:pPr>
              <w:jc w:val="center"/>
            </w:pPr>
            <w:r>
              <w:t>16</w:t>
            </w: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293D67A" w14:textId="77777777" w:rsidR="00BF64C4" w:rsidRDefault="00BF64C4">
            <w:r>
              <w:t>unsigned</w:t>
            </w:r>
          </w:p>
        </w:tc>
      </w:tr>
      <w:tr w:rsidR="00BF64C4" w14:paraId="253A88C0"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9CFD2F3" w14:textId="77777777" w:rsidR="00BF64C4" w:rsidRDefault="00BF64C4">
            <w:r>
              <w:t>INT (short)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4DC6727" w14:textId="77777777" w:rsidR="00BF64C4" w:rsidRDefault="00BF64C4">
            <w:pPr>
              <w:jc w:val="center"/>
            </w:pPr>
            <w:r>
              <w:rPr>
                <w:rStyle w:val="HTMLCode"/>
                <w:rFonts w:ascii="Consolas" w:eastAsiaTheme="majorEastAsia" w:hAnsi="Consolas"/>
                <w:color w:val="333333"/>
                <w:sz w:val="24"/>
                <w:szCs w:val="24"/>
                <w:shd w:val="clear" w:color="auto" w:fill="FBFAF9"/>
              </w:rPr>
              <w:t>0x05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6E29D2" w14:textId="77777777" w:rsidR="00BF64C4" w:rsidRDefault="00BF64C4">
            <w:pPr>
              <w:jc w:val="center"/>
            </w:pPr>
            <w:r>
              <w:t>16</w:t>
            </w: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B473148" w14:textId="77777777" w:rsidR="00BF64C4" w:rsidRDefault="00BF64C4">
            <w:r>
              <w:t>signed</w:t>
            </w:r>
          </w:p>
        </w:tc>
      </w:tr>
      <w:tr w:rsidR="00BF64C4" w14:paraId="7264AE6B"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19CEF50" w14:textId="77777777" w:rsidR="00BF64C4" w:rsidRDefault="00BF64C4">
            <w:r>
              <w:t>DWORD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C95A76F" w14:textId="77777777" w:rsidR="00BF64C4" w:rsidRDefault="00BF64C4">
            <w:pPr>
              <w:jc w:val="center"/>
            </w:pPr>
            <w:r>
              <w:rPr>
                <w:rStyle w:val="HTMLCode"/>
                <w:rFonts w:ascii="Consolas" w:eastAsiaTheme="majorEastAsia" w:hAnsi="Consolas"/>
                <w:color w:val="333333"/>
                <w:sz w:val="24"/>
                <w:szCs w:val="24"/>
                <w:shd w:val="clear" w:color="auto" w:fill="FBFAF9"/>
              </w:rPr>
              <w:t>0x06</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444F8DB" w14:textId="77777777" w:rsidR="00BF64C4" w:rsidRDefault="00BF64C4">
            <w:pPr>
              <w:jc w:val="center"/>
            </w:pPr>
            <w:r>
              <w:t>32</w:t>
            </w: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50BD7DA" w14:textId="77777777" w:rsidR="00BF64C4" w:rsidRDefault="00BF64C4">
            <w:r>
              <w:t>unsigned</w:t>
            </w:r>
          </w:p>
        </w:tc>
      </w:tr>
      <w:tr w:rsidR="00BF64C4" w14:paraId="0C7387DB"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B84321D" w14:textId="77777777" w:rsidR="00BF64C4" w:rsidRDefault="00BF64C4">
            <w:r>
              <w:t>DINT (long)</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9834419" w14:textId="77777777" w:rsidR="00BF64C4" w:rsidRDefault="00BF64C4">
            <w:pPr>
              <w:jc w:val="center"/>
            </w:pPr>
            <w:r>
              <w:rPr>
                <w:rStyle w:val="HTMLCode"/>
                <w:rFonts w:ascii="Consolas" w:eastAsiaTheme="majorEastAsia" w:hAnsi="Consolas"/>
                <w:color w:val="333333"/>
                <w:sz w:val="24"/>
                <w:szCs w:val="24"/>
                <w:shd w:val="clear" w:color="auto" w:fill="FBFAF9"/>
              </w:rPr>
              <w:t>0x07</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BD84A72" w14:textId="77777777" w:rsidR="00BF64C4" w:rsidRDefault="00BF64C4">
            <w:pPr>
              <w:jc w:val="center"/>
            </w:pPr>
            <w:r>
              <w:t>32</w:t>
            </w: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3ACEFAD" w14:textId="77777777" w:rsidR="00BF64C4" w:rsidRDefault="00BF64C4">
            <w:r>
              <w:t>signed</w:t>
            </w:r>
          </w:p>
        </w:tc>
      </w:tr>
      <w:tr w:rsidR="00BF64C4" w14:paraId="1FCC4936"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72FA564" w14:textId="77777777" w:rsidR="00BF64C4" w:rsidRDefault="00BF64C4">
            <w:r>
              <w:t>REAL</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9E8B616" w14:textId="77777777" w:rsidR="00BF64C4" w:rsidRDefault="00BF64C4">
            <w:pPr>
              <w:jc w:val="center"/>
            </w:pPr>
            <w:r>
              <w:rPr>
                <w:rStyle w:val="HTMLCode"/>
                <w:rFonts w:ascii="Consolas" w:eastAsiaTheme="majorEastAsia" w:hAnsi="Consolas"/>
                <w:color w:val="333333"/>
                <w:sz w:val="24"/>
                <w:szCs w:val="24"/>
                <w:shd w:val="clear" w:color="auto" w:fill="FBFAF9"/>
              </w:rPr>
              <w:t>0x08</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9E2BC8" w14:textId="77777777" w:rsidR="00BF64C4" w:rsidRDefault="00BF64C4">
            <w:pPr>
              <w:jc w:val="center"/>
            </w:pPr>
            <w:r>
              <w:t>32</w:t>
            </w: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2025D91" w14:textId="77777777" w:rsidR="00BF64C4" w:rsidRDefault="00BF64C4">
            <w:r>
              <w:t>floating point</w:t>
            </w:r>
          </w:p>
        </w:tc>
      </w:tr>
      <w:tr w:rsidR="00BF64C4" w14:paraId="2E3F7858"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B2165AB" w14:textId="77777777" w:rsidR="00BF64C4" w:rsidRDefault="00BF64C4">
            <w:r>
              <w:t>DATE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B465525" w14:textId="77777777" w:rsidR="00BF64C4" w:rsidRDefault="00BF64C4">
            <w:pPr>
              <w:jc w:val="center"/>
            </w:pPr>
            <w:r>
              <w:rPr>
                <w:rStyle w:val="HTMLCode"/>
                <w:rFonts w:ascii="Consolas" w:eastAsiaTheme="majorEastAsia" w:hAnsi="Consolas"/>
                <w:color w:val="333333"/>
                <w:sz w:val="24"/>
                <w:szCs w:val="24"/>
                <w:shd w:val="clear" w:color="auto" w:fill="FBFAF9"/>
              </w:rPr>
              <w:t>0x09</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43D4860" w14:textId="77777777" w:rsidR="00BF64C4" w:rsidRDefault="00BF64C4">
            <w:pPr>
              <w:jc w:val="center"/>
            </w:pPr>
            <w:r>
              <w:t>64</w:t>
            </w: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E0E8636" w14:textId="77777777" w:rsidR="00BF64C4" w:rsidRDefault="00BF64C4">
            <w:pPr>
              <w:jc w:val="center"/>
            </w:pPr>
          </w:p>
        </w:tc>
      </w:tr>
      <w:tr w:rsidR="00BF64C4" w14:paraId="5D5E1328"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3F8A0AF" w14:textId="77777777" w:rsidR="00BF64C4" w:rsidRDefault="00BF64C4">
            <w:pPr>
              <w:rPr>
                <w:sz w:val="24"/>
                <w:szCs w:val="24"/>
              </w:rPr>
            </w:pPr>
            <w:r>
              <w:lastRenderedPageBreak/>
              <w:t>TOD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3935D1" w14:textId="77777777" w:rsidR="00BF64C4" w:rsidRDefault="00BF64C4">
            <w:pPr>
              <w:jc w:val="center"/>
            </w:pPr>
            <w:r>
              <w:rPr>
                <w:rStyle w:val="HTMLCode"/>
                <w:rFonts w:ascii="Consolas" w:eastAsiaTheme="majorEastAsia" w:hAnsi="Consolas"/>
                <w:color w:val="333333"/>
                <w:sz w:val="24"/>
                <w:szCs w:val="24"/>
                <w:shd w:val="clear" w:color="auto" w:fill="FBFAF9"/>
              </w:rPr>
              <w:t>0x0A</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1D2370B" w14:textId="77777777" w:rsidR="00BF64C4" w:rsidRDefault="00BF64C4">
            <w:pPr>
              <w:jc w:val="center"/>
            </w:pP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896699B" w14:textId="77777777" w:rsidR="00BF64C4" w:rsidRDefault="00BF64C4">
            <w:pPr>
              <w:rPr>
                <w:sz w:val="20"/>
                <w:szCs w:val="20"/>
              </w:rPr>
            </w:pPr>
          </w:p>
        </w:tc>
      </w:tr>
      <w:tr w:rsidR="00BF64C4" w14:paraId="77691766"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D11DA0B" w14:textId="77777777" w:rsidR="00BF64C4" w:rsidRDefault="00BF64C4">
            <w:pPr>
              <w:rPr>
                <w:sz w:val="24"/>
                <w:szCs w:val="24"/>
              </w:rPr>
            </w:pPr>
            <w:r>
              <w:t>TIME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0E6C325" w14:textId="77777777" w:rsidR="00BF64C4" w:rsidRDefault="00BF64C4">
            <w:pPr>
              <w:jc w:val="center"/>
            </w:pPr>
            <w:r>
              <w:rPr>
                <w:rStyle w:val="HTMLCode"/>
                <w:rFonts w:ascii="Consolas" w:eastAsiaTheme="majorEastAsia" w:hAnsi="Consolas"/>
                <w:color w:val="333333"/>
                <w:sz w:val="24"/>
                <w:szCs w:val="24"/>
                <w:shd w:val="clear" w:color="auto" w:fill="FBFAF9"/>
              </w:rPr>
              <w:t>0x0B</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FD932B1" w14:textId="77777777" w:rsidR="00BF64C4" w:rsidRDefault="00BF64C4">
            <w:pPr>
              <w:jc w:val="center"/>
            </w:pP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A7A7861" w14:textId="77777777" w:rsidR="00BF64C4" w:rsidRDefault="00BF64C4">
            <w:pPr>
              <w:rPr>
                <w:sz w:val="20"/>
                <w:szCs w:val="20"/>
              </w:rPr>
            </w:pPr>
          </w:p>
        </w:tc>
      </w:tr>
      <w:tr w:rsidR="00BF64C4" w14:paraId="2485E13B"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5B38F0E" w14:textId="77777777" w:rsidR="00BF64C4" w:rsidRDefault="00BF64C4">
            <w:pPr>
              <w:rPr>
                <w:sz w:val="24"/>
                <w:szCs w:val="24"/>
              </w:rPr>
            </w:pPr>
            <w:r>
              <w:t>S5TIME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483CE40" w14:textId="77777777" w:rsidR="00BF64C4" w:rsidRDefault="00BF64C4">
            <w:pPr>
              <w:jc w:val="center"/>
            </w:pPr>
            <w:r>
              <w:rPr>
                <w:rStyle w:val="HTMLCode"/>
                <w:rFonts w:ascii="Consolas" w:eastAsiaTheme="majorEastAsia" w:hAnsi="Consolas"/>
                <w:color w:val="333333"/>
                <w:sz w:val="24"/>
                <w:szCs w:val="24"/>
                <w:shd w:val="clear" w:color="auto" w:fill="FBFAF9"/>
              </w:rPr>
              <w:t>0x0C</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F8C2FA2" w14:textId="77777777" w:rsidR="00BF64C4" w:rsidRDefault="00BF64C4">
            <w:pPr>
              <w:jc w:val="center"/>
            </w:pP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00C5781" w14:textId="77777777" w:rsidR="00BF64C4" w:rsidRDefault="00BF64C4">
            <w:pPr>
              <w:rPr>
                <w:sz w:val="20"/>
                <w:szCs w:val="20"/>
              </w:rPr>
            </w:pPr>
          </w:p>
        </w:tc>
      </w:tr>
      <w:tr w:rsidR="00BF64C4" w14:paraId="0DBEC8A4"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1E6788" w14:textId="77777777" w:rsidR="00BF64C4" w:rsidRDefault="00BF64C4">
            <w:pPr>
              <w:rPr>
                <w:sz w:val="24"/>
                <w:szCs w:val="24"/>
              </w:rPr>
            </w:pPr>
            <w:r>
              <w:t>DATE AND TIME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C7690BF" w14:textId="77777777" w:rsidR="00BF64C4" w:rsidRDefault="00BF64C4">
            <w:pPr>
              <w:jc w:val="center"/>
            </w:pPr>
            <w:r>
              <w:rPr>
                <w:rStyle w:val="HTMLCode"/>
                <w:rFonts w:ascii="Consolas" w:eastAsiaTheme="majorEastAsia" w:hAnsi="Consolas"/>
                <w:color w:val="333333"/>
                <w:sz w:val="24"/>
                <w:szCs w:val="24"/>
                <w:shd w:val="clear" w:color="auto" w:fill="FBFAF9"/>
              </w:rPr>
              <w:t>0x0F</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B9B95AD" w14:textId="77777777" w:rsidR="00BF64C4" w:rsidRDefault="00BF64C4">
            <w:pPr>
              <w:jc w:val="center"/>
            </w:pP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AC9E0B8" w14:textId="77777777" w:rsidR="00BF64C4" w:rsidRDefault="00BF64C4">
            <w:pPr>
              <w:rPr>
                <w:sz w:val="20"/>
                <w:szCs w:val="20"/>
              </w:rPr>
            </w:pPr>
          </w:p>
        </w:tc>
      </w:tr>
      <w:tr w:rsidR="00BF64C4" w14:paraId="6BF643F5"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B23EE3A" w14:textId="77777777" w:rsidR="00BF64C4" w:rsidRDefault="00BF64C4">
            <w:pPr>
              <w:rPr>
                <w:sz w:val="24"/>
                <w:szCs w:val="24"/>
              </w:rPr>
            </w:pPr>
            <w:r>
              <w:t>COUNTER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C771F2E" w14:textId="77777777" w:rsidR="00BF64C4" w:rsidRDefault="00BF64C4">
            <w:pPr>
              <w:jc w:val="center"/>
            </w:pPr>
            <w:r>
              <w:rPr>
                <w:rStyle w:val="HTMLCode"/>
                <w:rFonts w:ascii="Consolas" w:eastAsiaTheme="majorEastAsia" w:hAnsi="Consolas"/>
                <w:color w:val="333333"/>
                <w:sz w:val="24"/>
                <w:szCs w:val="24"/>
                <w:shd w:val="clear" w:color="auto" w:fill="FBFAF9"/>
              </w:rPr>
              <w:t>0x1C</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0F40824" w14:textId="77777777" w:rsidR="00BF64C4" w:rsidRDefault="00BF64C4">
            <w:pPr>
              <w:jc w:val="center"/>
            </w:pP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CE94484" w14:textId="77777777" w:rsidR="00BF64C4" w:rsidRDefault="00BF64C4">
            <w:pPr>
              <w:rPr>
                <w:sz w:val="20"/>
                <w:szCs w:val="20"/>
              </w:rPr>
            </w:pPr>
          </w:p>
        </w:tc>
      </w:tr>
      <w:tr w:rsidR="00BF64C4" w14:paraId="435801F2"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199FD32" w14:textId="77777777" w:rsidR="00BF64C4" w:rsidRDefault="00BF64C4">
            <w:pPr>
              <w:rPr>
                <w:sz w:val="24"/>
                <w:szCs w:val="24"/>
              </w:rPr>
            </w:pPr>
            <w:r>
              <w:t>TIMER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B935648" w14:textId="77777777" w:rsidR="00BF64C4" w:rsidRDefault="00BF64C4">
            <w:pPr>
              <w:jc w:val="center"/>
            </w:pPr>
            <w:r>
              <w:rPr>
                <w:rStyle w:val="HTMLCode"/>
                <w:rFonts w:ascii="Consolas" w:eastAsiaTheme="majorEastAsia" w:hAnsi="Consolas"/>
                <w:color w:val="333333"/>
                <w:sz w:val="24"/>
                <w:szCs w:val="24"/>
                <w:shd w:val="clear" w:color="auto" w:fill="FBFAF9"/>
              </w:rPr>
              <w:t>0x1D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E61F04F" w14:textId="77777777" w:rsidR="00BF64C4" w:rsidRDefault="00BF64C4">
            <w:pPr>
              <w:jc w:val="center"/>
            </w:pP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E4CCCC1" w14:textId="77777777" w:rsidR="00BF64C4" w:rsidRDefault="00BF64C4">
            <w:pPr>
              <w:rPr>
                <w:sz w:val="20"/>
                <w:szCs w:val="20"/>
              </w:rPr>
            </w:pPr>
          </w:p>
        </w:tc>
      </w:tr>
      <w:tr w:rsidR="00BF64C4" w14:paraId="0A10ED19"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24F8818" w14:textId="77777777" w:rsidR="00BF64C4" w:rsidRDefault="00BF64C4">
            <w:pPr>
              <w:rPr>
                <w:sz w:val="24"/>
                <w:szCs w:val="24"/>
              </w:rPr>
            </w:pPr>
            <w:r>
              <w:t>IEC TIMER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024B8C3" w14:textId="77777777" w:rsidR="00BF64C4" w:rsidRDefault="00BF64C4">
            <w:pPr>
              <w:jc w:val="center"/>
            </w:pPr>
            <w:r>
              <w:rPr>
                <w:rStyle w:val="HTMLCode"/>
                <w:rFonts w:ascii="Consolas" w:eastAsiaTheme="majorEastAsia" w:hAnsi="Consolas"/>
                <w:color w:val="333333"/>
                <w:sz w:val="24"/>
                <w:szCs w:val="24"/>
                <w:shd w:val="clear" w:color="auto" w:fill="FBFAF9"/>
              </w:rPr>
              <w:t>0x1E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BD10BF2" w14:textId="77777777" w:rsidR="00BF64C4" w:rsidRDefault="00BF64C4">
            <w:pPr>
              <w:jc w:val="center"/>
            </w:pP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DC42D77" w14:textId="77777777" w:rsidR="00BF64C4" w:rsidRDefault="00BF64C4">
            <w:pPr>
              <w:rPr>
                <w:sz w:val="20"/>
                <w:szCs w:val="20"/>
              </w:rPr>
            </w:pPr>
          </w:p>
        </w:tc>
      </w:tr>
      <w:tr w:rsidR="00BF64C4" w14:paraId="6F7B8F59"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6649AC5" w14:textId="77777777" w:rsidR="00BF64C4" w:rsidRDefault="00BF64C4">
            <w:pPr>
              <w:rPr>
                <w:sz w:val="24"/>
                <w:szCs w:val="24"/>
              </w:rPr>
            </w:pPr>
            <w:r>
              <w:t>IEC COUNTER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C92445F" w14:textId="77777777" w:rsidR="00BF64C4" w:rsidRDefault="00BF64C4">
            <w:pPr>
              <w:jc w:val="center"/>
            </w:pPr>
            <w:r>
              <w:rPr>
                <w:rStyle w:val="HTMLCode"/>
                <w:rFonts w:ascii="Consolas" w:eastAsiaTheme="majorEastAsia" w:hAnsi="Consolas"/>
                <w:color w:val="333333"/>
                <w:sz w:val="24"/>
                <w:szCs w:val="24"/>
                <w:shd w:val="clear" w:color="auto" w:fill="FBFAF9"/>
              </w:rPr>
              <w:t>0x1F</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255AAF5" w14:textId="77777777" w:rsidR="00BF64C4" w:rsidRDefault="00BF64C4">
            <w:pPr>
              <w:jc w:val="center"/>
            </w:pP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B8C468F" w14:textId="77777777" w:rsidR="00BF64C4" w:rsidRDefault="00BF64C4">
            <w:pPr>
              <w:rPr>
                <w:sz w:val="20"/>
                <w:szCs w:val="20"/>
              </w:rPr>
            </w:pPr>
          </w:p>
        </w:tc>
      </w:tr>
      <w:tr w:rsidR="00BF64C4" w14:paraId="2256401B" w14:textId="77777777" w:rsidTr="00BF64C4">
        <w:tc>
          <w:tcPr>
            <w:tcW w:w="278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2373A65" w14:textId="77777777" w:rsidR="00BF64C4" w:rsidRDefault="00BF64C4">
            <w:pPr>
              <w:rPr>
                <w:sz w:val="24"/>
                <w:szCs w:val="24"/>
              </w:rPr>
            </w:pPr>
            <w:r>
              <w:t>HS COUNTER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BC838A4" w14:textId="77777777" w:rsidR="00BF64C4" w:rsidRDefault="00BF64C4">
            <w:pPr>
              <w:jc w:val="center"/>
            </w:pPr>
            <w:r>
              <w:rPr>
                <w:rStyle w:val="HTMLCode"/>
                <w:rFonts w:ascii="Consolas" w:eastAsiaTheme="majorEastAsia" w:hAnsi="Consolas"/>
                <w:color w:val="333333"/>
                <w:sz w:val="24"/>
                <w:szCs w:val="24"/>
                <w:shd w:val="clear" w:color="auto" w:fill="FBFAF9"/>
              </w:rPr>
              <w:t>0x20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B31C078" w14:textId="77777777" w:rsidR="00BF64C4" w:rsidRDefault="00BF64C4">
            <w:pPr>
              <w:jc w:val="center"/>
            </w:pPr>
          </w:p>
        </w:tc>
        <w:tc>
          <w:tcPr>
            <w:tcW w:w="293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EB1B415" w14:textId="77777777" w:rsidR="00BF64C4" w:rsidRDefault="00BF64C4">
            <w:pPr>
              <w:rPr>
                <w:sz w:val="20"/>
                <w:szCs w:val="20"/>
              </w:rPr>
            </w:pPr>
          </w:p>
        </w:tc>
      </w:tr>
    </w:tbl>
    <w:p w14:paraId="61E6014E" w14:textId="77777777" w:rsidR="00BF64C4" w:rsidRDefault="00BF64C4" w:rsidP="00BF64C4">
      <w:pPr>
        <w:pStyle w:val="Heading4"/>
        <w:spacing w:before="0" w:after="240"/>
        <w:rPr>
          <w:rFonts w:ascii="Arial" w:hAnsi="Arial" w:cs="Arial"/>
          <w:color w:val="333333"/>
          <w:sz w:val="21"/>
          <w:szCs w:val="21"/>
        </w:rPr>
      </w:pPr>
      <w:r>
        <w:rPr>
          <w:rFonts w:ascii="Arial" w:hAnsi="Arial" w:cs="Arial"/>
          <w:color w:val="333333"/>
          <w:sz w:val="21"/>
          <w:szCs w:val="21"/>
        </w:rPr>
        <w:t>Transport Data Types</w:t>
      </w:r>
    </w:p>
    <w:p w14:paraId="4FCD01B3" w14:textId="77777777" w:rsidR="00BF64C4" w:rsidRDefault="00BF64C4" w:rsidP="00BF64C4">
      <w:pPr>
        <w:pStyle w:val="NormalWeb"/>
        <w:spacing w:before="0" w:beforeAutospacing="0" w:after="336" w:afterAutospacing="0"/>
        <w:rPr>
          <w:rFonts w:ascii="Arial" w:hAnsi="Arial" w:cs="Arial"/>
          <w:color w:val="333333"/>
          <w:sz w:val="21"/>
          <w:szCs w:val="21"/>
        </w:rPr>
      </w:pPr>
      <w:r>
        <w:rPr>
          <w:rStyle w:val="Emphasis"/>
          <w:rFonts w:ascii="Arial" w:eastAsiaTheme="majorEastAsia" w:hAnsi="Arial" w:cs="Arial"/>
          <w:color w:val="333333"/>
          <w:sz w:val="21"/>
          <w:szCs w:val="21"/>
        </w:rPr>
        <w:t>Correspond to Transport Sizes</w:t>
      </w:r>
    </w:p>
    <w:tbl>
      <w:tblPr>
        <w:tblW w:w="953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872"/>
        <w:gridCol w:w="1862"/>
        <w:gridCol w:w="3299"/>
        <w:gridCol w:w="1499"/>
      </w:tblGrid>
      <w:tr w:rsidR="00BF64C4" w14:paraId="62D18A8B" w14:textId="77777777" w:rsidTr="00BF64C4">
        <w:trPr>
          <w:tblHeader/>
        </w:trPr>
        <w:tc>
          <w:tcPr>
            <w:tcW w:w="2872"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6C70D3E" w14:textId="77777777" w:rsidR="00BF64C4" w:rsidRDefault="00BF64C4">
            <w:pPr>
              <w:rPr>
                <w:rFonts w:ascii="Times New Roman" w:hAnsi="Times New Roman" w:cs="Times New Roman"/>
                <w:b/>
                <w:bCs/>
                <w:sz w:val="24"/>
                <w:szCs w:val="24"/>
              </w:rPr>
            </w:pPr>
            <w:r>
              <w:rPr>
                <w:b/>
                <w:bCs/>
              </w:rPr>
              <w:t>Requested type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D53B581" w14:textId="77777777" w:rsidR="00BF64C4" w:rsidRDefault="00BF64C4">
            <w:pPr>
              <w:rPr>
                <w:b/>
                <w:bCs/>
              </w:rPr>
            </w:pPr>
            <w:r>
              <w:rPr>
                <w:b/>
                <w:bCs/>
              </w:rPr>
              <w:t>Value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F66CF42" w14:textId="77777777" w:rsidR="00BF64C4" w:rsidRDefault="00BF64C4">
            <w:pPr>
              <w:rPr>
                <w:b/>
                <w:bCs/>
              </w:rPr>
            </w:pPr>
            <w:r>
              <w:rPr>
                <w:b/>
                <w:bCs/>
              </w:rPr>
              <w:t>Transp. Unit</w:t>
            </w:r>
          </w:p>
        </w:tc>
        <w:tc>
          <w:tcPr>
            <w:tcW w:w="1499"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629F610" w14:textId="77777777" w:rsidR="00BF64C4" w:rsidRDefault="00BF64C4">
            <w:pPr>
              <w:rPr>
                <w:b/>
                <w:bCs/>
              </w:rPr>
            </w:pPr>
            <w:r>
              <w:rPr>
                <w:b/>
                <w:bCs/>
              </w:rPr>
              <w:t>Size</w:t>
            </w:r>
          </w:p>
        </w:tc>
      </w:tr>
      <w:tr w:rsidR="00BF64C4" w14:paraId="39D6E779" w14:textId="77777777" w:rsidTr="00BF64C4">
        <w:tc>
          <w:tcPr>
            <w:tcW w:w="287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BBCE252" w14:textId="77777777" w:rsidR="00BF64C4" w:rsidRDefault="00BF64C4">
            <w:r>
              <w:t>BIT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84325E0" w14:textId="77777777" w:rsidR="00BF64C4" w:rsidRDefault="00BF64C4">
            <w:pPr>
              <w:jc w:val="center"/>
            </w:pPr>
            <w:r>
              <w:rPr>
                <w:rStyle w:val="HTMLCode"/>
                <w:rFonts w:ascii="Consolas" w:eastAsiaTheme="majorEastAsia" w:hAnsi="Consolas"/>
                <w:color w:val="333333"/>
                <w:sz w:val="24"/>
                <w:szCs w:val="24"/>
                <w:shd w:val="clear" w:color="auto" w:fill="FBFAF9"/>
              </w:rPr>
              <w:t>0x03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310E429" w14:textId="77777777" w:rsidR="00BF64C4" w:rsidRDefault="00BF64C4">
            <w:pPr>
              <w:jc w:val="center"/>
            </w:pPr>
            <w:r>
              <w:t>bits</w:t>
            </w:r>
          </w:p>
        </w:tc>
        <w:tc>
          <w:tcPr>
            <w:tcW w:w="149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A0DADF2" w14:textId="77777777" w:rsidR="00BF64C4" w:rsidRDefault="00BF64C4">
            <w:r>
              <w:t>1</w:t>
            </w:r>
          </w:p>
        </w:tc>
      </w:tr>
      <w:tr w:rsidR="00BF64C4" w14:paraId="4029F6FE" w14:textId="77777777" w:rsidTr="00BF64C4">
        <w:tc>
          <w:tcPr>
            <w:tcW w:w="287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7ACD2D" w14:textId="77777777" w:rsidR="00BF64C4" w:rsidRDefault="00BF64C4">
            <w:r>
              <w:t>BYTE, WORD, DWORD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61DDE02" w14:textId="77777777" w:rsidR="00BF64C4" w:rsidRDefault="00BF64C4">
            <w:pPr>
              <w:jc w:val="center"/>
            </w:pPr>
            <w:r>
              <w:rPr>
                <w:rStyle w:val="HTMLCode"/>
                <w:rFonts w:ascii="Consolas" w:eastAsiaTheme="majorEastAsia" w:hAnsi="Consolas"/>
                <w:color w:val="333333"/>
                <w:sz w:val="24"/>
                <w:szCs w:val="24"/>
                <w:shd w:val="clear" w:color="auto" w:fill="FBFAF9"/>
              </w:rPr>
              <w:t>0x04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2DAE870" w14:textId="77777777" w:rsidR="00BF64C4" w:rsidRDefault="00BF64C4">
            <w:pPr>
              <w:jc w:val="center"/>
            </w:pPr>
            <w:r>
              <w:t>bits</w:t>
            </w:r>
          </w:p>
        </w:tc>
        <w:tc>
          <w:tcPr>
            <w:tcW w:w="149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313F850" w14:textId="77777777" w:rsidR="00BF64C4" w:rsidRDefault="00BF64C4">
            <w:r>
              <w:t>8, 16, 32</w:t>
            </w:r>
          </w:p>
        </w:tc>
      </w:tr>
      <w:tr w:rsidR="00BF64C4" w14:paraId="22C5FED5" w14:textId="77777777" w:rsidTr="00BF64C4">
        <w:tc>
          <w:tcPr>
            <w:tcW w:w="287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4F557A0" w14:textId="77777777" w:rsidR="00BF64C4" w:rsidRDefault="00BF64C4">
            <w:r>
              <w:t>INT, DINT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32F576F" w14:textId="77777777" w:rsidR="00BF64C4" w:rsidRDefault="00BF64C4">
            <w:pPr>
              <w:jc w:val="center"/>
            </w:pPr>
            <w:r>
              <w:rPr>
                <w:rStyle w:val="HTMLCode"/>
                <w:rFonts w:ascii="Consolas" w:eastAsiaTheme="majorEastAsia" w:hAnsi="Consolas"/>
                <w:color w:val="333333"/>
                <w:sz w:val="24"/>
                <w:szCs w:val="24"/>
                <w:shd w:val="clear" w:color="auto" w:fill="FBFAF9"/>
              </w:rPr>
              <w:t>0x05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A3A3402" w14:textId="77777777" w:rsidR="00BF64C4" w:rsidRDefault="00BF64C4">
            <w:pPr>
              <w:jc w:val="center"/>
            </w:pPr>
            <w:r>
              <w:t>bits</w:t>
            </w:r>
          </w:p>
        </w:tc>
        <w:tc>
          <w:tcPr>
            <w:tcW w:w="149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5EA2624" w14:textId="77777777" w:rsidR="00BF64C4" w:rsidRDefault="00BF64C4">
            <w:r>
              <w:t>16, 32</w:t>
            </w:r>
          </w:p>
        </w:tc>
      </w:tr>
      <w:tr w:rsidR="00BF64C4" w14:paraId="47D35C3A" w14:textId="77777777" w:rsidTr="00BF64C4">
        <w:tc>
          <w:tcPr>
            <w:tcW w:w="287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CDFD5C" w14:textId="77777777" w:rsidR="00BF64C4" w:rsidRDefault="00BF64C4">
            <w:r>
              <w:t>REAL</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97D6CF2" w14:textId="77777777" w:rsidR="00BF64C4" w:rsidRDefault="00BF64C4">
            <w:pPr>
              <w:jc w:val="center"/>
            </w:pPr>
            <w:r>
              <w:rPr>
                <w:rStyle w:val="HTMLCode"/>
                <w:rFonts w:ascii="Consolas" w:eastAsiaTheme="majorEastAsia" w:hAnsi="Consolas"/>
                <w:color w:val="333333"/>
                <w:sz w:val="24"/>
                <w:szCs w:val="24"/>
                <w:shd w:val="clear" w:color="auto" w:fill="FBFAF9"/>
              </w:rPr>
              <w:t>0x07</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BC92E11" w14:textId="77777777" w:rsidR="00BF64C4" w:rsidRDefault="00BF64C4">
            <w:pPr>
              <w:jc w:val="center"/>
            </w:pPr>
            <w:r>
              <w:t>bytes</w:t>
            </w:r>
          </w:p>
        </w:tc>
        <w:tc>
          <w:tcPr>
            <w:tcW w:w="149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FF93E2E" w14:textId="77777777" w:rsidR="00BF64C4" w:rsidRDefault="00BF64C4">
            <w:r>
              <w:t>4</w:t>
            </w:r>
          </w:p>
        </w:tc>
      </w:tr>
      <w:tr w:rsidR="00BF64C4" w14:paraId="4BFB6558" w14:textId="77777777" w:rsidTr="00BF64C4">
        <w:tc>
          <w:tcPr>
            <w:tcW w:w="287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285FE1B" w14:textId="77777777" w:rsidR="00BF64C4" w:rsidRDefault="00BF64C4">
            <w:r>
              <w:t>CHAR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9720DE7" w14:textId="77777777" w:rsidR="00BF64C4" w:rsidRDefault="00BF64C4">
            <w:pPr>
              <w:jc w:val="center"/>
            </w:pPr>
            <w:r>
              <w:rPr>
                <w:rStyle w:val="HTMLCode"/>
                <w:rFonts w:ascii="Consolas" w:eastAsiaTheme="majorEastAsia" w:hAnsi="Consolas"/>
                <w:color w:val="333333"/>
                <w:sz w:val="24"/>
                <w:szCs w:val="24"/>
                <w:shd w:val="clear" w:color="auto" w:fill="FBFAF9"/>
              </w:rPr>
              <w:t>0x09</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78C2451" w14:textId="77777777" w:rsidR="00BF64C4" w:rsidRDefault="00BF64C4">
            <w:pPr>
              <w:jc w:val="center"/>
            </w:pPr>
            <w:r>
              <w:t>bytes</w:t>
            </w:r>
          </w:p>
        </w:tc>
        <w:tc>
          <w:tcPr>
            <w:tcW w:w="1499"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65A299F" w14:textId="77777777" w:rsidR="00BF64C4" w:rsidRDefault="00BF64C4">
            <w:r>
              <w:t>1</w:t>
            </w:r>
          </w:p>
        </w:tc>
      </w:tr>
    </w:tbl>
    <w:p w14:paraId="066BBDBC" w14:textId="77777777" w:rsidR="00BF64C4" w:rsidRDefault="00BF64C4" w:rsidP="00BF64C4">
      <w:pPr>
        <w:pStyle w:val="Heading2"/>
        <w:spacing w:before="0" w:after="160"/>
        <w:rPr>
          <w:rFonts w:ascii="Arial" w:hAnsi="Arial" w:cs="Arial"/>
          <w:color w:val="333333"/>
          <w:sz w:val="36"/>
          <w:szCs w:val="36"/>
        </w:rPr>
      </w:pPr>
      <w:r>
        <w:rPr>
          <w:rFonts w:ascii="Arial" w:hAnsi="Arial" w:cs="Arial"/>
          <w:color w:val="333333"/>
        </w:rPr>
        <w:t>Parameter Error Codes</w:t>
      </w:r>
    </w:p>
    <w:p w14:paraId="6E5A83D3" w14:textId="77777777" w:rsidR="00BF64C4" w:rsidRDefault="00BF64C4" w:rsidP="00BF64C4">
      <w:pPr>
        <w:pStyle w:val="NormalWeb"/>
        <w:spacing w:before="0" w:beforeAutospacing="0" w:after="336" w:afterAutospacing="0"/>
        <w:rPr>
          <w:rFonts w:ascii="Arial" w:hAnsi="Arial" w:cs="Arial"/>
          <w:color w:val="333333"/>
          <w:sz w:val="21"/>
          <w:szCs w:val="21"/>
        </w:rPr>
      </w:pPr>
      <w:r>
        <w:rPr>
          <w:rStyle w:val="Emphasis"/>
          <w:rFonts w:ascii="Arial" w:eastAsiaTheme="majorEastAsia" w:hAnsi="Arial" w:cs="Arial"/>
          <w:color w:val="333333"/>
          <w:sz w:val="21"/>
          <w:szCs w:val="21"/>
        </w:rPr>
        <w:t>Taken from Wireshark dissector and libnodave header files</w:t>
      </w:r>
    </w:p>
    <w:tbl>
      <w:tblPr>
        <w:tblW w:w="674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592"/>
        <w:gridCol w:w="3150"/>
      </w:tblGrid>
      <w:tr w:rsidR="00BF64C4" w14:paraId="6251EA15" w14:textId="77777777" w:rsidTr="00BF64C4">
        <w:trPr>
          <w:tblHeader/>
        </w:trPr>
        <w:tc>
          <w:tcPr>
            <w:tcW w:w="3592"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1802E24" w14:textId="77777777" w:rsidR="00BF64C4" w:rsidRDefault="00BF64C4">
            <w:pPr>
              <w:rPr>
                <w:rFonts w:ascii="Times New Roman" w:hAnsi="Times New Roman" w:cs="Times New Roman"/>
                <w:b/>
                <w:bCs/>
                <w:sz w:val="24"/>
                <w:szCs w:val="24"/>
              </w:rPr>
            </w:pPr>
            <w:r>
              <w:rPr>
                <w:b/>
                <w:bCs/>
              </w:rPr>
              <w:lastRenderedPageBreak/>
              <w:t>Description</w:t>
            </w:r>
          </w:p>
        </w:tc>
        <w:tc>
          <w:tcPr>
            <w:tcW w:w="3150"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D76D18D" w14:textId="77777777" w:rsidR="00BF64C4" w:rsidRDefault="00BF64C4">
            <w:pPr>
              <w:rPr>
                <w:b/>
                <w:bCs/>
              </w:rPr>
            </w:pPr>
            <w:r>
              <w:rPr>
                <w:b/>
                <w:bCs/>
              </w:rPr>
              <w:t>Value</w:t>
            </w:r>
          </w:p>
        </w:tc>
      </w:tr>
      <w:tr w:rsidR="00BF64C4" w14:paraId="1D4FB964"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B8E1BFD" w14:textId="77777777" w:rsidR="00BF64C4" w:rsidRDefault="00BF64C4">
            <w:r>
              <w:t>No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5D4BC7D" w14:textId="77777777" w:rsidR="00BF64C4" w:rsidRDefault="00BF64C4">
            <w:pPr>
              <w:jc w:val="center"/>
            </w:pPr>
            <w:r>
              <w:rPr>
                <w:rStyle w:val="HTMLCode"/>
                <w:rFonts w:ascii="Consolas" w:eastAsiaTheme="majorEastAsia" w:hAnsi="Consolas"/>
                <w:color w:val="333333"/>
                <w:sz w:val="24"/>
                <w:szCs w:val="24"/>
                <w:shd w:val="clear" w:color="auto" w:fill="FBFAF9"/>
              </w:rPr>
              <w:t>0x0000</w:t>
            </w:r>
          </w:p>
        </w:tc>
      </w:tr>
      <w:tr w:rsidR="00BF64C4" w14:paraId="1DDFF5FB"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687EABA" w14:textId="77777777" w:rsidR="00BF64C4" w:rsidRDefault="00BF64C4">
            <w:r>
              <w:t>Invalid block type number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7449A4A" w14:textId="77777777" w:rsidR="00BF64C4" w:rsidRDefault="00BF64C4">
            <w:pPr>
              <w:jc w:val="center"/>
            </w:pPr>
            <w:r>
              <w:rPr>
                <w:rStyle w:val="HTMLCode"/>
                <w:rFonts w:ascii="Consolas" w:eastAsiaTheme="majorEastAsia" w:hAnsi="Consolas"/>
                <w:color w:val="333333"/>
                <w:sz w:val="24"/>
                <w:szCs w:val="24"/>
                <w:shd w:val="clear" w:color="auto" w:fill="FBFAF9"/>
              </w:rPr>
              <w:t>0x0110</w:t>
            </w:r>
          </w:p>
        </w:tc>
      </w:tr>
      <w:tr w:rsidR="00BF64C4" w14:paraId="2EC4B553"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3EC63A5" w14:textId="77777777" w:rsidR="00BF64C4" w:rsidRDefault="00BF64C4">
            <w:r>
              <w:t>Invalid parameter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EB77308" w14:textId="77777777" w:rsidR="00BF64C4" w:rsidRDefault="00BF64C4">
            <w:pPr>
              <w:jc w:val="center"/>
            </w:pPr>
            <w:r>
              <w:rPr>
                <w:rStyle w:val="HTMLCode"/>
                <w:rFonts w:ascii="Consolas" w:eastAsiaTheme="majorEastAsia" w:hAnsi="Consolas"/>
                <w:color w:val="333333"/>
                <w:sz w:val="24"/>
                <w:szCs w:val="24"/>
                <w:shd w:val="clear" w:color="auto" w:fill="FBFAF9"/>
              </w:rPr>
              <w:t>0x0112</w:t>
            </w:r>
          </w:p>
        </w:tc>
      </w:tr>
      <w:tr w:rsidR="00BF64C4" w14:paraId="44D86402"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B6D0C91" w14:textId="77777777" w:rsidR="00BF64C4" w:rsidRDefault="00BF64C4">
            <w:r>
              <w:t>PG ressource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187E13B" w14:textId="77777777" w:rsidR="00BF64C4" w:rsidRDefault="00BF64C4">
            <w:pPr>
              <w:jc w:val="center"/>
            </w:pPr>
            <w:r>
              <w:rPr>
                <w:rStyle w:val="HTMLCode"/>
                <w:rFonts w:ascii="Consolas" w:eastAsiaTheme="majorEastAsia" w:hAnsi="Consolas"/>
                <w:color w:val="333333"/>
                <w:sz w:val="24"/>
                <w:szCs w:val="24"/>
                <w:shd w:val="clear" w:color="auto" w:fill="FBFAF9"/>
              </w:rPr>
              <w:t>0x011A</w:t>
            </w:r>
          </w:p>
        </w:tc>
      </w:tr>
      <w:tr w:rsidR="00BF64C4" w14:paraId="2C692731"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C8176D2" w14:textId="77777777" w:rsidR="00BF64C4" w:rsidRDefault="00BF64C4">
            <w:r>
              <w:t>PLC ressource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DB824D0" w14:textId="77777777" w:rsidR="00BF64C4" w:rsidRDefault="00BF64C4">
            <w:pPr>
              <w:jc w:val="center"/>
            </w:pPr>
            <w:r>
              <w:rPr>
                <w:rStyle w:val="HTMLCode"/>
                <w:rFonts w:ascii="Consolas" w:eastAsiaTheme="majorEastAsia" w:hAnsi="Consolas"/>
                <w:color w:val="333333"/>
                <w:sz w:val="24"/>
                <w:szCs w:val="24"/>
                <w:shd w:val="clear" w:color="auto" w:fill="FBFAF9"/>
              </w:rPr>
              <w:t>0x011B</w:t>
            </w:r>
          </w:p>
        </w:tc>
      </w:tr>
      <w:tr w:rsidR="00BF64C4" w14:paraId="72D1D7EB"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9113E4B" w14:textId="77777777" w:rsidR="00BF64C4" w:rsidRDefault="00BF64C4">
            <w:r>
              <w:t>Protocol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58FA5A1" w14:textId="77777777" w:rsidR="00BF64C4" w:rsidRDefault="00BF64C4">
            <w:pPr>
              <w:jc w:val="center"/>
            </w:pPr>
            <w:r>
              <w:rPr>
                <w:rStyle w:val="HTMLCode"/>
                <w:rFonts w:ascii="Consolas" w:eastAsiaTheme="majorEastAsia" w:hAnsi="Consolas"/>
                <w:color w:val="333333"/>
                <w:sz w:val="24"/>
                <w:szCs w:val="24"/>
                <w:shd w:val="clear" w:color="auto" w:fill="FBFAF9"/>
              </w:rPr>
              <w:t>0x011C</w:t>
            </w:r>
          </w:p>
        </w:tc>
      </w:tr>
      <w:tr w:rsidR="00BF64C4" w14:paraId="242A2FAC"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75548AE" w14:textId="77777777" w:rsidR="00BF64C4" w:rsidRDefault="00BF64C4">
            <w:r>
              <w:t>User buffer too short</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DD23439" w14:textId="77777777" w:rsidR="00BF64C4" w:rsidRDefault="00BF64C4">
            <w:pPr>
              <w:jc w:val="center"/>
            </w:pPr>
            <w:r>
              <w:rPr>
                <w:rStyle w:val="HTMLCode"/>
                <w:rFonts w:ascii="Consolas" w:eastAsiaTheme="majorEastAsia" w:hAnsi="Consolas"/>
                <w:color w:val="333333"/>
                <w:sz w:val="24"/>
                <w:szCs w:val="24"/>
                <w:shd w:val="clear" w:color="auto" w:fill="FBFAF9"/>
              </w:rPr>
              <w:t>0x011F</w:t>
            </w:r>
          </w:p>
        </w:tc>
      </w:tr>
      <w:tr w:rsidR="00BF64C4" w14:paraId="281A0305"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1739F79" w14:textId="77777777" w:rsidR="00BF64C4" w:rsidRDefault="00BF64C4">
            <w:r>
              <w:t>Request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BB98B18" w14:textId="77777777" w:rsidR="00BF64C4" w:rsidRDefault="00BF64C4">
            <w:pPr>
              <w:jc w:val="center"/>
            </w:pPr>
            <w:r>
              <w:rPr>
                <w:rStyle w:val="HTMLCode"/>
                <w:rFonts w:ascii="Consolas" w:eastAsiaTheme="majorEastAsia" w:hAnsi="Consolas"/>
                <w:color w:val="333333"/>
                <w:sz w:val="24"/>
                <w:szCs w:val="24"/>
                <w:shd w:val="clear" w:color="auto" w:fill="FBFAF9"/>
              </w:rPr>
              <w:t>0x0141</w:t>
            </w:r>
          </w:p>
        </w:tc>
      </w:tr>
      <w:tr w:rsidR="00BF64C4" w14:paraId="18CDF3E9"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8F299F5" w14:textId="77777777" w:rsidR="00BF64C4" w:rsidRDefault="00BF64C4">
            <w:r>
              <w:t>Version mismatch</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E08F5E3" w14:textId="77777777" w:rsidR="00BF64C4" w:rsidRDefault="00BF64C4">
            <w:pPr>
              <w:jc w:val="center"/>
            </w:pPr>
            <w:r>
              <w:rPr>
                <w:rStyle w:val="HTMLCode"/>
                <w:rFonts w:ascii="Consolas" w:eastAsiaTheme="majorEastAsia" w:hAnsi="Consolas"/>
                <w:color w:val="333333"/>
                <w:sz w:val="24"/>
                <w:szCs w:val="24"/>
                <w:shd w:val="clear" w:color="auto" w:fill="FBFAF9"/>
              </w:rPr>
              <w:t>0x01C0</w:t>
            </w:r>
          </w:p>
        </w:tc>
      </w:tr>
      <w:tr w:rsidR="00BF64C4" w14:paraId="68EBAFE2"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0130172" w14:textId="77777777" w:rsidR="00BF64C4" w:rsidRDefault="00BF64C4">
            <w:r>
              <w:t>Not implemented</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42B370C" w14:textId="77777777" w:rsidR="00BF64C4" w:rsidRDefault="00BF64C4">
            <w:pPr>
              <w:jc w:val="center"/>
            </w:pPr>
            <w:r>
              <w:rPr>
                <w:rStyle w:val="HTMLCode"/>
                <w:rFonts w:ascii="Consolas" w:eastAsiaTheme="majorEastAsia" w:hAnsi="Consolas"/>
                <w:color w:val="333333"/>
                <w:sz w:val="24"/>
                <w:szCs w:val="24"/>
                <w:shd w:val="clear" w:color="auto" w:fill="FBFAF9"/>
              </w:rPr>
              <w:t>0x01F0</w:t>
            </w:r>
          </w:p>
        </w:tc>
      </w:tr>
      <w:tr w:rsidR="00BF64C4" w14:paraId="402DA157"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4C759DA" w14:textId="77777777" w:rsidR="00BF64C4" w:rsidRDefault="00BF64C4">
            <w:r>
              <w:t>L7 invalid CPU state</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ECED77C" w14:textId="77777777" w:rsidR="00BF64C4" w:rsidRDefault="00BF64C4">
            <w:pPr>
              <w:jc w:val="center"/>
            </w:pPr>
            <w:r>
              <w:rPr>
                <w:rStyle w:val="HTMLCode"/>
                <w:rFonts w:ascii="Consolas" w:eastAsiaTheme="majorEastAsia" w:hAnsi="Consolas"/>
                <w:color w:val="333333"/>
                <w:sz w:val="24"/>
                <w:szCs w:val="24"/>
                <w:shd w:val="clear" w:color="auto" w:fill="FBFAF9"/>
              </w:rPr>
              <w:t>0x8001</w:t>
            </w:r>
          </w:p>
        </w:tc>
      </w:tr>
      <w:tr w:rsidR="00BF64C4" w14:paraId="7D31547F"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19352A9" w14:textId="77777777" w:rsidR="00BF64C4" w:rsidRDefault="00BF64C4">
            <w:r>
              <w:t>hardware fault.</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BD6DEE1" w14:textId="77777777" w:rsidR="00BF64C4" w:rsidRDefault="00BF64C4">
            <w:pPr>
              <w:jc w:val="center"/>
            </w:pPr>
            <w:r>
              <w:rPr>
                <w:rStyle w:val="HTMLCode"/>
                <w:rFonts w:ascii="Consolas" w:eastAsiaTheme="majorEastAsia" w:hAnsi="Consolas"/>
                <w:color w:val="333333"/>
                <w:sz w:val="24"/>
                <w:szCs w:val="24"/>
                <w:shd w:val="clear" w:color="auto" w:fill="FBFAF9"/>
              </w:rPr>
              <w:t>0x8101</w:t>
            </w:r>
          </w:p>
        </w:tc>
      </w:tr>
      <w:tr w:rsidR="00BF64C4" w14:paraId="61E52985"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8838897" w14:textId="77777777" w:rsidR="00BF64C4" w:rsidRDefault="00BF64C4">
            <w:r>
              <w:t>object access not allowed.</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91BFDD2" w14:textId="77777777" w:rsidR="00BF64C4" w:rsidRDefault="00BF64C4">
            <w:pPr>
              <w:jc w:val="center"/>
            </w:pPr>
            <w:r>
              <w:rPr>
                <w:rStyle w:val="HTMLCode"/>
                <w:rFonts w:ascii="Consolas" w:eastAsiaTheme="majorEastAsia" w:hAnsi="Consolas"/>
                <w:color w:val="333333"/>
                <w:sz w:val="24"/>
                <w:szCs w:val="24"/>
                <w:shd w:val="clear" w:color="auto" w:fill="FBFAF9"/>
              </w:rPr>
              <w:t>0x8103</w:t>
            </w:r>
          </w:p>
        </w:tc>
      </w:tr>
      <w:tr w:rsidR="00BF64C4" w14:paraId="16FE8B99"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F76B10E" w14:textId="77777777" w:rsidR="00BF64C4" w:rsidRDefault="00BF64C4">
            <w:r>
              <w:t>context is not supported.</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773227A" w14:textId="77777777" w:rsidR="00BF64C4" w:rsidRDefault="00BF64C4">
            <w:pPr>
              <w:jc w:val="center"/>
            </w:pPr>
            <w:r>
              <w:rPr>
                <w:rStyle w:val="HTMLCode"/>
                <w:rFonts w:ascii="Consolas" w:eastAsiaTheme="majorEastAsia" w:hAnsi="Consolas"/>
                <w:color w:val="333333"/>
                <w:sz w:val="24"/>
                <w:szCs w:val="24"/>
                <w:shd w:val="clear" w:color="auto" w:fill="FBFAF9"/>
              </w:rPr>
              <w:t>0x8104</w:t>
            </w:r>
          </w:p>
        </w:tc>
      </w:tr>
      <w:tr w:rsidR="00BF64C4" w14:paraId="719FA40F"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E3E2800" w14:textId="77777777" w:rsidR="00BF64C4" w:rsidRDefault="00BF64C4">
            <w:r>
              <w:t>invalid address.</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1916369" w14:textId="77777777" w:rsidR="00BF64C4" w:rsidRDefault="00BF64C4">
            <w:pPr>
              <w:jc w:val="center"/>
            </w:pPr>
            <w:r>
              <w:rPr>
                <w:rStyle w:val="HTMLCode"/>
                <w:rFonts w:ascii="Consolas" w:eastAsiaTheme="majorEastAsia" w:hAnsi="Consolas"/>
                <w:color w:val="333333"/>
                <w:sz w:val="24"/>
                <w:szCs w:val="24"/>
                <w:shd w:val="clear" w:color="auto" w:fill="FBFAF9"/>
              </w:rPr>
              <w:t>0x8105</w:t>
            </w:r>
          </w:p>
        </w:tc>
      </w:tr>
      <w:tr w:rsidR="00BF64C4" w14:paraId="1E3DA4BD"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465C977" w14:textId="77777777" w:rsidR="00BF64C4" w:rsidRDefault="00BF64C4">
            <w:r>
              <w:t>data type not supported.</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FEE9101" w14:textId="77777777" w:rsidR="00BF64C4" w:rsidRDefault="00BF64C4">
            <w:pPr>
              <w:jc w:val="center"/>
            </w:pPr>
            <w:r>
              <w:rPr>
                <w:rStyle w:val="HTMLCode"/>
                <w:rFonts w:ascii="Consolas" w:eastAsiaTheme="majorEastAsia" w:hAnsi="Consolas"/>
                <w:color w:val="333333"/>
                <w:sz w:val="24"/>
                <w:szCs w:val="24"/>
                <w:shd w:val="clear" w:color="auto" w:fill="FBFAF9"/>
              </w:rPr>
              <w:t>0x8106</w:t>
            </w:r>
          </w:p>
        </w:tc>
      </w:tr>
      <w:tr w:rsidR="00BF64C4" w14:paraId="59DED6B4"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DE5A42D" w14:textId="77777777" w:rsidR="00BF64C4" w:rsidRDefault="00BF64C4">
            <w:r>
              <w:t>data type not consistent.</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DD8310F" w14:textId="77777777" w:rsidR="00BF64C4" w:rsidRDefault="00BF64C4">
            <w:pPr>
              <w:jc w:val="center"/>
            </w:pPr>
            <w:r>
              <w:rPr>
                <w:rStyle w:val="HTMLCode"/>
                <w:rFonts w:ascii="Consolas" w:eastAsiaTheme="majorEastAsia" w:hAnsi="Consolas"/>
                <w:color w:val="333333"/>
                <w:sz w:val="24"/>
                <w:szCs w:val="24"/>
                <w:shd w:val="clear" w:color="auto" w:fill="FBFAF9"/>
              </w:rPr>
              <w:t>0x8107</w:t>
            </w:r>
          </w:p>
        </w:tc>
      </w:tr>
      <w:tr w:rsidR="00BF64C4" w14:paraId="546E60DE"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4DF9174" w14:textId="77777777" w:rsidR="00BF64C4" w:rsidRDefault="00BF64C4">
            <w:r>
              <w:t>object does not exist.</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FDBF5B8" w14:textId="77777777" w:rsidR="00BF64C4" w:rsidRDefault="00BF64C4">
            <w:pPr>
              <w:jc w:val="center"/>
            </w:pPr>
            <w:r>
              <w:rPr>
                <w:rStyle w:val="HTMLCode"/>
                <w:rFonts w:ascii="Consolas" w:eastAsiaTheme="majorEastAsia" w:hAnsi="Consolas"/>
                <w:color w:val="333333"/>
                <w:sz w:val="24"/>
                <w:szCs w:val="24"/>
                <w:shd w:val="clear" w:color="auto" w:fill="FBFAF9"/>
              </w:rPr>
              <w:t>0x810A</w:t>
            </w:r>
          </w:p>
        </w:tc>
      </w:tr>
      <w:tr w:rsidR="00BF64C4" w14:paraId="29498559"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9871A5D" w14:textId="77777777" w:rsidR="00BF64C4" w:rsidRDefault="00BF64C4">
            <w:r>
              <w:t>insufficient CPU memory ?</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0B22F9" w14:textId="77777777" w:rsidR="00BF64C4" w:rsidRDefault="00BF64C4">
            <w:pPr>
              <w:jc w:val="center"/>
            </w:pPr>
            <w:r>
              <w:rPr>
                <w:rStyle w:val="HTMLCode"/>
                <w:rFonts w:ascii="Consolas" w:eastAsiaTheme="majorEastAsia" w:hAnsi="Consolas"/>
                <w:color w:val="333333"/>
                <w:sz w:val="24"/>
                <w:szCs w:val="24"/>
                <w:shd w:val="clear" w:color="auto" w:fill="FBFAF9"/>
              </w:rPr>
              <w:t>0x8301</w:t>
            </w:r>
          </w:p>
        </w:tc>
      </w:tr>
      <w:tr w:rsidR="00BF64C4" w14:paraId="5CC893EC"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8D6779" w14:textId="77777777" w:rsidR="00BF64C4" w:rsidRDefault="00BF64C4">
            <w:r>
              <w:lastRenderedPageBreak/>
              <w:t>CPU already in RUN or already in STOP ?</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C75304" w14:textId="77777777" w:rsidR="00BF64C4" w:rsidRDefault="00BF64C4">
            <w:pPr>
              <w:jc w:val="center"/>
            </w:pPr>
            <w:r>
              <w:rPr>
                <w:rStyle w:val="HTMLCode"/>
                <w:rFonts w:ascii="Consolas" w:eastAsiaTheme="majorEastAsia" w:hAnsi="Consolas"/>
                <w:color w:val="333333"/>
                <w:sz w:val="24"/>
                <w:szCs w:val="24"/>
                <w:shd w:val="clear" w:color="auto" w:fill="FBFAF9"/>
              </w:rPr>
              <w:t>0x8402</w:t>
            </w:r>
          </w:p>
        </w:tc>
      </w:tr>
      <w:tr w:rsidR="00BF64C4" w14:paraId="761D35D4"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5DFABEA" w14:textId="77777777" w:rsidR="00BF64C4" w:rsidRDefault="00BF64C4">
            <w:r>
              <w:t>severe error ?</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0D2E80E" w14:textId="77777777" w:rsidR="00BF64C4" w:rsidRDefault="00BF64C4">
            <w:pPr>
              <w:jc w:val="center"/>
            </w:pPr>
            <w:r>
              <w:rPr>
                <w:rStyle w:val="HTMLCode"/>
                <w:rFonts w:ascii="Consolas" w:eastAsiaTheme="majorEastAsia" w:hAnsi="Consolas"/>
                <w:color w:val="333333"/>
                <w:sz w:val="24"/>
                <w:szCs w:val="24"/>
                <w:shd w:val="clear" w:color="auto" w:fill="FBFAF9"/>
              </w:rPr>
              <w:t>0x8404</w:t>
            </w:r>
          </w:p>
        </w:tc>
      </w:tr>
      <w:tr w:rsidR="00BF64C4" w14:paraId="47DFFC2F"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9A6F090" w14:textId="77777777" w:rsidR="00BF64C4" w:rsidRDefault="00BF64C4">
            <w:r>
              <w:t>L7 PDU size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467A98A" w14:textId="77777777" w:rsidR="00BF64C4" w:rsidRDefault="00BF64C4">
            <w:pPr>
              <w:jc w:val="center"/>
            </w:pPr>
            <w:r>
              <w:rPr>
                <w:rStyle w:val="HTMLCode"/>
                <w:rFonts w:ascii="Consolas" w:eastAsiaTheme="majorEastAsia" w:hAnsi="Consolas"/>
                <w:color w:val="333333"/>
                <w:sz w:val="24"/>
                <w:szCs w:val="24"/>
                <w:shd w:val="clear" w:color="auto" w:fill="FBFAF9"/>
              </w:rPr>
              <w:t>0x8500</w:t>
            </w:r>
          </w:p>
        </w:tc>
      </w:tr>
      <w:tr w:rsidR="00BF64C4" w14:paraId="25FAD18F"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6DA6406" w14:textId="77777777" w:rsidR="00BF64C4" w:rsidRDefault="00BF64C4">
            <w:r>
              <w:t>address invalid.</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33C28ED" w14:textId="77777777" w:rsidR="00BF64C4" w:rsidRDefault="00BF64C4">
            <w:pPr>
              <w:jc w:val="center"/>
            </w:pPr>
            <w:r>
              <w:rPr>
                <w:rStyle w:val="HTMLCode"/>
                <w:rFonts w:ascii="Consolas" w:eastAsiaTheme="majorEastAsia" w:hAnsi="Consolas"/>
                <w:color w:val="333333"/>
                <w:sz w:val="24"/>
                <w:szCs w:val="24"/>
                <w:shd w:val="clear" w:color="auto" w:fill="FBFAF9"/>
              </w:rPr>
              <w:t>0x8702</w:t>
            </w:r>
          </w:p>
        </w:tc>
      </w:tr>
      <w:tr w:rsidR="00BF64C4" w14:paraId="5B720222"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2461D0A" w14:textId="77777777" w:rsidR="00BF64C4" w:rsidRDefault="00BF64C4">
            <w:r>
              <w:t>Step7:variant of command is illegal.</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6D4C40C" w14:textId="77777777" w:rsidR="00BF64C4" w:rsidRDefault="00BF64C4">
            <w:pPr>
              <w:jc w:val="center"/>
            </w:pPr>
            <w:r>
              <w:rPr>
                <w:rStyle w:val="HTMLCode"/>
                <w:rFonts w:ascii="Consolas" w:eastAsiaTheme="majorEastAsia" w:hAnsi="Consolas"/>
                <w:color w:val="333333"/>
                <w:sz w:val="24"/>
                <w:szCs w:val="24"/>
                <w:shd w:val="clear" w:color="auto" w:fill="FBFAF9"/>
              </w:rPr>
              <w:t>0xd002</w:t>
            </w:r>
          </w:p>
        </w:tc>
      </w:tr>
      <w:tr w:rsidR="00BF64C4" w14:paraId="2BCA52AC"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C8C345" w14:textId="77777777" w:rsidR="00BF64C4" w:rsidRDefault="00BF64C4">
            <w:r>
              <w:t>Step7:status for this command is illegal.</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3F7FDA5" w14:textId="77777777" w:rsidR="00BF64C4" w:rsidRDefault="00BF64C4">
            <w:pPr>
              <w:jc w:val="center"/>
            </w:pPr>
            <w:r>
              <w:rPr>
                <w:rStyle w:val="HTMLCode"/>
                <w:rFonts w:ascii="Consolas" w:eastAsiaTheme="majorEastAsia" w:hAnsi="Consolas"/>
                <w:color w:val="333333"/>
                <w:sz w:val="24"/>
                <w:szCs w:val="24"/>
                <w:shd w:val="clear" w:color="auto" w:fill="FBFAF9"/>
              </w:rPr>
              <w:t>0xd004</w:t>
            </w:r>
          </w:p>
        </w:tc>
      </w:tr>
      <w:tr w:rsidR="00BF64C4" w14:paraId="5DEDD98D"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BD25F03" w14:textId="77777777" w:rsidR="00BF64C4" w:rsidRDefault="00BF64C4">
            <w:r>
              <w:t>Step7:function is not allowed in the current prote level</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93B75B" w14:textId="77777777" w:rsidR="00BF64C4" w:rsidRDefault="00BF64C4">
            <w:pPr>
              <w:jc w:val="center"/>
            </w:pPr>
            <w:r>
              <w:rPr>
                <w:rStyle w:val="HTMLCode"/>
                <w:rFonts w:ascii="Consolas" w:eastAsiaTheme="majorEastAsia" w:hAnsi="Consolas"/>
                <w:color w:val="333333"/>
                <w:sz w:val="24"/>
                <w:szCs w:val="24"/>
                <w:shd w:val="clear" w:color="auto" w:fill="FBFAF9"/>
              </w:rPr>
              <w:t>0xd0A1</w:t>
            </w:r>
          </w:p>
        </w:tc>
      </w:tr>
      <w:tr w:rsidR="00BF64C4" w14:paraId="7855E0F8"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8BFD89B" w14:textId="77777777" w:rsidR="00BF64C4" w:rsidRDefault="00BF64C4">
            <w:r>
              <w:t>block name syntax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2E578BE" w14:textId="77777777" w:rsidR="00BF64C4" w:rsidRDefault="00BF64C4">
            <w:pPr>
              <w:jc w:val="center"/>
            </w:pPr>
            <w:r>
              <w:rPr>
                <w:rStyle w:val="HTMLCode"/>
                <w:rFonts w:ascii="Consolas" w:eastAsiaTheme="majorEastAsia" w:hAnsi="Consolas"/>
                <w:color w:val="333333"/>
                <w:sz w:val="24"/>
                <w:szCs w:val="24"/>
                <w:shd w:val="clear" w:color="auto" w:fill="FBFAF9"/>
              </w:rPr>
              <w:t>0xd201</w:t>
            </w:r>
          </w:p>
        </w:tc>
      </w:tr>
      <w:tr w:rsidR="00BF64C4" w14:paraId="0C2ADEE5"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1A48308" w14:textId="77777777" w:rsidR="00BF64C4" w:rsidRDefault="00BF64C4">
            <w:r>
              <w:t>syntax error function parameter.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F4383F9" w14:textId="77777777" w:rsidR="00BF64C4" w:rsidRDefault="00BF64C4">
            <w:pPr>
              <w:jc w:val="center"/>
            </w:pPr>
            <w:r>
              <w:rPr>
                <w:rStyle w:val="HTMLCode"/>
                <w:rFonts w:ascii="Consolas" w:eastAsiaTheme="majorEastAsia" w:hAnsi="Consolas"/>
                <w:color w:val="333333"/>
                <w:sz w:val="24"/>
                <w:szCs w:val="24"/>
                <w:shd w:val="clear" w:color="auto" w:fill="FBFAF9"/>
              </w:rPr>
              <w:t>0xd202</w:t>
            </w:r>
          </w:p>
        </w:tc>
      </w:tr>
      <w:tr w:rsidR="00BF64C4" w14:paraId="4EF6F5F5"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3B5BF58" w14:textId="77777777" w:rsidR="00BF64C4" w:rsidRDefault="00BF64C4">
            <w:r>
              <w:t>syntax error block type.</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E7A9019" w14:textId="77777777" w:rsidR="00BF64C4" w:rsidRDefault="00BF64C4">
            <w:pPr>
              <w:jc w:val="center"/>
            </w:pPr>
            <w:r>
              <w:rPr>
                <w:rStyle w:val="HTMLCode"/>
                <w:rFonts w:ascii="Consolas" w:eastAsiaTheme="majorEastAsia" w:hAnsi="Consolas"/>
                <w:color w:val="333333"/>
                <w:sz w:val="24"/>
                <w:szCs w:val="24"/>
                <w:shd w:val="clear" w:color="auto" w:fill="FBFAF9"/>
              </w:rPr>
              <w:t>0xd203</w:t>
            </w:r>
          </w:p>
        </w:tc>
      </w:tr>
      <w:tr w:rsidR="00BF64C4" w14:paraId="0F5AAB92"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346A0E7" w14:textId="77777777" w:rsidR="00BF64C4" w:rsidRDefault="00BF64C4">
            <w:r>
              <w:t>no linked block in storage medium.</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797A325" w14:textId="77777777" w:rsidR="00BF64C4" w:rsidRDefault="00BF64C4">
            <w:pPr>
              <w:jc w:val="center"/>
            </w:pPr>
            <w:r>
              <w:rPr>
                <w:rStyle w:val="HTMLCode"/>
                <w:rFonts w:ascii="Consolas" w:eastAsiaTheme="majorEastAsia" w:hAnsi="Consolas"/>
                <w:color w:val="333333"/>
                <w:sz w:val="24"/>
                <w:szCs w:val="24"/>
                <w:shd w:val="clear" w:color="auto" w:fill="FBFAF9"/>
              </w:rPr>
              <w:t>0xd204</w:t>
            </w:r>
          </w:p>
        </w:tc>
      </w:tr>
      <w:tr w:rsidR="00BF64C4" w14:paraId="2B78DC43"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474AD86" w14:textId="77777777" w:rsidR="00BF64C4" w:rsidRDefault="00BF64C4">
            <w:r>
              <w:t>object already exists.</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B31AAF9" w14:textId="77777777" w:rsidR="00BF64C4" w:rsidRDefault="00BF64C4">
            <w:pPr>
              <w:jc w:val="center"/>
            </w:pPr>
            <w:r>
              <w:rPr>
                <w:rStyle w:val="HTMLCode"/>
                <w:rFonts w:ascii="Consolas" w:eastAsiaTheme="majorEastAsia" w:hAnsi="Consolas"/>
                <w:color w:val="333333"/>
                <w:sz w:val="24"/>
                <w:szCs w:val="24"/>
                <w:shd w:val="clear" w:color="auto" w:fill="FBFAF9"/>
              </w:rPr>
              <w:t>0xd205</w:t>
            </w:r>
          </w:p>
        </w:tc>
      </w:tr>
      <w:tr w:rsidR="00BF64C4" w14:paraId="38FE2DB1"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6A6CCF5" w14:textId="77777777" w:rsidR="00BF64C4" w:rsidRDefault="00BF64C4">
            <w:r>
              <w:t>object already exists.</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811ABF1" w14:textId="77777777" w:rsidR="00BF64C4" w:rsidRDefault="00BF64C4">
            <w:pPr>
              <w:jc w:val="center"/>
            </w:pPr>
            <w:r>
              <w:rPr>
                <w:rStyle w:val="HTMLCode"/>
                <w:rFonts w:ascii="Consolas" w:eastAsiaTheme="majorEastAsia" w:hAnsi="Consolas"/>
                <w:color w:val="333333"/>
                <w:sz w:val="24"/>
                <w:szCs w:val="24"/>
                <w:shd w:val="clear" w:color="auto" w:fill="FBFAF9"/>
              </w:rPr>
              <w:t>0xd206</w:t>
            </w:r>
          </w:p>
        </w:tc>
      </w:tr>
      <w:tr w:rsidR="00BF64C4" w14:paraId="1AC33A9E"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A2BC3C9" w14:textId="77777777" w:rsidR="00BF64C4" w:rsidRDefault="00BF64C4">
            <w:r>
              <w:t>block exists in EPROM.</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C029963" w14:textId="77777777" w:rsidR="00BF64C4" w:rsidRDefault="00BF64C4">
            <w:pPr>
              <w:jc w:val="center"/>
            </w:pPr>
            <w:r>
              <w:rPr>
                <w:rStyle w:val="HTMLCode"/>
                <w:rFonts w:ascii="Consolas" w:eastAsiaTheme="majorEastAsia" w:hAnsi="Consolas"/>
                <w:color w:val="333333"/>
                <w:sz w:val="24"/>
                <w:szCs w:val="24"/>
                <w:shd w:val="clear" w:color="auto" w:fill="FBFAF9"/>
              </w:rPr>
              <w:t>0xd207</w:t>
            </w:r>
          </w:p>
        </w:tc>
      </w:tr>
      <w:tr w:rsidR="00BF64C4" w14:paraId="06FDE80D"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EAC7618" w14:textId="77777777" w:rsidR="00BF64C4" w:rsidRDefault="00BF64C4">
            <w:r>
              <w:t>block does not exist/could not be found.</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93B677C" w14:textId="77777777" w:rsidR="00BF64C4" w:rsidRDefault="00BF64C4">
            <w:pPr>
              <w:jc w:val="center"/>
            </w:pPr>
            <w:r>
              <w:rPr>
                <w:rStyle w:val="HTMLCode"/>
                <w:rFonts w:ascii="Consolas" w:eastAsiaTheme="majorEastAsia" w:hAnsi="Consolas"/>
                <w:color w:val="333333"/>
                <w:sz w:val="24"/>
                <w:szCs w:val="24"/>
                <w:shd w:val="clear" w:color="auto" w:fill="FBFAF9"/>
              </w:rPr>
              <w:t>0xd209</w:t>
            </w:r>
          </w:p>
        </w:tc>
      </w:tr>
      <w:tr w:rsidR="00BF64C4" w14:paraId="74CC0B5B"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5BBF2B1" w14:textId="77777777" w:rsidR="00BF64C4" w:rsidRDefault="00BF64C4">
            <w:r>
              <w:t>no block present.</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5A6471" w14:textId="77777777" w:rsidR="00BF64C4" w:rsidRDefault="00BF64C4">
            <w:pPr>
              <w:jc w:val="center"/>
            </w:pPr>
            <w:r>
              <w:rPr>
                <w:rStyle w:val="HTMLCode"/>
                <w:rFonts w:ascii="Consolas" w:eastAsiaTheme="majorEastAsia" w:hAnsi="Consolas"/>
                <w:color w:val="333333"/>
                <w:sz w:val="24"/>
                <w:szCs w:val="24"/>
                <w:shd w:val="clear" w:color="auto" w:fill="FBFAF9"/>
              </w:rPr>
              <w:t>0xd20e</w:t>
            </w:r>
          </w:p>
        </w:tc>
      </w:tr>
      <w:tr w:rsidR="00BF64C4" w14:paraId="10E69C9C"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2DC86C3" w14:textId="77777777" w:rsidR="00BF64C4" w:rsidRDefault="00BF64C4">
            <w:r>
              <w:t>block number too big.</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12AC579" w14:textId="77777777" w:rsidR="00BF64C4" w:rsidRDefault="00BF64C4">
            <w:pPr>
              <w:jc w:val="center"/>
            </w:pPr>
            <w:r>
              <w:rPr>
                <w:rStyle w:val="HTMLCode"/>
                <w:rFonts w:ascii="Consolas" w:eastAsiaTheme="majorEastAsia" w:hAnsi="Consolas"/>
                <w:color w:val="333333"/>
                <w:sz w:val="24"/>
                <w:szCs w:val="24"/>
                <w:shd w:val="clear" w:color="auto" w:fill="FBFAF9"/>
              </w:rPr>
              <w:t>0xd210</w:t>
            </w:r>
          </w:p>
        </w:tc>
      </w:tr>
      <w:tr w:rsidR="00BF64C4" w14:paraId="79444A4C"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A12C4A4" w14:textId="77777777" w:rsidR="00BF64C4" w:rsidRDefault="00BF64C4">
            <w:r>
              <w:lastRenderedPageBreak/>
              <w:t>unfinished block transfer in progress(???)</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D0EBBB8" w14:textId="77777777" w:rsidR="00BF64C4" w:rsidRDefault="00BF64C4">
            <w:pPr>
              <w:jc w:val="center"/>
            </w:pPr>
            <w:r>
              <w:rPr>
                <w:rStyle w:val="HTMLCode"/>
                <w:rFonts w:ascii="Consolas" w:eastAsiaTheme="majorEastAsia" w:hAnsi="Consolas"/>
                <w:color w:val="333333"/>
                <w:sz w:val="24"/>
                <w:szCs w:val="24"/>
                <w:shd w:val="clear" w:color="auto" w:fill="FBFAF9"/>
              </w:rPr>
              <w:t>0xd240</w:t>
            </w:r>
          </w:p>
        </w:tc>
      </w:tr>
      <w:tr w:rsidR="00BF64C4" w14:paraId="643DCEB7"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BE33840" w14:textId="77777777" w:rsidR="00BF64C4" w:rsidRDefault="00BF64C4">
            <w:r>
              <w:t>Coordination rules were violated.</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6F1C5CA" w14:textId="77777777" w:rsidR="00BF64C4" w:rsidRDefault="00BF64C4">
            <w:pPr>
              <w:jc w:val="center"/>
            </w:pPr>
            <w:r>
              <w:rPr>
                <w:rStyle w:val="HTMLCode"/>
                <w:rFonts w:ascii="Consolas" w:eastAsiaTheme="majorEastAsia" w:hAnsi="Consolas"/>
                <w:color w:val="333333"/>
                <w:sz w:val="24"/>
                <w:szCs w:val="24"/>
                <w:shd w:val="clear" w:color="auto" w:fill="FBFAF9"/>
              </w:rPr>
              <w:t>0xd240</w:t>
            </w:r>
          </w:p>
        </w:tc>
      </w:tr>
      <w:tr w:rsidR="00BF64C4" w14:paraId="265CB73E"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23037BF" w14:textId="77777777" w:rsidR="00BF64C4" w:rsidRDefault="00BF64C4">
            <w:r>
              <w:t>Operation not permitted in current protection level.</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ED75820" w14:textId="77777777" w:rsidR="00BF64C4" w:rsidRDefault="00BF64C4">
            <w:pPr>
              <w:jc w:val="center"/>
            </w:pPr>
            <w:r>
              <w:rPr>
                <w:rStyle w:val="HTMLCode"/>
                <w:rFonts w:ascii="Consolas" w:eastAsiaTheme="majorEastAsia" w:hAnsi="Consolas"/>
                <w:color w:val="333333"/>
                <w:sz w:val="24"/>
                <w:szCs w:val="24"/>
                <w:shd w:val="clear" w:color="auto" w:fill="FBFAF9"/>
              </w:rPr>
              <w:t>0xd241</w:t>
            </w:r>
          </w:p>
        </w:tc>
      </w:tr>
      <w:tr w:rsidR="00BF64C4" w14:paraId="2AE87691"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DEE837D" w14:textId="77777777" w:rsidR="00BF64C4" w:rsidRDefault="00BF64C4">
            <w:r>
              <w:t>protection violation while processing F-blocks.</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2373491" w14:textId="77777777" w:rsidR="00BF64C4" w:rsidRDefault="00BF64C4">
            <w:pPr>
              <w:jc w:val="center"/>
            </w:pPr>
            <w:r>
              <w:rPr>
                <w:rStyle w:val="HTMLCode"/>
                <w:rFonts w:ascii="Consolas" w:eastAsiaTheme="majorEastAsia" w:hAnsi="Consolas"/>
                <w:color w:val="333333"/>
                <w:sz w:val="24"/>
                <w:szCs w:val="24"/>
                <w:shd w:val="clear" w:color="auto" w:fill="FBFAF9"/>
              </w:rPr>
              <w:t>0xd242</w:t>
            </w:r>
          </w:p>
        </w:tc>
      </w:tr>
      <w:tr w:rsidR="00BF64C4" w14:paraId="79EA90E7"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31974FD" w14:textId="77777777" w:rsidR="00BF64C4" w:rsidRDefault="00BF64C4">
            <w:r>
              <w:t>L7 invalid SZL ID</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2A9DF5B" w14:textId="77777777" w:rsidR="00BF64C4" w:rsidRDefault="00BF64C4">
            <w:pPr>
              <w:jc w:val="center"/>
            </w:pPr>
            <w:r>
              <w:rPr>
                <w:rStyle w:val="HTMLCode"/>
                <w:rFonts w:ascii="Consolas" w:eastAsiaTheme="majorEastAsia" w:hAnsi="Consolas"/>
                <w:color w:val="333333"/>
                <w:sz w:val="24"/>
                <w:szCs w:val="24"/>
                <w:shd w:val="clear" w:color="auto" w:fill="FBFAF9"/>
              </w:rPr>
              <w:t>0xD401</w:t>
            </w:r>
          </w:p>
        </w:tc>
      </w:tr>
      <w:tr w:rsidR="00BF64C4" w14:paraId="677A3CC5"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6C5EF05" w14:textId="77777777" w:rsidR="00BF64C4" w:rsidRDefault="00BF64C4">
            <w:r>
              <w:t>L7 invalid index</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26F6B74" w14:textId="77777777" w:rsidR="00BF64C4" w:rsidRDefault="00BF64C4">
            <w:pPr>
              <w:jc w:val="center"/>
            </w:pPr>
            <w:r>
              <w:rPr>
                <w:rStyle w:val="HTMLCode"/>
                <w:rFonts w:ascii="Consolas" w:eastAsiaTheme="majorEastAsia" w:hAnsi="Consolas"/>
                <w:color w:val="333333"/>
                <w:sz w:val="24"/>
                <w:szCs w:val="24"/>
                <w:shd w:val="clear" w:color="auto" w:fill="FBFAF9"/>
              </w:rPr>
              <w:t>0xD402</w:t>
            </w:r>
          </w:p>
        </w:tc>
      </w:tr>
      <w:tr w:rsidR="00BF64C4" w14:paraId="10F625F4"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77A4687" w14:textId="77777777" w:rsidR="00BF64C4" w:rsidRDefault="00BF64C4">
            <w:r>
              <w:t>L7 DGS Connection already announced</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8F097A4" w14:textId="77777777" w:rsidR="00BF64C4" w:rsidRDefault="00BF64C4">
            <w:pPr>
              <w:jc w:val="center"/>
            </w:pPr>
            <w:r>
              <w:rPr>
                <w:rStyle w:val="HTMLCode"/>
                <w:rFonts w:ascii="Consolas" w:eastAsiaTheme="majorEastAsia" w:hAnsi="Consolas"/>
                <w:color w:val="333333"/>
                <w:sz w:val="24"/>
                <w:szCs w:val="24"/>
                <w:shd w:val="clear" w:color="auto" w:fill="FBFAF9"/>
              </w:rPr>
              <w:t>0xD403</w:t>
            </w:r>
          </w:p>
        </w:tc>
      </w:tr>
      <w:tr w:rsidR="00BF64C4" w14:paraId="5AA1206B"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E1ABE08" w14:textId="77777777" w:rsidR="00BF64C4" w:rsidRDefault="00BF64C4">
            <w:r>
              <w:t>L7 Max user NB</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2F9222D" w14:textId="77777777" w:rsidR="00BF64C4" w:rsidRDefault="00BF64C4">
            <w:pPr>
              <w:jc w:val="center"/>
            </w:pPr>
            <w:r>
              <w:rPr>
                <w:rStyle w:val="HTMLCode"/>
                <w:rFonts w:ascii="Consolas" w:eastAsiaTheme="majorEastAsia" w:hAnsi="Consolas"/>
                <w:color w:val="333333"/>
                <w:sz w:val="24"/>
                <w:szCs w:val="24"/>
                <w:shd w:val="clear" w:color="auto" w:fill="FBFAF9"/>
              </w:rPr>
              <w:t>0xD404</w:t>
            </w:r>
          </w:p>
        </w:tc>
      </w:tr>
      <w:tr w:rsidR="00BF64C4" w14:paraId="2904C3CC"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2657D50" w14:textId="77777777" w:rsidR="00BF64C4" w:rsidRDefault="00BF64C4">
            <w:r>
              <w:t>L7 DGS function parameter syntax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A855B1A" w14:textId="77777777" w:rsidR="00BF64C4" w:rsidRDefault="00BF64C4">
            <w:pPr>
              <w:jc w:val="center"/>
            </w:pPr>
            <w:r>
              <w:rPr>
                <w:rStyle w:val="HTMLCode"/>
                <w:rFonts w:ascii="Consolas" w:eastAsiaTheme="majorEastAsia" w:hAnsi="Consolas"/>
                <w:color w:val="333333"/>
                <w:sz w:val="24"/>
                <w:szCs w:val="24"/>
                <w:shd w:val="clear" w:color="auto" w:fill="FBFAF9"/>
              </w:rPr>
              <w:t>0xD405</w:t>
            </w:r>
          </w:p>
        </w:tc>
      </w:tr>
      <w:tr w:rsidR="00BF64C4" w14:paraId="08DD6EA4"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6D82A4C" w14:textId="77777777" w:rsidR="00BF64C4" w:rsidRDefault="00BF64C4">
            <w:r>
              <w:t>L7 info not available</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DDB8080" w14:textId="77777777" w:rsidR="00BF64C4" w:rsidRDefault="00BF64C4">
            <w:pPr>
              <w:jc w:val="center"/>
            </w:pPr>
            <w:r>
              <w:rPr>
                <w:rStyle w:val="HTMLCode"/>
                <w:rFonts w:ascii="Consolas" w:eastAsiaTheme="majorEastAsia" w:hAnsi="Consolas"/>
                <w:color w:val="333333"/>
                <w:sz w:val="24"/>
                <w:szCs w:val="24"/>
                <w:shd w:val="clear" w:color="auto" w:fill="FBFAF9"/>
              </w:rPr>
              <w:t>0xD406</w:t>
            </w:r>
          </w:p>
        </w:tc>
      </w:tr>
      <w:tr w:rsidR="00BF64C4" w14:paraId="1D7A67C1"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1EA4FA3" w14:textId="77777777" w:rsidR="00BF64C4" w:rsidRDefault="00BF64C4">
            <w:r>
              <w:t>diagnosis: DP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FDF3B0" w14:textId="77777777" w:rsidR="00BF64C4" w:rsidRDefault="00BF64C4">
            <w:pPr>
              <w:jc w:val="center"/>
            </w:pPr>
            <w:r>
              <w:rPr>
                <w:rStyle w:val="HTMLCode"/>
                <w:rFonts w:ascii="Consolas" w:eastAsiaTheme="majorEastAsia" w:hAnsi="Consolas"/>
                <w:color w:val="333333"/>
                <w:sz w:val="24"/>
                <w:szCs w:val="24"/>
                <w:shd w:val="clear" w:color="auto" w:fill="FBFAF9"/>
              </w:rPr>
              <w:t>0xd409</w:t>
            </w:r>
          </w:p>
        </w:tc>
      </w:tr>
      <w:tr w:rsidR="00BF64C4" w14:paraId="48A193D6"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BEB0F28" w14:textId="77777777" w:rsidR="00BF64C4" w:rsidRDefault="00BF64C4">
            <w:r>
              <w:t>L7 PRT function parameter syntax error</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3B16CA4" w14:textId="77777777" w:rsidR="00BF64C4" w:rsidRDefault="00BF64C4">
            <w:pPr>
              <w:jc w:val="center"/>
            </w:pPr>
            <w:r>
              <w:rPr>
                <w:rStyle w:val="HTMLCode"/>
                <w:rFonts w:ascii="Consolas" w:eastAsiaTheme="majorEastAsia" w:hAnsi="Consolas"/>
                <w:color w:val="333333"/>
                <w:sz w:val="24"/>
                <w:szCs w:val="24"/>
                <w:shd w:val="clear" w:color="auto" w:fill="FBFAF9"/>
              </w:rPr>
              <w:t>0xD601</w:t>
            </w:r>
          </w:p>
        </w:tc>
      </w:tr>
      <w:tr w:rsidR="00BF64C4" w14:paraId="7F07E85D"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9B164C9" w14:textId="77777777" w:rsidR="00BF64C4" w:rsidRDefault="00BF64C4">
            <w:r>
              <w:t>L7 invalid variable address</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5747060" w14:textId="77777777" w:rsidR="00BF64C4" w:rsidRDefault="00BF64C4">
            <w:pPr>
              <w:jc w:val="center"/>
            </w:pPr>
            <w:r>
              <w:rPr>
                <w:rStyle w:val="HTMLCode"/>
                <w:rFonts w:ascii="Consolas" w:eastAsiaTheme="majorEastAsia" w:hAnsi="Consolas"/>
                <w:color w:val="333333"/>
                <w:sz w:val="24"/>
                <w:szCs w:val="24"/>
                <w:shd w:val="clear" w:color="auto" w:fill="FBFAF9"/>
              </w:rPr>
              <w:t>0xD801</w:t>
            </w:r>
          </w:p>
        </w:tc>
      </w:tr>
      <w:tr w:rsidR="00BF64C4" w14:paraId="71CEA77C"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D6A41A7" w14:textId="77777777" w:rsidR="00BF64C4" w:rsidRDefault="00BF64C4">
            <w:r>
              <w:t>L7 unknown request</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6585E7" w14:textId="77777777" w:rsidR="00BF64C4" w:rsidRDefault="00BF64C4">
            <w:pPr>
              <w:jc w:val="center"/>
            </w:pPr>
            <w:r>
              <w:rPr>
                <w:rStyle w:val="HTMLCode"/>
                <w:rFonts w:ascii="Consolas" w:eastAsiaTheme="majorEastAsia" w:hAnsi="Consolas"/>
                <w:color w:val="333333"/>
                <w:sz w:val="24"/>
                <w:szCs w:val="24"/>
                <w:shd w:val="clear" w:color="auto" w:fill="FBFAF9"/>
              </w:rPr>
              <w:t>0xD802</w:t>
            </w:r>
          </w:p>
        </w:tc>
      </w:tr>
      <w:tr w:rsidR="00BF64C4" w14:paraId="739F5D19"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FFC4592" w14:textId="77777777" w:rsidR="00BF64C4" w:rsidRDefault="00BF64C4">
            <w:r>
              <w:t>L7 invalid request status</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C05BFE4" w14:textId="77777777" w:rsidR="00BF64C4" w:rsidRDefault="00BF64C4">
            <w:pPr>
              <w:jc w:val="center"/>
            </w:pPr>
            <w:r>
              <w:rPr>
                <w:rStyle w:val="HTMLCode"/>
                <w:rFonts w:ascii="Consolas" w:eastAsiaTheme="majorEastAsia" w:hAnsi="Consolas"/>
                <w:color w:val="333333"/>
                <w:sz w:val="24"/>
                <w:szCs w:val="24"/>
                <w:shd w:val="clear" w:color="auto" w:fill="FBFAF9"/>
              </w:rPr>
              <w:t>0xD803</w:t>
            </w:r>
          </w:p>
        </w:tc>
      </w:tr>
      <w:tr w:rsidR="00BF64C4" w14:paraId="46338D38" w14:textId="77777777" w:rsidTr="00BF64C4">
        <w:tc>
          <w:tcPr>
            <w:tcW w:w="3592"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3C38F07" w14:textId="77777777" w:rsidR="00BF64C4" w:rsidRDefault="00BF64C4">
            <w:r>
              <w:t>invalid BCD code or Invalid time format?</w:t>
            </w:r>
          </w:p>
        </w:tc>
        <w:tc>
          <w:tcPr>
            <w:tcW w:w="315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052DEA1" w14:textId="77777777" w:rsidR="00BF64C4" w:rsidRDefault="00BF64C4">
            <w:pPr>
              <w:jc w:val="center"/>
            </w:pPr>
            <w:r>
              <w:rPr>
                <w:rStyle w:val="HTMLCode"/>
                <w:rFonts w:ascii="Consolas" w:eastAsiaTheme="majorEastAsia" w:hAnsi="Consolas"/>
                <w:color w:val="333333"/>
                <w:sz w:val="24"/>
                <w:szCs w:val="24"/>
                <w:shd w:val="clear" w:color="auto" w:fill="FBFAF9"/>
              </w:rPr>
              <w:t>0xdc01</w:t>
            </w:r>
          </w:p>
        </w:tc>
      </w:tr>
    </w:tbl>
    <w:p w14:paraId="42BD892A" w14:textId="77777777" w:rsidR="00BF64C4" w:rsidRDefault="00BF64C4" w:rsidP="00BF64C4">
      <w:pPr>
        <w:pStyle w:val="Heading2"/>
        <w:spacing w:before="0" w:after="160"/>
        <w:rPr>
          <w:rFonts w:ascii="Arial" w:hAnsi="Arial" w:cs="Arial"/>
          <w:color w:val="333333"/>
          <w:sz w:val="36"/>
          <w:szCs w:val="36"/>
        </w:rPr>
      </w:pPr>
      <w:r>
        <w:rPr>
          <w:rFonts w:ascii="Arial" w:hAnsi="Arial" w:cs="Arial"/>
          <w:color w:val="333333"/>
        </w:rPr>
        <w:lastRenderedPageBreak/>
        <w:t>Response Item Return Codes</w:t>
      </w:r>
    </w:p>
    <w:p w14:paraId="7C43F8B4" w14:textId="77777777" w:rsidR="00BF64C4" w:rsidRDefault="00BF64C4" w:rsidP="00BF64C4">
      <w:pPr>
        <w:pStyle w:val="NormalWeb"/>
        <w:spacing w:before="0" w:beforeAutospacing="0" w:after="336" w:afterAutospacing="0"/>
        <w:rPr>
          <w:rFonts w:ascii="Arial" w:hAnsi="Arial" w:cs="Arial"/>
          <w:color w:val="333333"/>
          <w:sz w:val="21"/>
          <w:szCs w:val="21"/>
        </w:rPr>
      </w:pPr>
      <w:r>
        <w:rPr>
          <w:rStyle w:val="Emphasis"/>
          <w:rFonts w:ascii="Arial" w:eastAsiaTheme="majorEastAsia" w:hAnsi="Arial" w:cs="Arial"/>
          <w:color w:val="333333"/>
          <w:sz w:val="21"/>
          <w:szCs w:val="21"/>
        </w:rPr>
        <w:t>Taken from Wireshark dissector</w:t>
      </w:r>
    </w:p>
    <w:tbl>
      <w:tblPr>
        <w:tblW w:w="1298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791"/>
        <w:gridCol w:w="2189"/>
      </w:tblGrid>
      <w:tr w:rsidR="00BF64C4" w14:paraId="74234D7F" w14:textId="77777777" w:rsidTr="00BF64C4">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6A91989" w14:textId="77777777" w:rsidR="00BF64C4" w:rsidRDefault="00BF64C4">
            <w:pPr>
              <w:rPr>
                <w:rFonts w:ascii="Times New Roman" w:hAnsi="Times New Roman" w:cs="Times New Roman"/>
                <w:b/>
                <w:bCs/>
                <w:sz w:val="24"/>
                <w:szCs w:val="24"/>
              </w:rPr>
            </w:pPr>
            <w:r>
              <w:rPr>
                <w:b/>
                <w:bCs/>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0457842" w14:textId="77777777" w:rsidR="00BF64C4" w:rsidRDefault="00BF64C4">
            <w:pPr>
              <w:rPr>
                <w:b/>
                <w:bCs/>
              </w:rPr>
            </w:pPr>
            <w:r>
              <w:rPr>
                <w:b/>
                <w:bCs/>
              </w:rPr>
              <w:t>Value</w:t>
            </w:r>
          </w:p>
        </w:tc>
      </w:tr>
      <w:tr w:rsidR="00BF64C4" w14:paraId="4F184A0C"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960F2F5" w14:textId="77777777" w:rsidR="00BF64C4" w:rsidRDefault="00BF64C4">
            <w:r>
              <w:t>Reserved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755512E" w14:textId="77777777" w:rsidR="00BF64C4" w:rsidRDefault="00BF64C4">
            <w:pPr>
              <w:jc w:val="center"/>
            </w:pPr>
            <w:r>
              <w:rPr>
                <w:rStyle w:val="HTMLCode"/>
                <w:rFonts w:ascii="Consolas" w:eastAsiaTheme="majorEastAsia" w:hAnsi="Consolas"/>
                <w:color w:val="333333"/>
                <w:sz w:val="24"/>
                <w:szCs w:val="24"/>
                <w:shd w:val="clear" w:color="auto" w:fill="FBFAF9"/>
              </w:rPr>
              <w:t>0x00</w:t>
            </w:r>
          </w:p>
        </w:tc>
      </w:tr>
      <w:tr w:rsidR="00BF64C4" w14:paraId="0336BFE2"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1DD7D42" w14:textId="77777777" w:rsidR="00BF64C4" w:rsidRDefault="00BF64C4">
            <w:r>
              <w:t>Hardware fault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91B3114" w14:textId="77777777" w:rsidR="00BF64C4" w:rsidRDefault="00BF64C4">
            <w:pPr>
              <w:jc w:val="center"/>
            </w:pPr>
            <w:r>
              <w:rPr>
                <w:rStyle w:val="HTMLCode"/>
                <w:rFonts w:ascii="Consolas" w:eastAsiaTheme="majorEastAsia" w:hAnsi="Consolas"/>
                <w:color w:val="333333"/>
                <w:sz w:val="24"/>
                <w:szCs w:val="24"/>
                <w:shd w:val="clear" w:color="auto" w:fill="FBFAF9"/>
              </w:rPr>
              <w:t>0x01</w:t>
            </w:r>
          </w:p>
        </w:tc>
      </w:tr>
      <w:tr w:rsidR="00BF64C4" w14:paraId="32D06EE2"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66BFEFE" w14:textId="77777777" w:rsidR="00BF64C4" w:rsidRDefault="00BF64C4">
            <w:r>
              <w:t>Object Accessing not allowed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8223176" w14:textId="77777777" w:rsidR="00BF64C4" w:rsidRDefault="00BF64C4">
            <w:pPr>
              <w:jc w:val="center"/>
            </w:pPr>
            <w:r>
              <w:rPr>
                <w:rStyle w:val="HTMLCode"/>
                <w:rFonts w:ascii="Consolas" w:eastAsiaTheme="majorEastAsia" w:hAnsi="Consolas"/>
                <w:color w:val="333333"/>
                <w:sz w:val="24"/>
                <w:szCs w:val="24"/>
                <w:shd w:val="clear" w:color="auto" w:fill="FBFAF9"/>
              </w:rPr>
              <w:t>0x03</w:t>
            </w:r>
          </w:p>
        </w:tc>
      </w:tr>
      <w:tr w:rsidR="00BF64C4" w14:paraId="0B8C9445"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13AA6FA" w14:textId="77777777" w:rsidR="00BF64C4" w:rsidRDefault="00BF64C4">
            <w:r>
              <w:t>Address out of range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2247440" w14:textId="77777777" w:rsidR="00BF64C4" w:rsidRDefault="00BF64C4">
            <w:pPr>
              <w:jc w:val="center"/>
            </w:pPr>
            <w:r>
              <w:rPr>
                <w:rStyle w:val="HTMLCode"/>
                <w:rFonts w:ascii="Consolas" w:eastAsiaTheme="majorEastAsia" w:hAnsi="Consolas"/>
                <w:color w:val="333333"/>
                <w:sz w:val="24"/>
                <w:szCs w:val="24"/>
                <w:shd w:val="clear" w:color="auto" w:fill="FBFAF9"/>
              </w:rPr>
              <w:t>0x05</w:t>
            </w:r>
          </w:p>
        </w:tc>
      </w:tr>
      <w:tr w:rsidR="00BF64C4" w14:paraId="1E28F418"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B20D1EA" w14:textId="77777777" w:rsidR="00BF64C4" w:rsidRDefault="00BF64C4">
            <w:r>
              <w:t>Data type not supported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521D65A" w14:textId="77777777" w:rsidR="00BF64C4" w:rsidRDefault="00BF64C4">
            <w:pPr>
              <w:jc w:val="center"/>
            </w:pPr>
            <w:r>
              <w:rPr>
                <w:rStyle w:val="HTMLCode"/>
                <w:rFonts w:ascii="Consolas" w:eastAsiaTheme="majorEastAsia" w:hAnsi="Consolas"/>
                <w:color w:val="333333"/>
                <w:sz w:val="24"/>
                <w:szCs w:val="24"/>
                <w:shd w:val="clear" w:color="auto" w:fill="FBFAF9"/>
              </w:rPr>
              <w:t>0x06</w:t>
            </w:r>
          </w:p>
        </w:tc>
      </w:tr>
      <w:tr w:rsidR="00BF64C4" w14:paraId="49DD027A"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428F571" w14:textId="77777777" w:rsidR="00BF64C4" w:rsidRDefault="00BF64C4">
            <w:r>
              <w:t>Data type inconsistent (size mismatch?)</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25CB6C8" w14:textId="77777777" w:rsidR="00BF64C4" w:rsidRDefault="00BF64C4">
            <w:pPr>
              <w:jc w:val="center"/>
            </w:pPr>
            <w:r>
              <w:rPr>
                <w:rStyle w:val="HTMLCode"/>
                <w:rFonts w:ascii="Consolas" w:eastAsiaTheme="majorEastAsia" w:hAnsi="Consolas"/>
                <w:color w:val="333333"/>
                <w:sz w:val="24"/>
                <w:szCs w:val="24"/>
                <w:shd w:val="clear" w:color="auto" w:fill="FBFAF9"/>
              </w:rPr>
              <w:t>0x07</w:t>
            </w:r>
          </w:p>
        </w:tc>
      </w:tr>
      <w:tr w:rsidR="00BF64C4" w14:paraId="279956BF"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EB4EAC5" w14:textId="77777777" w:rsidR="00BF64C4" w:rsidRDefault="00BF64C4">
            <w:r>
              <w:t>Object does not exist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D9F6959" w14:textId="77777777" w:rsidR="00BF64C4" w:rsidRDefault="00BF64C4">
            <w:pPr>
              <w:jc w:val="center"/>
            </w:pPr>
            <w:r>
              <w:rPr>
                <w:rStyle w:val="HTMLCode"/>
                <w:rFonts w:ascii="Consolas" w:eastAsiaTheme="majorEastAsia" w:hAnsi="Consolas"/>
                <w:color w:val="333333"/>
                <w:sz w:val="24"/>
                <w:szCs w:val="24"/>
                <w:shd w:val="clear" w:color="auto" w:fill="FBFAF9"/>
              </w:rPr>
              <w:t>0x0A</w:t>
            </w:r>
          </w:p>
        </w:tc>
      </w:tr>
      <w:tr w:rsidR="00BF64C4" w14:paraId="6F3CD9B7" w14:textId="77777777" w:rsidTr="00BF64C4">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0A1A7F1" w14:textId="77777777" w:rsidR="00BF64C4" w:rsidRDefault="00BF64C4">
            <w:r>
              <w:t>Success</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4B49821" w14:textId="77777777" w:rsidR="00BF64C4" w:rsidRDefault="00BF64C4">
            <w:pPr>
              <w:jc w:val="center"/>
            </w:pPr>
            <w:r>
              <w:rPr>
                <w:rStyle w:val="HTMLCode"/>
                <w:rFonts w:ascii="Consolas" w:eastAsiaTheme="majorEastAsia" w:hAnsi="Consolas"/>
                <w:color w:val="333333"/>
                <w:sz w:val="24"/>
                <w:szCs w:val="24"/>
                <w:shd w:val="clear" w:color="auto" w:fill="FBFAF9"/>
              </w:rPr>
              <w:t>0xFF</w:t>
            </w:r>
          </w:p>
        </w:tc>
      </w:tr>
    </w:tbl>
    <w:p w14:paraId="0C79365F" w14:textId="77777777" w:rsidR="00BF64C4" w:rsidRDefault="00000000" w:rsidP="00BF64C4">
      <w:pPr>
        <w:spacing w:after="336"/>
        <w:rPr>
          <w:rFonts w:ascii="Arial" w:hAnsi="Arial" w:cs="Arial"/>
          <w:color w:val="333333"/>
          <w:sz w:val="21"/>
          <w:szCs w:val="21"/>
        </w:rPr>
      </w:pPr>
      <w:r>
        <w:rPr>
          <w:rFonts w:ascii="Arial" w:hAnsi="Arial" w:cs="Arial"/>
          <w:color w:val="333333"/>
          <w:sz w:val="21"/>
          <w:szCs w:val="21"/>
        </w:rPr>
        <w:pict w14:anchorId="0E8B0A82">
          <v:rect id="_x0000_i1026" style="width:0;height:0" o:hralign="center" o:hrstd="t" o:hr="t" fillcolor="#a0a0a0" stroked="f"/>
        </w:pict>
      </w:r>
    </w:p>
    <w:p w14:paraId="21279BC7" w14:textId="77777777" w:rsidR="00BF64C4" w:rsidRDefault="00BF64C4" w:rsidP="00BF64C4">
      <w:pPr>
        <w:pStyle w:val="Heading2"/>
        <w:spacing w:before="0" w:after="160"/>
        <w:rPr>
          <w:rFonts w:ascii="Arial" w:hAnsi="Arial" w:cs="Arial"/>
          <w:color w:val="333333"/>
          <w:sz w:val="36"/>
          <w:szCs w:val="36"/>
        </w:rPr>
      </w:pPr>
      <w:r>
        <w:rPr>
          <w:rFonts w:ascii="Arial" w:hAnsi="Arial" w:cs="Arial"/>
          <w:color w:val="333333"/>
        </w:rPr>
        <w:t>Gmiro</w:t>
      </w:r>
    </w:p>
    <w:p w14:paraId="078FDCCA" w14:textId="77777777" w:rsidR="00BF64C4" w:rsidRDefault="00BF64C4" w:rsidP="00BF64C4">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Taken from </w:t>
      </w:r>
      <w:hyperlink r:id="rId69" w:tgtFrame="_blank" w:tooltip="http://gmiru.com/resources/s7proto/constants.txt" w:history="1">
        <w:r>
          <w:rPr>
            <w:rStyle w:val="Hyperlink"/>
            <w:rFonts w:ascii="Arial" w:hAnsi="Arial" w:cs="Arial"/>
            <w:color w:val="600070"/>
            <w:sz w:val="21"/>
            <w:szCs w:val="21"/>
            <w:u w:val="none"/>
          </w:rPr>
          <w:t>http://gmiru.com/resources/s7proto/constants.txt</w:t>
        </w:r>
      </w:hyperlink>
    </w:p>
    <w:p w14:paraId="3515ED6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w:t>
      </w:r>
    </w:p>
    <w:p w14:paraId="25414ED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 xml:space="preserve"># Most of this is extracted from s7comm </w:t>
      </w:r>
    </w:p>
    <w:p w14:paraId="557AD12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 xml:space="preserve"># wireshark dissector plugin sources </w:t>
      </w:r>
    </w:p>
    <w:p w14:paraId="63B64B0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 created by Thomas Wiens &lt;th.wiens[AT]gmx.de&gt;</w:t>
      </w:r>
    </w:p>
    <w:p w14:paraId="6368925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 Date: 2016-15-03</w:t>
      </w:r>
    </w:p>
    <w:p w14:paraId="3DC4300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 Author: Gyorgy Miru</w:t>
      </w:r>
    </w:p>
    <w:p w14:paraId="2A72B35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 Version: 0.2</w:t>
      </w:r>
    </w:p>
    <w:p w14:paraId="0D56D8B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w:t>
      </w:r>
    </w:p>
    <w:p w14:paraId="57C3A7B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#Protocol ID:</w:t>
      </w:r>
    </w:p>
    <w:p w14:paraId="0806C24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0x32 - Protocol ID</w:t>
      </w:r>
    </w:p>
    <w:p w14:paraId="06589FC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#Message Types:</w:t>
      </w:r>
    </w:p>
    <w:p w14:paraId="10F6315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Job Request</w:t>
      </w:r>
    </w:p>
    <w:p w14:paraId="4FCEC7B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0x02 - Ack</w:t>
      </w:r>
    </w:p>
    <w:p w14:paraId="4AD0A8C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0x03 - Ack-Data</w:t>
      </w:r>
    </w:p>
    <w:p w14:paraId="41E77FFB"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0x07 - Userdata</w:t>
      </w:r>
    </w:p>
    <w:p w14:paraId="6925A80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#Header Error Class:</w:t>
      </w:r>
    </w:p>
    <w:p w14:paraId="64AC31A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0x00 - No error</w:t>
      </w:r>
    </w:p>
    <w:p w14:paraId="3CFA432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0x81 - Application relationship error</w:t>
      </w:r>
    </w:p>
    <w:p w14:paraId="67EE83A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0x82 - Object definition error</w:t>
      </w:r>
    </w:p>
    <w:p w14:paraId="443CC99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0x83 - No ressources available error</w:t>
      </w:r>
    </w:p>
    <w:p w14:paraId="6B0ED410"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0x84 - Error on service processing</w:t>
      </w:r>
    </w:p>
    <w:p w14:paraId="32EA4FB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0x85 - Error on supplies</w:t>
      </w:r>
    </w:p>
    <w:p w14:paraId="6200FA8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0x87 - Access error</w:t>
      </w:r>
    </w:p>
    <w:p w14:paraId="5A978E6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#Header Error Codes: (Further refines error)</w:t>
      </w:r>
    </w:p>
    <w:p w14:paraId="033E768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#Parameter Error Codes:</w:t>
      </w:r>
    </w:p>
    <w:p w14:paraId="0E552D7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0x0000 - No error</w:t>
      </w:r>
    </w:p>
    <w:p w14:paraId="74BD4E8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0x0110 - Invalid block type number</w:t>
      </w:r>
    </w:p>
    <w:p w14:paraId="1D7B436D"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0x0112 - Invalid parameter</w:t>
      </w:r>
    </w:p>
    <w:p w14:paraId="1CD67C1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0x011A - PG ressource error</w:t>
      </w:r>
    </w:p>
    <w:p w14:paraId="6B639A3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0x011B - PLC ressource error</w:t>
      </w:r>
    </w:p>
    <w:p w14:paraId="671FB5E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0x011C - Protocol error</w:t>
      </w:r>
    </w:p>
    <w:p w14:paraId="46921FE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0x011F - User buffer too short</w:t>
      </w:r>
    </w:p>
    <w:p w14:paraId="6EDDE71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0x0141 - Request error</w:t>
      </w:r>
    </w:p>
    <w:p w14:paraId="51F7037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0x01C0 - Version mismatch</w:t>
      </w:r>
    </w:p>
    <w:p w14:paraId="0C4DE42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0x01F0 - Not implemented</w:t>
      </w:r>
    </w:p>
    <w:p w14:paraId="2336447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0x8001 - L7 invalid CPU state</w:t>
      </w:r>
    </w:p>
    <w:p w14:paraId="73EC9D8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0x8500 - L7 PDU size error</w:t>
      </w:r>
    </w:p>
    <w:p w14:paraId="5765501D"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0xD401 - L7 invalid SZL ID</w:t>
      </w:r>
    </w:p>
    <w:p w14:paraId="64BF485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0xD402 - L7 invalid index</w:t>
      </w:r>
    </w:p>
    <w:p w14:paraId="1948243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0xD403 - L7 DGS Connection already announced</w:t>
      </w:r>
    </w:p>
    <w:p w14:paraId="7FA1A180"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0xD404 - L7 Max user NB</w:t>
      </w:r>
    </w:p>
    <w:p w14:paraId="76BD97B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0xD405 - L7 DGS function parameter syntax error</w:t>
      </w:r>
    </w:p>
    <w:p w14:paraId="62716C9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0xD406 - L7 no info</w:t>
      </w:r>
    </w:p>
    <w:p w14:paraId="345FD07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0xD601 - L7 PRT function parameter syntax error</w:t>
      </w:r>
    </w:p>
    <w:p w14:paraId="5ACD6FD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0xD801 - L7 invalid variable address</w:t>
      </w:r>
    </w:p>
    <w:p w14:paraId="1648B30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0xD802 - L7 unknown request</w:t>
      </w:r>
    </w:p>
    <w:p w14:paraId="7E08A2D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0xD803 - L7 invalid request status</w:t>
      </w:r>
    </w:p>
    <w:p w14:paraId="2C5B7AF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#Return value of item response</w:t>
      </w:r>
    </w:p>
    <w:p w14:paraId="4C88B7A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0x00 - Reserved</w:t>
      </w:r>
    </w:p>
    <w:p w14:paraId="33FB94A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Hardware fault</w:t>
      </w:r>
    </w:p>
    <w:p w14:paraId="5581DF7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0x03 - Accessing the object not allowed</w:t>
      </w:r>
    </w:p>
    <w:p w14:paraId="7265F50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0x05 - Address out of range</w:t>
      </w:r>
    </w:p>
    <w:p w14:paraId="4C75D480"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0x06 - Data type not supported</w:t>
      </w:r>
    </w:p>
    <w:p w14:paraId="5F660CF0"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0x07 - Data type inconsistent</w:t>
      </w:r>
    </w:p>
    <w:p w14:paraId="690B363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0x0a - Object does not exist</w:t>
      </w:r>
    </w:p>
    <w:p w14:paraId="6E2CC74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0xff - Success</w:t>
      </w:r>
    </w:p>
    <w:p w14:paraId="46E6F2E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#Job Request/Ack-Data function codes</w:t>
      </w:r>
    </w:p>
    <w:p w14:paraId="25021DA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0x00 - CPU services</w:t>
      </w:r>
    </w:p>
    <w:p w14:paraId="5D395CC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0xF0 - Setup communication</w:t>
      </w:r>
    </w:p>
    <w:p w14:paraId="7CA9EDF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0x04 - Read Variable</w:t>
      </w:r>
    </w:p>
    <w:p w14:paraId="1E1B70E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0x05 - Write Variable</w:t>
      </w:r>
    </w:p>
    <w:p w14:paraId="1DC81D8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0x1A - Request download</w:t>
      </w:r>
    </w:p>
    <w:p w14:paraId="212166F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0x1B - Download block</w:t>
      </w:r>
    </w:p>
    <w:p w14:paraId="1977B79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0x1C - Download ended</w:t>
      </w:r>
    </w:p>
    <w:p w14:paraId="20CA2B7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0x1D - Start upload</w:t>
      </w:r>
    </w:p>
    <w:p w14:paraId="06F23C6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0x1E - Upload</w:t>
      </w:r>
    </w:p>
    <w:p w14:paraId="160378B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0x1F - End upload</w:t>
      </w:r>
    </w:p>
    <w:p w14:paraId="1E3B84D0"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0x28 - PLC Control</w:t>
      </w:r>
    </w:p>
    <w:p w14:paraId="6C62E21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0x29 - PLC Stop</w:t>
      </w:r>
    </w:p>
    <w:p w14:paraId="2888BE50"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#Memory Areas</w:t>
      </w:r>
    </w:p>
    <w:p w14:paraId="20F9C5D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0x03 - System info of S200 family</w:t>
      </w:r>
    </w:p>
    <w:p w14:paraId="2927036D"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0x05 - System flags of S200 family</w:t>
      </w:r>
    </w:p>
    <w:p w14:paraId="58BB22EB"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0x06 - Analog inputs of S200 family</w:t>
      </w:r>
    </w:p>
    <w:p w14:paraId="1E3785A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0x07 - Analog outputs of S200 family</w:t>
      </w:r>
    </w:p>
    <w:p w14:paraId="530F7AA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0x1C - S7 counters (C)</w:t>
      </w:r>
    </w:p>
    <w:p w14:paraId="13E09BA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0x1D - S7 timers (T)</w:t>
      </w:r>
    </w:p>
    <w:p w14:paraId="2AC11B3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0x1E - IEC counters (200 family)</w:t>
      </w:r>
    </w:p>
    <w:p w14:paraId="4D3E890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0x1F - IEC timers (200 family)</w:t>
      </w:r>
    </w:p>
    <w:p w14:paraId="731C1FF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0x80 - Direct peripheral access (P)</w:t>
      </w:r>
    </w:p>
    <w:p w14:paraId="1903570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0x81 - Inputs (I)</w:t>
      </w:r>
    </w:p>
    <w:p w14:paraId="302F14D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0x82 - Outputs (Q)</w:t>
      </w:r>
    </w:p>
    <w:p w14:paraId="193F5FC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0x83 - Flags (M) (Merker)</w:t>
      </w:r>
    </w:p>
    <w:p w14:paraId="2F4985A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0x84 - Data blocks (DB)</w:t>
      </w:r>
    </w:p>
    <w:p w14:paraId="3298E18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0x85 - Instance data blocks (DI)</w:t>
      </w:r>
    </w:p>
    <w:p w14:paraId="2E1203E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0x86 - Local data (L)</w:t>
      </w:r>
    </w:p>
    <w:p w14:paraId="042C0C9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0x87 - Unknown yet (V)</w:t>
      </w:r>
    </w:p>
    <w:p w14:paraId="28EC7AC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#Transport size (variable Type) in Item data</w:t>
      </w:r>
    </w:p>
    <w:p w14:paraId="132F611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BIT</w:t>
      </w:r>
    </w:p>
    <w:p w14:paraId="1BAD6530"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0x02 - BYTE</w:t>
      </w:r>
    </w:p>
    <w:p w14:paraId="660F992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0x03 - CHAR</w:t>
      </w:r>
    </w:p>
    <w:p w14:paraId="7F729E1D"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0x04 - WORD</w:t>
      </w:r>
    </w:p>
    <w:p w14:paraId="6B28CCE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0x05 - INT</w:t>
      </w:r>
    </w:p>
    <w:p w14:paraId="174971E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0x06 - DWORD</w:t>
      </w:r>
    </w:p>
    <w:p w14:paraId="77A305AD"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0x07 - DINT</w:t>
      </w:r>
    </w:p>
    <w:p w14:paraId="441DB37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0x08 - REAL</w:t>
      </w:r>
    </w:p>
    <w:p w14:paraId="427B7CC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0x09 - DATE</w:t>
      </w:r>
    </w:p>
    <w:p w14:paraId="166ECB3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0x0A - TOD</w:t>
      </w:r>
    </w:p>
    <w:p w14:paraId="3377C10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0x0B - TIME</w:t>
      </w:r>
    </w:p>
    <w:p w14:paraId="1435B3B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0x0C - S5TIME</w:t>
      </w:r>
    </w:p>
    <w:p w14:paraId="6B3B47F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0x0F - DATE AND TIME</w:t>
      </w:r>
    </w:p>
    <w:p w14:paraId="5C44D78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0x1C - COUNTER</w:t>
      </w:r>
    </w:p>
    <w:p w14:paraId="580E09C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0x1D - TIMER</w:t>
      </w:r>
    </w:p>
    <w:p w14:paraId="2D99CAB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0x1E - IEC TIMER</w:t>
      </w:r>
    </w:p>
    <w:p w14:paraId="0001D95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0x1F - IEC COUNTER</w:t>
      </w:r>
    </w:p>
    <w:p w14:paraId="61FCC8A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0x20 - HS COUNTER</w:t>
      </w:r>
    </w:p>
    <w:p w14:paraId="39AAC93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#Variable ddressing mode</w:t>
      </w:r>
    </w:p>
    <w:p w14:paraId="67F7530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0x10 - S7-Any pointer (regular addressing) memory+variable length+offset</w:t>
      </w:r>
    </w:p>
    <w:p w14:paraId="1638DE8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0xa2 - Drive-ES-Any seen on Drive ES Starter with routing over S7</w:t>
      </w:r>
    </w:p>
    <w:p w14:paraId="1EBEAB1B"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0xb2 - S1200/S1500? Symbolic addressing mode</w:t>
      </w:r>
    </w:p>
    <w:p w14:paraId="13B6E32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0xb0 - Special DB addressing for S400 (subitem read/write)</w:t>
      </w:r>
    </w:p>
    <w:p w14:paraId="6A353FC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#Transport size in data</w:t>
      </w:r>
    </w:p>
    <w:p w14:paraId="17DCDC1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0x00 - NULL</w:t>
      </w:r>
    </w:p>
    <w:p w14:paraId="0EF3F83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0x03 - BIT</w:t>
      </w:r>
    </w:p>
    <w:p w14:paraId="4085D64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0x04 - BYTE/WORD/DWORD</w:t>
      </w:r>
    </w:p>
    <w:p w14:paraId="697A578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0x05 - INTEGER</w:t>
      </w:r>
    </w:p>
    <w:p w14:paraId="157BD76B"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0x07 - REAL</w:t>
      </w:r>
    </w:p>
    <w:p w14:paraId="4B03D86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0x09 - OCTET STRING</w:t>
      </w:r>
    </w:p>
    <w:p w14:paraId="6D91813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#Block type constants</w:t>
      </w:r>
    </w:p>
    <w:p w14:paraId="0216213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'08' - OB</w:t>
      </w:r>
    </w:p>
    <w:p w14:paraId="26055B4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'0A' - DB</w:t>
      </w:r>
    </w:p>
    <w:p w14:paraId="368A946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'0B' - SDB</w:t>
      </w:r>
    </w:p>
    <w:p w14:paraId="7D6BD7FB"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'0C' - FC</w:t>
      </w:r>
    </w:p>
    <w:p w14:paraId="2D49AA9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'0D' - SFC</w:t>
      </w:r>
    </w:p>
    <w:p w14:paraId="7E22978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'0E' - FB</w:t>
      </w:r>
    </w:p>
    <w:p w14:paraId="101B2D9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'0F' - SFB</w:t>
      </w:r>
    </w:p>
    <w:p w14:paraId="7DB0F24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#Sub block types</w:t>
      </w:r>
    </w:p>
    <w:p w14:paraId="084AF09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0x08 - OB</w:t>
      </w:r>
    </w:p>
    <w:p w14:paraId="3DFBF12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0x0a - DB</w:t>
      </w:r>
    </w:p>
    <w:p w14:paraId="0560008D"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0x0b - SDB</w:t>
      </w:r>
    </w:p>
    <w:p w14:paraId="4F01D35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0x0c - FC</w:t>
      </w:r>
    </w:p>
    <w:p w14:paraId="1415EB0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0x0d - SFC</w:t>
      </w:r>
    </w:p>
    <w:p w14:paraId="27E6426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0x0e - FB</w:t>
      </w:r>
    </w:p>
    <w:p w14:paraId="478D977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0x0f - SFB</w:t>
      </w:r>
    </w:p>
    <w:p w14:paraId="1DF7D53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#Block security mode</w:t>
      </w:r>
    </w:p>
    <w:p w14:paraId="47BA9E6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0 - None</w:t>
      </w:r>
    </w:p>
    <w:p w14:paraId="5D5BBAF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3 - Kow How Protect</w:t>
      </w:r>
    </w:p>
    <w:p w14:paraId="231FB47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#Block Language</w:t>
      </w:r>
    </w:p>
    <w:p w14:paraId="125B68A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0x00 - Not defined</w:t>
      </w:r>
    </w:p>
    <w:p w14:paraId="57CA178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AWL</w:t>
      </w:r>
    </w:p>
    <w:p w14:paraId="7EF52F2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0x02 - KOP</w:t>
      </w:r>
    </w:p>
    <w:p w14:paraId="1F1E728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0x03 - FUP</w:t>
      </w:r>
    </w:p>
    <w:p w14:paraId="6E1BDDE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0x04 - SCL</w:t>
      </w:r>
    </w:p>
    <w:p w14:paraId="3E1E0B9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0x05 - DB</w:t>
      </w:r>
    </w:p>
    <w:p w14:paraId="21AE895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0x06 - GRAPH</w:t>
      </w:r>
    </w:p>
    <w:p w14:paraId="3FD7123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0x07 - SDB</w:t>
      </w:r>
    </w:p>
    <w:p w14:paraId="38E2926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0x08 - CPU-DB DB was created from Plc programm (CREAT_DB)</w:t>
      </w:r>
    </w:p>
    <w:p w14:paraId="6716A19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0x11 - SDB (after overall reset) another SDB, don't know what it means, in SDB 1 and SDB 2, uncertain</w:t>
      </w:r>
    </w:p>
    <w:p w14:paraId="6A426F4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0x12 - SDB (Routing) another SDB, in SDB 999 and SDB 1000 (routing information), uncertain</w:t>
      </w:r>
    </w:p>
    <w:p w14:paraId="11B3EAE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0x29 - ENCRYPT  block is encrypted (encoded?) with S7-Block-Privacy</w:t>
      </w:r>
    </w:p>
    <w:p w14:paraId="3E489B2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#Userdata transmission type</w:t>
      </w:r>
    </w:p>
    <w:p w14:paraId="027425B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0x0 - Push cyclic data push by the PLC</w:t>
      </w:r>
    </w:p>
    <w:p w14:paraId="3CD6D5F0"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0x4 - Request by the master</w:t>
      </w:r>
    </w:p>
    <w:p w14:paraId="18DA1B7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0x8 - Response by the slave</w:t>
      </w:r>
    </w:p>
    <w:p w14:paraId="025CE62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#Userdata last PDU</w:t>
      </w:r>
    </w:p>
    <w:p w14:paraId="40F5F69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0x00 - Yes</w:t>
      </w:r>
    </w:p>
    <w:p w14:paraId="37015D2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No</w:t>
      </w:r>
    </w:p>
    <w:p w14:paraId="4A5F029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#Userdata Functions</w:t>
      </w:r>
    </w:p>
    <w:p w14:paraId="39F37D3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0x1 - Programmer commands</w:t>
      </w:r>
    </w:p>
    <w:p w14:paraId="4D17E52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0x2 - Cyclic data</w:t>
      </w:r>
    </w:p>
    <w:p w14:paraId="28BEBCC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0x3 - Block functions</w:t>
      </w:r>
    </w:p>
    <w:p w14:paraId="385D975B"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0x4 - CPU functions</w:t>
      </w:r>
    </w:p>
    <w:p w14:paraId="79844F3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0x5 - Security</w:t>
      </w:r>
    </w:p>
    <w:p w14:paraId="63DF733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0x7 - Time functions</w:t>
      </w:r>
    </w:p>
    <w:p w14:paraId="0E54634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#Variable table type of data</w:t>
      </w:r>
    </w:p>
    <w:p w14:paraId="56720B50"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0x14 - Request</w:t>
      </w:r>
    </w:p>
    <w:p w14:paraId="7028D87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0x04 - Response</w:t>
      </w:r>
    </w:p>
    <w:p w14:paraId="6A048C3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#VAT area and length type</w:t>
      </w:r>
    </w:p>
    <w:p w14:paraId="4B831A8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MB</w:t>
      </w:r>
    </w:p>
    <w:p w14:paraId="7F9D880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0x02 - MW</w:t>
      </w:r>
    </w:p>
    <w:p w14:paraId="59777BD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0x03 - MD</w:t>
      </w:r>
    </w:p>
    <w:p w14:paraId="57D682C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0x11 - IB</w:t>
      </w:r>
    </w:p>
    <w:p w14:paraId="5B6300ED"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0x12 - IW</w:t>
      </w:r>
    </w:p>
    <w:p w14:paraId="002763A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0x13 - ID</w:t>
      </w:r>
    </w:p>
    <w:p w14:paraId="0226080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0x21 - QB</w:t>
      </w:r>
    </w:p>
    <w:p w14:paraId="080EEE0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0x22 - QW</w:t>
      </w:r>
    </w:p>
    <w:p w14:paraId="3FCD6F1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0x23 - QD</w:t>
      </w:r>
    </w:p>
    <w:p w14:paraId="472AF3D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0x31 - PIB</w:t>
      </w:r>
    </w:p>
    <w:p w14:paraId="55DA8A9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0x32 - PIW</w:t>
      </w:r>
    </w:p>
    <w:p w14:paraId="3C031E11"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0x33 - PID</w:t>
      </w:r>
    </w:p>
    <w:p w14:paraId="5EA544E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0x71 - DBB</w:t>
      </w:r>
    </w:p>
    <w:p w14:paraId="0550F36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0x72 - DBW</w:t>
      </w:r>
    </w:p>
    <w:p w14:paraId="0D96E46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0x73 - DBD</w:t>
      </w:r>
    </w:p>
    <w:p w14:paraId="70C5146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0x54 - TIMER</w:t>
      </w:r>
    </w:p>
    <w:p w14:paraId="53AD0DE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0x64 - COUNTER</w:t>
      </w:r>
    </w:p>
    <w:p w14:paraId="30FB709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#Userdata programmer subfunctions</w:t>
      </w:r>
    </w:p>
    <w:p w14:paraId="391B65F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Request diag data (Type 1)</w:t>
      </w:r>
    </w:p>
    <w:p w14:paraId="6B237A0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0x02 - VarTab</w:t>
      </w:r>
    </w:p>
    <w:p w14:paraId="4B0DAC2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0x0c - Erase</w:t>
      </w:r>
    </w:p>
    <w:p w14:paraId="6691F17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0x0e - Read diag data</w:t>
      </w:r>
    </w:p>
    <w:p w14:paraId="07E93CE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0x0f - Remove diag data</w:t>
      </w:r>
    </w:p>
    <w:p w14:paraId="19D1EEC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0x10 - Forces</w:t>
      </w:r>
    </w:p>
    <w:p w14:paraId="25C28DC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0x13 - Request diag data (Type2)</w:t>
      </w:r>
    </w:p>
    <w:p w14:paraId="33C6EA2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#Userdata cyclic data subfunctions</w:t>
      </w:r>
    </w:p>
    <w:p w14:paraId="7112D87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Memory</w:t>
      </w:r>
    </w:p>
    <w:p w14:paraId="7B06A9A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0x04 - Unsubscribe</w:t>
      </w:r>
    </w:p>
    <w:p w14:paraId="49A6C7C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#Userdata block subfunctions</w:t>
      </w:r>
    </w:p>
    <w:p w14:paraId="1E4AF6F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List blocks</w:t>
      </w:r>
    </w:p>
    <w:p w14:paraId="3CF1E54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0x02 - List blocks of type</w:t>
      </w:r>
    </w:p>
    <w:p w14:paraId="26F5DCC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0x03 - Get block info</w:t>
      </w:r>
    </w:p>
    <w:p w14:paraId="4123FED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#Userdata CPU subfunctions</w:t>
      </w:r>
    </w:p>
    <w:p w14:paraId="1CF510B8"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Read SZL</w:t>
      </w:r>
    </w:p>
    <w:p w14:paraId="008F31A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0x02 - Message service</w:t>
      </w:r>
    </w:p>
    <w:p w14:paraId="10714A4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0x03 - Transition to stop</w:t>
      </w:r>
    </w:p>
    <w:p w14:paraId="653A975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0x0b - Alarm was acknowledged in HMI/SCADA 1</w:t>
      </w:r>
    </w:p>
    <w:p w14:paraId="13CD20B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0x0c - Alarm was acknowledged in HMI/SCADA 2</w:t>
      </w:r>
    </w:p>
    <w:p w14:paraId="3F6CD38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0x11 - PLC is indicating a ALARM message</w:t>
      </w:r>
    </w:p>
    <w:p w14:paraId="4CFB29E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0x13 - HMI/SCADA initiating ALARM subscription</w:t>
      </w:r>
    </w:p>
    <w:p w14:paraId="5A841AB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#Userdata security subfunctions</w:t>
      </w:r>
    </w:p>
    <w:p w14:paraId="1901284F"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PLC password</w:t>
      </w:r>
    </w:p>
    <w:p w14:paraId="5C742C0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#Userdata time subfunctions</w:t>
      </w:r>
    </w:p>
    <w:p w14:paraId="6FC9CD6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0x01 - Read clock</w:t>
      </w:r>
    </w:p>
    <w:p w14:paraId="2BD9BF7C"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0x02 - Set clock</w:t>
      </w:r>
    </w:p>
    <w:p w14:paraId="5B93D495"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0x03 - Read clock (following)</w:t>
      </w:r>
    </w:p>
    <w:p w14:paraId="514F3E7B"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0x04 - Set clock</w:t>
      </w:r>
    </w:p>
    <w:p w14:paraId="681CD32B"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#Flags for LID access</w:t>
      </w:r>
    </w:p>
    <w:p w14:paraId="34DDF45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0x2 - Encapsulated LID</w:t>
      </w:r>
    </w:p>
    <w:p w14:paraId="41F3474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0x3 - Encapsulated Index</w:t>
      </w:r>
    </w:p>
    <w:p w14:paraId="2D0360C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0x4 - Obtain by LID</w:t>
      </w:r>
    </w:p>
    <w:p w14:paraId="75A4FCF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0x5 - Obtain by Index</w:t>
      </w:r>
    </w:p>
    <w:p w14:paraId="5589C34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0x6 - Part Start Address</w:t>
      </w:r>
    </w:p>
    <w:p w14:paraId="21149CE9"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0x7 - Part Length</w:t>
      </w:r>
    </w:p>
    <w:p w14:paraId="2ED459A2"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#TIA 1200 area names</w:t>
      </w:r>
    </w:p>
    <w:p w14:paraId="237F5E2A"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0x8a0e - DB</w:t>
      </w:r>
    </w:p>
    <w:p w14:paraId="684C4194"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0x0000 - IQMCT</w:t>
      </w:r>
    </w:p>
    <w:p w14:paraId="507CC02D"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0x50 - Inputs (I)</w:t>
      </w:r>
    </w:p>
    <w:p w14:paraId="5CE57063"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0x51 - Outputs (Q)</w:t>
      </w:r>
    </w:p>
    <w:p w14:paraId="69157156"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0x52 - Flags (M)</w:t>
      </w:r>
    </w:p>
    <w:p w14:paraId="76A9D53E"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0x53 - Counter (C)</w:t>
      </w:r>
    </w:p>
    <w:p w14:paraId="6C66A607" w14:textId="77777777" w:rsidR="00BF64C4" w:rsidRDefault="00BF64C4" w:rsidP="00BF64C4">
      <w:pPr>
        <w:pStyle w:val="HTMLPreformatted"/>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lastRenderedPageBreak/>
        <w:t>0x54 - Timer (T)</w:t>
      </w:r>
    </w:p>
    <w:p w14:paraId="4FAF61DC" w14:textId="7600BE77" w:rsidR="001833E1" w:rsidRDefault="001833E1">
      <w:r>
        <w:br w:type="page"/>
      </w:r>
    </w:p>
    <w:p w14:paraId="0B3F0C67" w14:textId="77777777" w:rsidR="008130D5" w:rsidRDefault="008130D5" w:rsidP="008130D5">
      <w:pPr>
        <w:pStyle w:val="Heading1"/>
        <w:spacing w:before="0" w:beforeAutospacing="0" w:after="107" w:afterAutospacing="0"/>
        <w:rPr>
          <w:rFonts w:ascii="Arial" w:hAnsi="Arial" w:cs="Arial"/>
          <w:color w:val="333333"/>
        </w:rPr>
      </w:pPr>
      <w:r>
        <w:rPr>
          <w:rFonts w:ascii="Arial" w:hAnsi="Arial" w:cs="Arial"/>
          <w:color w:val="333333"/>
        </w:rPr>
        <w:lastRenderedPageBreak/>
        <w:t>11 Connection</w:t>
      </w:r>
    </w:p>
    <w:p w14:paraId="0CCB7349" w14:textId="77777777" w:rsidR="008130D5" w:rsidRDefault="008130D5" w:rsidP="008130D5">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A connection is setup in three steps:</w:t>
      </w:r>
    </w:p>
    <w:p w14:paraId="74125CE8" w14:textId="77777777" w:rsidR="008130D5" w:rsidRDefault="008130D5" w:rsidP="008130D5">
      <w:pPr>
        <w:pStyle w:val="Heading3"/>
        <w:spacing w:before="0" w:after="213"/>
        <w:rPr>
          <w:rFonts w:ascii="Arial" w:hAnsi="Arial" w:cs="Arial"/>
          <w:color w:val="333333"/>
          <w:sz w:val="27"/>
          <w:szCs w:val="27"/>
        </w:rPr>
      </w:pPr>
      <w:r>
        <w:rPr>
          <w:rFonts w:ascii="Arial" w:hAnsi="Arial" w:cs="Arial"/>
          <w:color w:val="333333"/>
        </w:rPr>
        <w:t>TCP/IP</w:t>
      </w:r>
    </w:p>
    <w:p w14:paraId="7F83229E" w14:textId="77777777" w:rsidR="008130D5" w:rsidRDefault="008130D5" w:rsidP="008130D5">
      <w:pPr>
        <w:numPr>
          <w:ilvl w:val="0"/>
          <w:numId w:val="33"/>
        </w:numPr>
        <w:spacing w:after="0" w:line="240" w:lineRule="auto"/>
        <w:ind w:left="1080"/>
        <w:rPr>
          <w:rFonts w:ascii="Arial" w:hAnsi="Arial" w:cs="Arial"/>
          <w:color w:val="333333"/>
          <w:sz w:val="21"/>
          <w:szCs w:val="21"/>
        </w:rPr>
      </w:pPr>
      <w:r>
        <w:rPr>
          <w:rFonts w:ascii="Arial" w:hAnsi="Arial" w:cs="Arial"/>
          <w:color w:val="333333"/>
          <w:sz w:val="21"/>
          <w:szCs w:val="21"/>
        </w:rPr>
        <w:t>Connect to PLC at </w:t>
      </w:r>
      <w:r>
        <w:rPr>
          <w:rStyle w:val="HTMLCode"/>
          <w:rFonts w:ascii="Consolas" w:eastAsiaTheme="majorEastAsia" w:hAnsi="Consolas"/>
          <w:color w:val="333333"/>
          <w:sz w:val="21"/>
          <w:szCs w:val="21"/>
          <w:shd w:val="clear" w:color="auto" w:fill="FBFAF9"/>
        </w:rPr>
        <w:t>&lt;IP ADDRESS&gt;</w:t>
      </w:r>
      <w:r>
        <w:rPr>
          <w:rFonts w:ascii="Arial" w:hAnsi="Arial" w:cs="Arial"/>
          <w:color w:val="333333"/>
          <w:sz w:val="21"/>
          <w:szCs w:val="21"/>
        </w:rPr>
        <w:t> on TCP port </w:t>
      </w:r>
      <w:r>
        <w:rPr>
          <w:rStyle w:val="HTMLCode"/>
          <w:rFonts w:ascii="Consolas" w:eastAsiaTheme="majorEastAsia" w:hAnsi="Consolas"/>
          <w:color w:val="333333"/>
          <w:sz w:val="21"/>
          <w:szCs w:val="21"/>
          <w:shd w:val="clear" w:color="auto" w:fill="FBFAF9"/>
        </w:rPr>
        <w:t>102</w:t>
      </w:r>
    </w:p>
    <w:p w14:paraId="64D40ECB" w14:textId="77777777" w:rsidR="008130D5" w:rsidRDefault="008130D5" w:rsidP="008130D5">
      <w:pPr>
        <w:pStyle w:val="Heading3"/>
        <w:spacing w:before="0" w:after="213"/>
        <w:rPr>
          <w:rFonts w:ascii="Arial" w:hAnsi="Arial" w:cs="Arial"/>
          <w:color w:val="333333"/>
          <w:sz w:val="27"/>
          <w:szCs w:val="27"/>
        </w:rPr>
      </w:pPr>
      <w:r>
        <w:rPr>
          <w:rFonts w:ascii="Arial" w:hAnsi="Arial" w:cs="Arial"/>
          <w:color w:val="333333"/>
        </w:rPr>
        <w:t>COTP Connection Request</w:t>
      </w:r>
    </w:p>
    <w:p w14:paraId="36486447" w14:textId="77777777" w:rsidR="008130D5" w:rsidRDefault="008130D5" w:rsidP="008130D5">
      <w:pPr>
        <w:numPr>
          <w:ilvl w:val="0"/>
          <w:numId w:val="34"/>
        </w:numPr>
        <w:spacing w:after="0" w:line="240" w:lineRule="auto"/>
        <w:ind w:left="1080"/>
        <w:rPr>
          <w:rFonts w:ascii="Arial" w:hAnsi="Arial" w:cs="Arial"/>
          <w:color w:val="333333"/>
          <w:sz w:val="21"/>
          <w:szCs w:val="21"/>
        </w:rPr>
      </w:pPr>
      <w:r>
        <w:rPr>
          <w:rFonts w:ascii="Arial" w:hAnsi="Arial" w:cs="Arial"/>
          <w:color w:val="333333"/>
          <w:sz w:val="21"/>
          <w:szCs w:val="21"/>
        </w:rPr>
        <w:t>See </w:t>
      </w:r>
      <w:hyperlink r:id="rId70" w:anchor="connection_request" w:tooltip="kb:production:s7-communication:iso-tp" w:history="1">
        <w:r>
          <w:rPr>
            <w:rStyle w:val="Hyperlink"/>
            <w:rFonts w:ascii="Arial" w:hAnsi="Arial" w:cs="Arial"/>
            <w:color w:val="008800"/>
            <w:sz w:val="21"/>
            <w:szCs w:val="21"/>
          </w:rPr>
          <w:t>ISO TP Connection Request</w:t>
        </w:r>
      </w:hyperlink>
    </w:p>
    <w:p w14:paraId="123BCC2A" w14:textId="77777777" w:rsidR="008130D5" w:rsidRDefault="008130D5" w:rsidP="008130D5">
      <w:pPr>
        <w:pStyle w:val="Heading3"/>
        <w:spacing w:before="0" w:after="213"/>
        <w:rPr>
          <w:rFonts w:ascii="Arial" w:hAnsi="Arial" w:cs="Arial"/>
          <w:color w:val="333333"/>
          <w:sz w:val="27"/>
          <w:szCs w:val="27"/>
        </w:rPr>
      </w:pPr>
      <w:r>
        <w:rPr>
          <w:rFonts w:ascii="Arial" w:hAnsi="Arial" w:cs="Arial"/>
          <w:color w:val="333333"/>
        </w:rPr>
        <w:t>S7 Comm PDU Negotiation</w:t>
      </w:r>
    </w:p>
    <w:p w14:paraId="1B142EF7" w14:textId="77777777" w:rsidR="008130D5" w:rsidRDefault="008130D5" w:rsidP="008130D5">
      <w:pPr>
        <w:pStyle w:val="Heading4"/>
        <w:spacing w:before="0" w:after="240"/>
        <w:rPr>
          <w:rFonts w:ascii="Arial" w:hAnsi="Arial" w:cs="Arial"/>
          <w:color w:val="333333"/>
          <w:sz w:val="21"/>
          <w:szCs w:val="21"/>
        </w:rPr>
      </w:pPr>
      <w:r>
        <w:rPr>
          <w:rFonts w:ascii="Arial" w:hAnsi="Arial" w:cs="Arial"/>
          <w:color w:val="333333"/>
          <w:sz w:val="21"/>
          <w:szCs w:val="21"/>
        </w:rPr>
        <w:t>Header</w:t>
      </w:r>
    </w:p>
    <w:p w14:paraId="705A8D0C" w14:textId="77777777" w:rsidR="008130D5" w:rsidRDefault="008130D5" w:rsidP="008130D5">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See </w:t>
      </w:r>
      <w:hyperlink r:id="rId71" w:tooltip="kb:production:s7-communication:s7comm" w:history="1">
        <w:r>
          <w:rPr>
            <w:rStyle w:val="Hyperlink"/>
            <w:rFonts w:ascii="Arial" w:eastAsiaTheme="majorEastAsia" w:hAnsi="Arial" w:cs="Arial"/>
            <w:color w:val="008800"/>
            <w:sz w:val="21"/>
            <w:szCs w:val="21"/>
          </w:rPr>
          <w:t>S7 Comm</w:t>
        </w:r>
      </w:hyperlink>
      <w:r>
        <w:rPr>
          <w:rFonts w:ascii="Arial" w:hAnsi="Arial" w:cs="Arial"/>
          <w:color w:val="333333"/>
          <w:sz w:val="21"/>
          <w:szCs w:val="21"/>
        </w:rPr>
        <w:t>.</w:t>
      </w:r>
    </w:p>
    <w:p w14:paraId="5CE204F6" w14:textId="77777777" w:rsidR="008130D5" w:rsidRDefault="008130D5" w:rsidP="008130D5">
      <w:pPr>
        <w:pStyle w:val="Heading4"/>
        <w:spacing w:before="0" w:after="240"/>
        <w:rPr>
          <w:rFonts w:ascii="Arial" w:hAnsi="Arial" w:cs="Arial"/>
          <w:color w:val="333333"/>
          <w:sz w:val="21"/>
          <w:szCs w:val="21"/>
        </w:rPr>
      </w:pPr>
      <w:r>
        <w:rPr>
          <w:rFonts w:ascii="Arial" w:hAnsi="Arial" w:cs="Arial"/>
          <w:color w:val="333333"/>
          <w:sz w:val="21"/>
          <w:szCs w:val="21"/>
        </w:rPr>
        <w:t>Request Params</w:t>
      </w:r>
    </w:p>
    <w:tbl>
      <w:tblPr>
        <w:tblW w:w="945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78"/>
        <w:gridCol w:w="1029"/>
        <w:gridCol w:w="7743"/>
      </w:tblGrid>
      <w:tr w:rsidR="008130D5" w14:paraId="2D5D5E83" w14:textId="77777777" w:rsidTr="008130D5">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5E53818" w14:textId="77777777" w:rsidR="008130D5" w:rsidRDefault="008130D5">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5A5CBAF" w14:textId="77777777" w:rsidR="008130D5" w:rsidRDefault="008130D5">
            <w:pPr>
              <w:rPr>
                <w:b/>
                <w:bCs/>
              </w:rPr>
            </w:pPr>
            <w:r>
              <w:rPr>
                <w:b/>
                <w:bCs/>
              </w:rPr>
              <w:t>Value</w:t>
            </w:r>
          </w:p>
        </w:tc>
        <w:tc>
          <w:tcPr>
            <w:tcW w:w="7600"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483BFAE" w14:textId="77777777" w:rsidR="008130D5" w:rsidRDefault="008130D5">
            <w:pPr>
              <w:rPr>
                <w:b/>
                <w:bCs/>
              </w:rPr>
            </w:pPr>
            <w:r>
              <w:rPr>
                <w:b/>
                <w:bCs/>
              </w:rPr>
              <w:t>Description</w:t>
            </w:r>
          </w:p>
        </w:tc>
      </w:tr>
      <w:tr w:rsidR="008130D5" w14:paraId="75FAD4FA" w14:textId="77777777" w:rsidTr="008130D5">
        <w:trPr>
          <w:tblHeader/>
        </w:trPr>
        <w:tc>
          <w:tcPr>
            <w:tcW w:w="945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1FF9B6F" w14:textId="77777777" w:rsidR="008130D5" w:rsidRDefault="008130D5">
            <w:pPr>
              <w:rPr>
                <w:b/>
                <w:bCs/>
              </w:rPr>
            </w:pPr>
            <w:r>
              <w:rPr>
                <w:b/>
                <w:bCs/>
              </w:rPr>
              <w:t>Fixed Part</w:t>
            </w:r>
          </w:p>
        </w:tc>
      </w:tr>
      <w:tr w:rsidR="008130D5" w14:paraId="1D3F51C6" w14:textId="77777777" w:rsidTr="008130D5">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2C96B24" w14:textId="77777777" w:rsidR="008130D5" w:rsidRDefault="008130D5">
            <w:r>
              <w:t>[0]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4200257" w14:textId="77777777" w:rsidR="008130D5" w:rsidRDefault="008130D5">
            <w:r>
              <w:rPr>
                <w:rStyle w:val="HTMLCode"/>
                <w:rFonts w:ascii="Consolas" w:eastAsiaTheme="majorEastAsia" w:hAnsi="Consolas"/>
                <w:color w:val="333333"/>
                <w:shd w:val="clear" w:color="auto" w:fill="FBFAF9"/>
              </w:rPr>
              <w:t>0xF0</w:t>
            </w:r>
          </w:p>
        </w:tc>
        <w:tc>
          <w:tcPr>
            <w:tcW w:w="760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B06C1A3" w14:textId="77777777" w:rsidR="008130D5" w:rsidRDefault="008130D5">
            <w:r>
              <w:t>Parameter: Setup communictation</w:t>
            </w:r>
          </w:p>
        </w:tc>
      </w:tr>
      <w:tr w:rsidR="008130D5" w14:paraId="09C95A19" w14:textId="77777777" w:rsidTr="008130D5">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130DE51" w14:textId="77777777" w:rsidR="008130D5" w:rsidRDefault="008130D5">
            <w: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ACD848B" w14:textId="77777777" w:rsidR="008130D5" w:rsidRDefault="008130D5">
            <w:r>
              <w:rPr>
                <w:rStyle w:val="HTMLCode"/>
                <w:rFonts w:ascii="Consolas" w:eastAsiaTheme="majorEastAsia" w:hAnsi="Consolas"/>
                <w:color w:val="333333"/>
                <w:shd w:val="clear" w:color="auto" w:fill="FBFAF9"/>
              </w:rPr>
              <w:t>0x00</w:t>
            </w:r>
          </w:p>
        </w:tc>
        <w:tc>
          <w:tcPr>
            <w:tcW w:w="760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962AE65" w14:textId="77777777" w:rsidR="008130D5" w:rsidRDefault="008130D5">
            <w:r>
              <w:t>Reserved</w:t>
            </w:r>
          </w:p>
        </w:tc>
      </w:tr>
      <w:tr w:rsidR="008130D5" w14:paraId="11A77A90" w14:textId="77777777" w:rsidTr="008130D5">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C9218CC" w14:textId="77777777" w:rsidR="008130D5" w:rsidRDefault="008130D5">
            <w:r>
              <w:t>[2-3]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BCE07ED" w14:textId="77777777" w:rsidR="008130D5" w:rsidRDefault="008130D5">
            <w:r>
              <w:rPr>
                <w:rStyle w:val="HTMLCode"/>
                <w:rFonts w:ascii="Consolas" w:eastAsiaTheme="majorEastAsia" w:hAnsi="Consolas"/>
                <w:color w:val="333333"/>
                <w:shd w:val="clear" w:color="auto" w:fill="FBFAF9"/>
              </w:rPr>
              <w:t>0x00 01</w:t>
            </w:r>
          </w:p>
        </w:tc>
        <w:tc>
          <w:tcPr>
            <w:tcW w:w="760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A12E352" w14:textId="77777777" w:rsidR="008130D5" w:rsidRDefault="008130D5">
            <w:r>
              <w:t>Max AmQ (parallel jobs with ack) calling</w:t>
            </w:r>
          </w:p>
        </w:tc>
      </w:tr>
      <w:tr w:rsidR="008130D5" w14:paraId="21184136" w14:textId="77777777" w:rsidTr="008130D5">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1159B83" w14:textId="77777777" w:rsidR="008130D5" w:rsidRDefault="008130D5">
            <w:r>
              <w:t>[4-5]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4FBC915" w14:textId="77777777" w:rsidR="008130D5" w:rsidRDefault="008130D5">
            <w:r>
              <w:rPr>
                <w:rStyle w:val="HTMLCode"/>
                <w:rFonts w:ascii="Consolas" w:eastAsiaTheme="majorEastAsia" w:hAnsi="Consolas"/>
                <w:color w:val="333333"/>
                <w:shd w:val="clear" w:color="auto" w:fill="FBFAF9"/>
              </w:rPr>
              <w:t>0x00 01</w:t>
            </w:r>
          </w:p>
        </w:tc>
        <w:tc>
          <w:tcPr>
            <w:tcW w:w="760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A5DF1F7" w14:textId="77777777" w:rsidR="008130D5" w:rsidRDefault="008130D5">
            <w:r>
              <w:t>Max AmQ (parallel jobs with ack) called</w:t>
            </w:r>
          </w:p>
        </w:tc>
      </w:tr>
      <w:tr w:rsidR="008130D5" w14:paraId="7893AA34" w14:textId="77777777" w:rsidTr="008130D5">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A8A7C19" w14:textId="77777777" w:rsidR="008130D5" w:rsidRDefault="008130D5">
            <w:r>
              <w:t>[6-7]</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DC7AFDC" w14:textId="77777777" w:rsidR="008130D5" w:rsidRDefault="008130D5">
            <w:r>
              <w:rPr>
                <w:rStyle w:val="HTMLCode"/>
                <w:rFonts w:ascii="Consolas" w:eastAsiaTheme="majorEastAsia" w:hAnsi="Consolas"/>
                <w:color w:val="333333"/>
                <w:shd w:val="clear" w:color="auto" w:fill="FBFAF9"/>
              </w:rPr>
              <w:t>0x…… ……</w:t>
            </w:r>
          </w:p>
        </w:tc>
        <w:tc>
          <w:tcPr>
            <w:tcW w:w="760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B27087" w14:textId="77777777" w:rsidR="008130D5" w:rsidRDefault="00000000">
            <w:hyperlink r:id="rId72" w:anchor="pdu_sizes" w:tooltip="kb:production:s7-communication:constants" w:history="1">
              <w:r w:rsidR="008130D5">
                <w:rPr>
                  <w:rStyle w:val="Hyperlink"/>
                  <w:color w:val="008800"/>
                </w:rPr>
                <w:t>PDU Length</w:t>
              </w:r>
            </w:hyperlink>
            <w:r w:rsidR="008130D5">
              <w:t> (negotiated)</w:t>
            </w:r>
          </w:p>
        </w:tc>
      </w:tr>
    </w:tbl>
    <w:p w14:paraId="53F591D0" w14:textId="77777777" w:rsidR="008130D5" w:rsidRDefault="008130D5" w:rsidP="008130D5">
      <w:pPr>
        <w:pStyle w:val="Heading4"/>
        <w:spacing w:before="0" w:after="240"/>
        <w:rPr>
          <w:rFonts w:ascii="Arial" w:hAnsi="Arial" w:cs="Arial"/>
          <w:color w:val="333333"/>
          <w:sz w:val="21"/>
          <w:szCs w:val="21"/>
        </w:rPr>
      </w:pPr>
      <w:r>
        <w:rPr>
          <w:rFonts w:ascii="Arial" w:hAnsi="Arial" w:cs="Arial"/>
          <w:color w:val="333333"/>
          <w:sz w:val="21"/>
          <w:szCs w:val="21"/>
        </w:rPr>
        <w:t>Response Params</w:t>
      </w:r>
    </w:p>
    <w:p w14:paraId="0EE7BB65" w14:textId="77777777" w:rsidR="008130D5" w:rsidRDefault="008130D5" w:rsidP="008130D5">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Identical to the request, with Message Type = </w:t>
      </w:r>
      <w:r>
        <w:rPr>
          <w:rStyle w:val="HTMLCode"/>
          <w:rFonts w:ascii="Consolas" w:eastAsiaTheme="majorEastAsia" w:hAnsi="Consolas"/>
          <w:color w:val="333333"/>
          <w:sz w:val="21"/>
          <w:szCs w:val="21"/>
          <w:shd w:val="clear" w:color="auto" w:fill="FBFAF9"/>
        </w:rPr>
        <w:t>0x03</w:t>
      </w:r>
      <w:r>
        <w:rPr>
          <w:rFonts w:ascii="Arial" w:hAnsi="Arial" w:cs="Arial"/>
          <w:color w:val="333333"/>
          <w:sz w:val="21"/>
          <w:szCs w:val="21"/>
        </w:rPr>
        <w:t> (ACK). Values for AmQs and PDU Length can vary from request.</w:t>
      </w:r>
    </w:p>
    <w:p w14:paraId="1597D0CC" w14:textId="22313094" w:rsidR="008130D5" w:rsidRDefault="008130D5">
      <w:r>
        <w:br w:type="page"/>
      </w:r>
    </w:p>
    <w:p w14:paraId="2C0D0A01" w14:textId="77777777" w:rsidR="005B2276" w:rsidRDefault="005B2276" w:rsidP="005B2276">
      <w:pPr>
        <w:pStyle w:val="Heading1"/>
        <w:spacing w:before="0" w:beforeAutospacing="0" w:after="107" w:afterAutospacing="0"/>
        <w:rPr>
          <w:rFonts w:ascii="Arial" w:hAnsi="Arial" w:cs="Arial"/>
          <w:color w:val="333333"/>
        </w:rPr>
      </w:pPr>
      <w:r>
        <w:rPr>
          <w:rFonts w:ascii="Arial" w:hAnsi="Arial" w:cs="Arial"/>
          <w:color w:val="333333"/>
        </w:rPr>
        <w:lastRenderedPageBreak/>
        <w:t>12 Read Variable</w:t>
      </w:r>
    </w:p>
    <w:p w14:paraId="0B458608" w14:textId="77777777" w:rsidR="005B2276" w:rsidRDefault="005B2276" w:rsidP="005B2276">
      <w:pPr>
        <w:pStyle w:val="Heading2"/>
        <w:spacing w:before="0" w:after="160"/>
        <w:rPr>
          <w:rFonts w:ascii="Arial" w:hAnsi="Arial" w:cs="Arial"/>
          <w:color w:val="333333"/>
        </w:rPr>
      </w:pPr>
      <w:r>
        <w:rPr>
          <w:rFonts w:ascii="Arial" w:hAnsi="Arial" w:cs="Arial"/>
          <w:color w:val="333333"/>
        </w:rPr>
        <w:t>Request</w:t>
      </w:r>
    </w:p>
    <w:p w14:paraId="0533A731" w14:textId="77777777" w:rsidR="005B2276" w:rsidRDefault="00000000" w:rsidP="005B2276">
      <w:pPr>
        <w:pStyle w:val="NormalWeb"/>
        <w:spacing w:before="0" w:beforeAutospacing="0" w:after="336" w:afterAutospacing="0"/>
        <w:rPr>
          <w:rFonts w:ascii="Arial" w:hAnsi="Arial" w:cs="Arial"/>
          <w:color w:val="333333"/>
          <w:sz w:val="21"/>
          <w:szCs w:val="21"/>
        </w:rPr>
      </w:pPr>
      <w:hyperlink r:id="rId73" w:anchor="message_types" w:tooltip="kb:production:s7-communication:constants" w:history="1">
        <w:r w:rsidR="005B2276">
          <w:rPr>
            <w:rStyle w:val="Hyperlink"/>
            <w:rFonts w:ascii="Arial" w:eastAsiaTheme="majorEastAsia" w:hAnsi="Arial" w:cs="Arial"/>
            <w:color w:val="008800"/>
            <w:sz w:val="21"/>
            <w:szCs w:val="21"/>
          </w:rPr>
          <w:t>Message Type</w:t>
        </w:r>
      </w:hyperlink>
      <w:r w:rsidR="005B2276">
        <w:rPr>
          <w:rFonts w:ascii="Arial" w:hAnsi="Arial" w:cs="Arial"/>
          <w:color w:val="333333"/>
          <w:sz w:val="21"/>
          <w:szCs w:val="21"/>
        </w:rPr>
        <w:t> = JOB (</w:t>
      </w:r>
      <w:r w:rsidR="005B2276">
        <w:rPr>
          <w:rStyle w:val="HTMLCode"/>
          <w:rFonts w:ascii="Consolas" w:hAnsi="Consolas"/>
          <w:color w:val="333333"/>
          <w:sz w:val="21"/>
          <w:szCs w:val="21"/>
          <w:shd w:val="clear" w:color="auto" w:fill="FBFAF9"/>
        </w:rPr>
        <w:t>0x01</w:t>
      </w:r>
      <w:r w:rsidR="005B2276">
        <w:rPr>
          <w:rFonts w:ascii="Arial" w:hAnsi="Arial" w:cs="Arial"/>
          <w:color w:val="333333"/>
          <w:sz w:val="21"/>
          <w:szCs w:val="21"/>
        </w:rPr>
        <w:t>)</w:t>
      </w:r>
    </w:p>
    <w:p w14:paraId="29A1C4D0" w14:textId="77777777" w:rsidR="005B2276" w:rsidRDefault="005B2276" w:rsidP="005B2276">
      <w:pPr>
        <w:pStyle w:val="Heading4"/>
        <w:spacing w:before="0" w:after="240"/>
        <w:rPr>
          <w:rFonts w:ascii="Arial" w:hAnsi="Arial" w:cs="Arial"/>
          <w:color w:val="333333"/>
          <w:sz w:val="21"/>
          <w:szCs w:val="21"/>
        </w:rPr>
      </w:pPr>
      <w:r>
        <w:rPr>
          <w:rFonts w:ascii="Arial" w:hAnsi="Arial" w:cs="Arial"/>
          <w:color w:val="333333"/>
          <w:sz w:val="21"/>
          <w:szCs w:val="21"/>
        </w:rPr>
        <w:t>Params</w:t>
      </w:r>
    </w:p>
    <w:tbl>
      <w:tblPr>
        <w:tblW w:w="1026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24"/>
        <w:gridCol w:w="1209"/>
        <w:gridCol w:w="8127"/>
      </w:tblGrid>
      <w:tr w:rsidR="005B2276" w14:paraId="47F3E53F" w14:textId="77777777" w:rsidTr="005B227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E083A60" w14:textId="77777777" w:rsidR="005B2276" w:rsidRDefault="005B2276">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CB45468" w14:textId="77777777" w:rsidR="005B2276" w:rsidRDefault="005B2276">
            <w:pPr>
              <w:rPr>
                <w:b/>
                <w:bCs/>
              </w:rPr>
            </w:pPr>
            <w:r>
              <w:rPr>
                <w:b/>
                <w:bCs/>
              </w:rPr>
              <w:t>Value</w:t>
            </w:r>
          </w:p>
        </w:tc>
        <w:tc>
          <w:tcPr>
            <w:tcW w:w="7823"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D170A54" w14:textId="77777777" w:rsidR="005B2276" w:rsidRDefault="005B2276">
            <w:pPr>
              <w:rPr>
                <w:b/>
                <w:bCs/>
              </w:rPr>
            </w:pPr>
            <w:r>
              <w:rPr>
                <w:b/>
                <w:bCs/>
              </w:rPr>
              <w:t>Description</w:t>
            </w:r>
          </w:p>
        </w:tc>
      </w:tr>
      <w:tr w:rsidR="005B2276" w14:paraId="2D542325" w14:textId="77777777" w:rsidTr="005B2276">
        <w:trPr>
          <w:tblHeader/>
        </w:trPr>
        <w:tc>
          <w:tcPr>
            <w:tcW w:w="1026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2AE8C95" w14:textId="77777777" w:rsidR="005B2276" w:rsidRDefault="005B2276">
            <w:pPr>
              <w:rPr>
                <w:b/>
                <w:bCs/>
              </w:rPr>
            </w:pPr>
            <w:r>
              <w:rPr>
                <w:b/>
                <w:bCs/>
              </w:rPr>
              <w:t>Fixed Part</w:t>
            </w:r>
          </w:p>
        </w:tc>
      </w:tr>
      <w:tr w:rsidR="005B2276" w14:paraId="235A366E"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FD51564" w14:textId="77777777" w:rsidR="005B2276" w:rsidRDefault="005B2276">
            <w:r>
              <w:t>[0]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CA253B9" w14:textId="77777777" w:rsidR="005B2276" w:rsidRDefault="005B2276">
            <w:r>
              <w:rPr>
                <w:rStyle w:val="HTMLCode"/>
                <w:rFonts w:ascii="Consolas" w:eastAsiaTheme="minorHAnsi" w:hAnsi="Consolas"/>
                <w:color w:val="333333"/>
                <w:sz w:val="24"/>
                <w:szCs w:val="24"/>
                <w:shd w:val="clear" w:color="auto" w:fill="FBFAF9"/>
              </w:rPr>
              <w:t>0x04</w:t>
            </w:r>
          </w:p>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A72DB76" w14:textId="77777777" w:rsidR="005B2276" w:rsidRDefault="005B2276">
            <w:r>
              <w:t>Function Code (Read = </w:t>
            </w:r>
            <w:r>
              <w:rPr>
                <w:rStyle w:val="HTMLCode"/>
                <w:rFonts w:ascii="Consolas" w:eastAsiaTheme="minorHAnsi" w:hAnsi="Consolas"/>
                <w:color w:val="333333"/>
                <w:sz w:val="24"/>
                <w:szCs w:val="24"/>
                <w:shd w:val="clear" w:color="auto" w:fill="FBFAF9"/>
              </w:rPr>
              <w:t>0x04</w:t>
            </w:r>
            <w:r>
              <w:t>)</w:t>
            </w:r>
          </w:p>
        </w:tc>
      </w:tr>
      <w:tr w:rsidR="005B2276" w14:paraId="2670BA09"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6E6D77A" w14:textId="77777777" w:rsidR="005B2276" w:rsidRDefault="005B2276">
            <w: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0E54207" w14:textId="77777777" w:rsidR="005B2276" w:rsidRDefault="005B2276">
            <w:r>
              <w:rPr>
                <w:rStyle w:val="HTMLCode"/>
                <w:rFonts w:ascii="Consolas" w:eastAsiaTheme="minorHAnsi" w:hAnsi="Consolas"/>
                <w:color w:val="333333"/>
                <w:sz w:val="24"/>
                <w:szCs w:val="24"/>
                <w:shd w:val="clear" w:color="auto" w:fill="FBFAF9"/>
              </w:rPr>
              <w:t>0x01</w:t>
            </w:r>
          </w:p>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22F729" w14:textId="77777777" w:rsidR="005B2276" w:rsidRDefault="005B2276">
            <w:r>
              <w:t>Item Count (only 1 item)</w:t>
            </w:r>
          </w:p>
        </w:tc>
      </w:tr>
      <w:tr w:rsidR="005B2276" w14:paraId="2D19F2A9"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D9DB273" w14:textId="77777777" w:rsidR="005B2276" w:rsidRDefault="005B2276">
            <w:r>
              <w:t>[2]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5D3D50C" w14:textId="77777777" w:rsidR="005B2276" w:rsidRDefault="005B2276">
            <w:r>
              <w:rPr>
                <w:rStyle w:val="HTMLCode"/>
                <w:rFonts w:ascii="Consolas" w:eastAsiaTheme="minorHAnsi" w:hAnsi="Consolas"/>
                <w:color w:val="333333"/>
                <w:sz w:val="24"/>
                <w:szCs w:val="24"/>
                <w:shd w:val="clear" w:color="auto" w:fill="FBFAF9"/>
              </w:rPr>
              <w:t>0x12</w:t>
            </w:r>
          </w:p>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AA0FD16" w14:textId="77777777" w:rsidR="005B2276" w:rsidRDefault="005B2276">
            <w:r>
              <w:t>Spec type (Variable Specification = </w:t>
            </w:r>
            <w:r>
              <w:rPr>
                <w:rStyle w:val="HTMLCode"/>
                <w:rFonts w:ascii="Consolas" w:eastAsiaTheme="minorHAnsi" w:hAnsi="Consolas"/>
                <w:color w:val="333333"/>
                <w:sz w:val="24"/>
                <w:szCs w:val="24"/>
                <w:shd w:val="clear" w:color="auto" w:fill="FBFAF9"/>
              </w:rPr>
              <w:t>0x12</w:t>
            </w:r>
            <w:r>
              <w:t>)</w:t>
            </w:r>
          </w:p>
        </w:tc>
      </w:tr>
      <w:tr w:rsidR="005B2276" w14:paraId="6F75CAD9"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77F03AD" w14:textId="77777777" w:rsidR="005B2276" w:rsidRDefault="005B2276">
            <w:r>
              <w:t>[3]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EBCEC39" w14:textId="77777777" w:rsidR="005B2276" w:rsidRDefault="005B2276">
            <w:r>
              <w:rPr>
                <w:rStyle w:val="HTMLCode"/>
                <w:rFonts w:ascii="Consolas" w:eastAsiaTheme="minorHAnsi" w:hAnsi="Consolas"/>
                <w:color w:val="333333"/>
                <w:sz w:val="24"/>
                <w:szCs w:val="24"/>
                <w:shd w:val="clear" w:color="auto" w:fill="FBFAF9"/>
              </w:rPr>
              <w:t>0x0A</w:t>
            </w:r>
          </w:p>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0BF2184" w14:textId="77777777" w:rsidR="005B2276" w:rsidRDefault="005B2276">
            <w:r>
              <w:t>Parameter length</w:t>
            </w:r>
          </w:p>
        </w:tc>
      </w:tr>
      <w:tr w:rsidR="005B2276" w14:paraId="6420067D"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4F3D774" w14:textId="77777777" w:rsidR="005B2276" w:rsidRDefault="005B2276">
            <w:r>
              <w:t>[4]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99D30EA" w14:textId="77777777" w:rsidR="005B2276" w:rsidRDefault="005B2276">
            <w:r>
              <w:rPr>
                <w:rStyle w:val="HTMLCode"/>
                <w:rFonts w:ascii="Consolas" w:eastAsiaTheme="minorHAnsi" w:hAnsi="Consolas"/>
                <w:color w:val="333333"/>
                <w:sz w:val="24"/>
                <w:szCs w:val="24"/>
                <w:shd w:val="clear" w:color="auto" w:fill="FBFAF9"/>
              </w:rPr>
              <w:t>0x10</w:t>
            </w:r>
          </w:p>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E6A6E8D" w14:textId="77777777" w:rsidR="005B2276" w:rsidRDefault="005B2276">
            <w:r>
              <w:t>Syntax ID (addressing mode “any-type” = </w:t>
            </w:r>
            <w:r>
              <w:rPr>
                <w:rStyle w:val="HTMLCode"/>
                <w:rFonts w:ascii="Consolas" w:eastAsiaTheme="minorHAnsi" w:hAnsi="Consolas"/>
                <w:color w:val="333333"/>
                <w:sz w:val="24"/>
                <w:szCs w:val="24"/>
                <w:shd w:val="clear" w:color="auto" w:fill="FBFAF9"/>
              </w:rPr>
              <w:t>0x10</w:t>
            </w:r>
            <w:r>
              <w:t>)</w:t>
            </w:r>
          </w:p>
        </w:tc>
      </w:tr>
      <w:tr w:rsidR="005B2276" w14:paraId="4A16284B"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BA5DF7F" w14:textId="77777777" w:rsidR="005B2276" w:rsidRDefault="005B2276">
            <w:r>
              <w:t>[5]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57BEF2A" w14:textId="77777777" w:rsidR="005B2276" w:rsidRDefault="005B2276">
            <w:r>
              <w:rPr>
                <w:rStyle w:val="HTMLCode"/>
                <w:rFonts w:ascii="Consolas" w:eastAsiaTheme="minorHAnsi" w:hAnsi="Consolas"/>
                <w:color w:val="333333"/>
                <w:sz w:val="24"/>
                <w:szCs w:val="24"/>
                <w:shd w:val="clear" w:color="auto" w:fill="FBFAF9"/>
              </w:rPr>
              <w:t>0x……</w:t>
            </w:r>
          </w:p>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E930AE7" w14:textId="77777777" w:rsidR="005B2276" w:rsidRDefault="00000000">
            <w:hyperlink r:id="rId74" w:anchor="variable_types" w:tooltip="kb:production:s7-communication:constants" w:history="1">
              <w:r w:rsidR="005B2276">
                <w:rPr>
                  <w:rStyle w:val="Hyperlink"/>
                  <w:color w:val="008800"/>
                </w:rPr>
                <w:t>Variable Type</w:t>
              </w:r>
            </w:hyperlink>
          </w:p>
        </w:tc>
      </w:tr>
      <w:tr w:rsidR="005B2276" w14:paraId="4FDF99AA"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F14A00F" w14:textId="77777777" w:rsidR="005B2276" w:rsidRDefault="005B2276">
            <w:r>
              <w:t>[6-7]</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54D3EFB" w14:textId="77777777" w:rsidR="005B2276" w:rsidRDefault="005B2276">
            <w:r>
              <w:rPr>
                <w:rStyle w:val="HTMLCode"/>
                <w:rFonts w:ascii="Consolas" w:eastAsiaTheme="minorHAnsi" w:hAnsi="Consolas"/>
                <w:color w:val="333333"/>
                <w:sz w:val="24"/>
                <w:szCs w:val="24"/>
                <w:shd w:val="clear" w:color="auto" w:fill="FBFAF9"/>
              </w:rPr>
              <w:t>0x…… ……</w:t>
            </w:r>
          </w:p>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F7613B9" w14:textId="77777777" w:rsidR="005B2276" w:rsidRDefault="005B2276">
            <w:r>
              <w:t>Count (number of elements of type </w:t>
            </w:r>
            <w:r>
              <w:rPr>
                <w:rStyle w:val="Emphasis"/>
              </w:rPr>
              <w:t>Variable Type</w:t>
            </w:r>
            <w:r>
              <w:t> to read or write)</w:t>
            </w:r>
          </w:p>
        </w:tc>
      </w:tr>
      <w:tr w:rsidR="005B2276" w14:paraId="1484CC37"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016F974" w14:textId="77777777" w:rsidR="005B2276" w:rsidRDefault="005B2276">
            <w:r>
              <w:t>[8-9]</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C6CCA28" w14:textId="77777777" w:rsidR="005B2276" w:rsidRDefault="005B2276">
            <w:r>
              <w:rPr>
                <w:rStyle w:val="HTMLCode"/>
                <w:rFonts w:ascii="Consolas" w:eastAsiaTheme="minorHAnsi" w:hAnsi="Consolas"/>
                <w:color w:val="333333"/>
                <w:sz w:val="24"/>
                <w:szCs w:val="24"/>
                <w:shd w:val="clear" w:color="auto" w:fill="FBFAF9"/>
              </w:rPr>
              <w:t>0x…… ……</w:t>
            </w:r>
          </w:p>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4943368" w14:textId="77777777" w:rsidR="005B2276" w:rsidRDefault="005B2276">
            <w:r>
              <w:t>Address of the data block in memory to read</w:t>
            </w:r>
          </w:p>
        </w:tc>
      </w:tr>
      <w:tr w:rsidR="005B2276" w14:paraId="43DF74A8"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59B0CA2" w14:textId="77777777" w:rsidR="005B2276" w:rsidRDefault="005B2276">
            <w:r>
              <w:t>[10]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8407499" w14:textId="77777777" w:rsidR="005B2276" w:rsidRDefault="005B2276">
            <w:r>
              <w:rPr>
                <w:rStyle w:val="HTMLCode"/>
                <w:rFonts w:ascii="Consolas" w:eastAsiaTheme="minorHAnsi" w:hAnsi="Consolas"/>
                <w:color w:val="333333"/>
                <w:sz w:val="24"/>
                <w:szCs w:val="24"/>
                <w:shd w:val="clear" w:color="auto" w:fill="FBFAF9"/>
              </w:rPr>
              <w:t>0x……</w:t>
            </w:r>
          </w:p>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BC5F1F1" w14:textId="77777777" w:rsidR="005B2276" w:rsidRDefault="00000000">
            <w:hyperlink r:id="rId75" w:anchor="memory_areas" w:tooltip="kb:production:s7-communication:constants" w:history="1">
              <w:r w:rsidR="005B2276">
                <w:rPr>
                  <w:rStyle w:val="Hyperlink"/>
                  <w:color w:val="008800"/>
                </w:rPr>
                <w:t>Memory Area</w:t>
              </w:r>
            </w:hyperlink>
          </w:p>
        </w:tc>
      </w:tr>
      <w:tr w:rsidR="005B2276" w14:paraId="26A5D4B9"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E8B1D28" w14:textId="77777777" w:rsidR="005B2276" w:rsidRDefault="005B2276">
            <w:r>
              <w:t>[11-13]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9EA7659" w14:textId="77777777" w:rsidR="005B2276" w:rsidRDefault="005B2276"/>
        </w:tc>
        <w:tc>
          <w:tcPr>
            <w:tcW w:w="782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2CB270C" w14:textId="77777777" w:rsidR="005B2276" w:rsidRDefault="005B2276">
            <w:pPr>
              <w:rPr>
                <w:sz w:val="24"/>
                <w:szCs w:val="24"/>
              </w:rPr>
            </w:pPr>
            <w:r>
              <w:t>offset of the addressed variable in the selected memory area (start address)</w:t>
            </w:r>
          </w:p>
        </w:tc>
      </w:tr>
    </w:tbl>
    <w:p w14:paraId="42DE7D1F" w14:textId="77777777" w:rsidR="005B2276" w:rsidRDefault="005B2276" w:rsidP="005B2276">
      <w:pPr>
        <w:pStyle w:val="Heading4"/>
        <w:spacing w:before="0" w:after="240"/>
        <w:rPr>
          <w:rFonts w:ascii="Arial" w:hAnsi="Arial" w:cs="Arial"/>
          <w:color w:val="333333"/>
          <w:sz w:val="21"/>
          <w:szCs w:val="21"/>
        </w:rPr>
      </w:pPr>
      <w:r>
        <w:rPr>
          <w:rFonts w:ascii="Arial" w:hAnsi="Arial" w:cs="Arial"/>
          <w:color w:val="333333"/>
          <w:sz w:val="21"/>
          <w:szCs w:val="21"/>
        </w:rPr>
        <w:t>Data</w:t>
      </w:r>
    </w:p>
    <w:p w14:paraId="6C72E5C7" w14:textId="77777777" w:rsidR="005B2276" w:rsidRDefault="005B2276" w:rsidP="005B2276">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none.</w:t>
      </w:r>
    </w:p>
    <w:p w14:paraId="0EE5E321" w14:textId="77777777" w:rsidR="005B2276" w:rsidRDefault="00000000" w:rsidP="005B2276">
      <w:pPr>
        <w:spacing w:after="336"/>
        <w:rPr>
          <w:rFonts w:ascii="Arial" w:hAnsi="Arial" w:cs="Arial"/>
          <w:color w:val="333333"/>
          <w:sz w:val="21"/>
          <w:szCs w:val="21"/>
        </w:rPr>
      </w:pPr>
      <w:r>
        <w:rPr>
          <w:rFonts w:ascii="Arial" w:hAnsi="Arial" w:cs="Arial"/>
          <w:color w:val="333333"/>
          <w:sz w:val="21"/>
          <w:szCs w:val="21"/>
        </w:rPr>
        <w:pict w14:anchorId="34EE10F3">
          <v:rect id="_x0000_i1027" style="width:0;height:0" o:hralign="center" o:hrstd="t" o:hr="t" fillcolor="#a0a0a0" stroked="f"/>
        </w:pict>
      </w:r>
    </w:p>
    <w:p w14:paraId="244728C1" w14:textId="77777777" w:rsidR="005B2276" w:rsidRDefault="005B2276" w:rsidP="005B2276">
      <w:pPr>
        <w:pStyle w:val="Heading2"/>
        <w:spacing w:before="0" w:after="160"/>
        <w:rPr>
          <w:rFonts w:ascii="Arial" w:hAnsi="Arial" w:cs="Arial"/>
          <w:color w:val="333333"/>
          <w:sz w:val="36"/>
          <w:szCs w:val="36"/>
        </w:rPr>
      </w:pPr>
      <w:r>
        <w:rPr>
          <w:rFonts w:ascii="Arial" w:hAnsi="Arial" w:cs="Arial"/>
          <w:color w:val="333333"/>
        </w:rPr>
        <w:t>Response</w:t>
      </w:r>
    </w:p>
    <w:p w14:paraId="58F33DB1" w14:textId="77777777" w:rsidR="005B2276" w:rsidRDefault="00000000" w:rsidP="005B2276">
      <w:pPr>
        <w:pStyle w:val="NormalWeb"/>
        <w:spacing w:before="0" w:beforeAutospacing="0" w:after="336" w:afterAutospacing="0"/>
        <w:rPr>
          <w:rFonts w:ascii="Arial" w:hAnsi="Arial" w:cs="Arial"/>
          <w:color w:val="333333"/>
          <w:sz w:val="21"/>
          <w:szCs w:val="21"/>
        </w:rPr>
      </w:pPr>
      <w:hyperlink r:id="rId76" w:anchor="message_types" w:tooltip="kb:production:s7-communication:constants" w:history="1">
        <w:r w:rsidR="005B2276">
          <w:rPr>
            <w:rStyle w:val="Hyperlink"/>
            <w:rFonts w:ascii="Arial" w:eastAsiaTheme="majorEastAsia" w:hAnsi="Arial" w:cs="Arial"/>
            <w:color w:val="008800"/>
            <w:sz w:val="21"/>
            <w:szCs w:val="21"/>
          </w:rPr>
          <w:t>Message Type</w:t>
        </w:r>
      </w:hyperlink>
      <w:r w:rsidR="005B2276">
        <w:rPr>
          <w:rFonts w:ascii="Arial" w:hAnsi="Arial" w:cs="Arial"/>
          <w:color w:val="333333"/>
          <w:sz w:val="21"/>
          <w:szCs w:val="21"/>
        </w:rPr>
        <w:t> = ACK_DATA (</w:t>
      </w:r>
      <w:r w:rsidR="005B2276">
        <w:rPr>
          <w:rStyle w:val="HTMLCode"/>
          <w:rFonts w:ascii="Consolas" w:hAnsi="Consolas"/>
          <w:color w:val="333333"/>
          <w:sz w:val="21"/>
          <w:szCs w:val="21"/>
          <w:shd w:val="clear" w:color="auto" w:fill="FBFAF9"/>
        </w:rPr>
        <w:t>0x03</w:t>
      </w:r>
      <w:r w:rsidR="005B2276">
        <w:rPr>
          <w:rFonts w:ascii="Arial" w:hAnsi="Arial" w:cs="Arial"/>
          <w:color w:val="333333"/>
          <w:sz w:val="21"/>
          <w:szCs w:val="21"/>
        </w:rPr>
        <w:t>)</w:t>
      </w:r>
    </w:p>
    <w:p w14:paraId="06929761" w14:textId="77777777" w:rsidR="005B2276" w:rsidRDefault="005B2276" w:rsidP="005B2276">
      <w:pPr>
        <w:pStyle w:val="Heading4"/>
        <w:spacing w:before="0" w:after="240"/>
        <w:rPr>
          <w:rFonts w:ascii="Arial" w:hAnsi="Arial" w:cs="Arial"/>
          <w:color w:val="333333"/>
          <w:sz w:val="21"/>
          <w:szCs w:val="21"/>
        </w:rPr>
      </w:pPr>
      <w:r>
        <w:rPr>
          <w:rFonts w:ascii="Arial" w:hAnsi="Arial" w:cs="Arial"/>
          <w:color w:val="333333"/>
          <w:sz w:val="21"/>
          <w:szCs w:val="21"/>
        </w:rPr>
        <w:lastRenderedPageBreak/>
        <w:t>Params</w:t>
      </w:r>
    </w:p>
    <w:tbl>
      <w:tblPr>
        <w:tblW w:w="900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31"/>
        <w:gridCol w:w="1452"/>
        <w:gridCol w:w="6717"/>
      </w:tblGrid>
      <w:tr w:rsidR="005B2276" w14:paraId="75039932" w14:textId="77777777" w:rsidTr="005B227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0C6232E" w14:textId="77777777" w:rsidR="005B2276" w:rsidRDefault="005B2276">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C40655E" w14:textId="77777777" w:rsidR="005B2276" w:rsidRDefault="005B2276">
            <w:pPr>
              <w:rPr>
                <w:b/>
                <w:bCs/>
              </w:rPr>
            </w:pPr>
            <w:r>
              <w:rPr>
                <w:b/>
                <w:bCs/>
              </w:rPr>
              <w:t>Value</w:t>
            </w:r>
          </w:p>
        </w:tc>
        <w:tc>
          <w:tcPr>
            <w:tcW w:w="5383"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D7D8FD5" w14:textId="77777777" w:rsidR="005B2276" w:rsidRDefault="005B2276">
            <w:pPr>
              <w:rPr>
                <w:b/>
                <w:bCs/>
              </w:rPr>
            </w:pPr>
            <w:r>
              <w:rPr>
                <w:b/>
                <w:bCs/>
              </w:rPr>
              <w:t>Description</w:t>
            </w:r>
          </w:p>
        </w:tc>
      </w:tr>
      <w:tr w:rsidR="005B2276" w14:paraId="28AA4A1C" w14:textId="77777777" w:rsidTr="005B2276">
        <w:trPr>
          <w:tblHeader/>
        </w:trPr>
        <w:tc>
          <w:tcPr>
            <w:tcW w:w="900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619038F" w14:textId="77777777" w:rsidR="005B2276" w:rsidRDefault="005B2276">
            <w:pPr>
              <w:rPr>
                <w:b/>
                <w:bCs/>
              </w:rPr>
            </w:pPr>
            <w:r>
              <w:rPr>
                <w:b/>
                <w:bCs/>
              </w:rPr>
              <w:t>Fixed Part</w:t>
            </w:r>
          </w:p>
        </w:tc>
      </w:tr>
      <w:tr w:rsidR="005B2276" w14:paraId="6866C5C4"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7E9E0C0" w14:textId="77777777" w:rsidR="005B2276" w:rsidRDefault="005B2276">
            <w:r>
              <w:t>[0-1]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25FF1A7" w14:textId="77777777" w:rsidR="005B2276" w:rsidRDefault="005B2276">
            <w:r>
              <w:rPr>
                <w:rStyle w:val="HTMLCode"/>
                <w:rFonts w:ascii="Consolas" w:eastAsiaTheme="minorHAnsi" w:hAnsi="Consolas"/>
                <w:color w:val="333333"/>
                <w:sz w:val="24"/>
                <w:szCs w:val="24"/>
                <w:shd w:val="clear" w:color="auto" w:fill="FBFAF9"/>
              </w:rPr>
              <w:t>0x…… ……</w:t>
            </w:r>
          </w:p>
        </w:tc>
        <w:tc>
          <w:tcPr>
            <w:tcW w:w="538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5C66D95" w14:textId="77777777" w:rsidR="005B2276" w:rsidRDefault="005B2276">
            <w:r>
              <w:t>Error Code</w:t>
            </w:r>
          </w:p>
        </w:tc>
      </w:tr>
      <w:tr w:rsidR="005B2276" w14:paraId="673D1143"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9BDEBD6" w14:textId="77777777" w:rsidR="005B2276" w:rsidRDefault="005B2276">
            <w:r>
              <w:t>[2]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60D3F58" w14:textId="77777777" w:rsidR="005B2276" w:rsidRDefault="005B2276">
            <w:r>
              <w:rPr>
                <w:rStyle w:val="HTMLCode"/>
                <w:rFonts w:ascii="Consolas" w:eastAsiaTheme="minorHAnsi" w:hAnsi="Consolas"/>
                <w:color w:val="333333"/>
                <w:sz w:val="24"/>
                <w:szCs w:val="24"/>
                <w:shd w:val="clear" w:color="auto" w:fill="FBFAF9"/>
              </w:rPr>
              <w:t>0x04</w:t>
            </w:r>
          </w:p>
        </w:tc>
        <w:tc>
          <w:tcPr>
            <w:tcW w:w="538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543DB34" w14:textId="77777777" w:rsidR="005B2276" w:rsidRDefault="005B2276">
            <w:r>
              <w:t>Function Code (Read = </w:t>
            </w:r>
            <w:r>
              <w:rPr>
                <w:rStyle w:val="HTMLCode"/>
                <w:rFonts w:ascii="Consolas" w:eastAsiaTheme="minorHAnsi" w:hAnsi="Consolas"/>
                <w:color w:val="333333"/>
                <w:sz w:val="24"/>
                <w:szCs w:val="24"/>
                <w:shd w:val="clear" w:color="auto" w:fill="FBFAF9"/>
              </w:rPr>
              <w:t>0x04</w:t>
            </w:r>
            <w:r>
              <w:t>)</w:t>
            </w:r>
          </w:p>
        </w:tc>
      </w:tr>
      <w:tr w:rsidR="005B2276" w14:paraId="7CF8C9A0"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CCC1A19" w14:textId="77777777" w:rsidR="005B2276" w:rsidRDefault="005B2276">
            <w:r>
              <w:t>[3]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D11F3FF" w14:textId="77777777" w:rsidR="005B2276" w:rsidRDefault="005B2276">
            <w:r>
              <w:rPr>
                <w:rStyle w:val="HTMLCode"/>
                <w:rFonts w:ascii="Consolas" w:eastAsiaTheme="minorHAnsi" w:hAnsi="Consolas"/>
                <w:color w:val="333333"/>
                <w:sz w:val="24"/>
                <w:szCs w:val="24"/>
                <w:shd w:val="clear" w:color="auto" w:fill="FBFAF9"/>
              </w:rPr>
              <w:t>0x01</w:t>
            </w:r>
          </w:p>
        </w:tc>
        <w:tc>
          <w:tcPr>
            <w:tcW w:w="5383"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4CA38FB" w14:textId="77777777" w:rsidR="005B2276" w:rsidRDefault="005B2276">
            <w:r>
              <w:t>Item Count (only 1 item)</w:t>
            </w:r>
          </w:p>
        </w:tc>
      </w:tr>
    </w:tbl>
    <w:p w14:paraId="6F5BF429" w14:textId="77777777" w:rsidR="005B2276" w:rsidRDefault="005B2276" w:rsidP="005B2276">
      <w:pPr>
        <w:pStyle w:val="Heading4"/>
        <w:spacing w:before="0" w:after="240"/>
        <w:rPr>
          <w:rFonts w:ascii="Arial" w:hAnsi="Arial" w:cs="Arial"/>
          <w:color w:val="333333"/>
          <w:sz w:val="21"/>
          <w:szCs w:val="21"/>
        </w:rPr>
      </w:pPr>
      <w:r>
        <w:rPr>
          <w:rFonts w:ascii="Arial" w:hAnsi="Arial" w:cs="Arial"/>
          <w:color w:val="333333"/>
          <w:sz w:val="21"/>
          <w:szCs w:val="21"/>
        </w:rPr>
        <w:t>Data</w:t>
      </w:r>
    </w:p>
    <w:tbl>
      <w:tblPr>
        <w:tblW w:w="945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76"/>
        <w:gridCol w:w="1174"/>
        <w:gridCol w:w="7600"/>
      </w:tblGrid>
      <w:tr w:rsidR="005B2276" w14:paraId="1BEC3E98" w14:textId="77777777" w:rsidTr="005B227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5B2BE9C" w14:textId="77777777" w:rsidR="005B2276" w:rsidRDefault="005B2276">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54727F0" w14:textId="77777777" w:rsidR="005B2276" w:rsidRDefault="005B2276">
            <w:pPr>
              <w:rPr>
                <w:b/>
                <w:bCs/>
              </w:rPr>
            </w:pPr>
            <w:r>
              <w:rPr>
                <w:b/>
                <w:bCs/>
              </w:rPr>
              <w:t>Value</w:t>
            </w:r>
          </w:p>
        </w:tc>
        <w:tc>
          <w:tcPr>
            <w:tcW w:w="7534"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5D3DDAE" w14:textId="77777777" w:rsidR="005B2276" w:rsidRDefault="005B2276">
            <w:pPr>
              <w:rPr>
                <w:b/>
                <w:bCs/>
              </w:rPr>
            </w:pPr>
            <w:r>
              <w:rPr>
                <w:b/>
                <w:bCs/>
              </w:rPr>
              <w:t>Description</w:t>
            </w:r>
          </w:p>
        </w:tc>
      </w:tr>
      <w:tr w:rsidR="005B2276" w14:paraId="5640BD9E" w14:textId="77777777" w:rsidTr="005B2276">
        <w:trPr>
          <w:tblHeader/>
        </w:trPr>
        <w:tc>
          <w:tcPr>
            <w:tcW w:w="945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12A13A7" w14:textId="77777777" w:rsidR="005B2276" w:rsidRDefault="005B2276">
            <w:pPr>
              <w:rPr>
                <w:b/>
                <w:bCs/>
              </w:rPr>
            </w:pPr>
            <w:r>
              <w:rPr>
                <w:b/>
                <w:bCs/>
              </w:rPr>
              <w:t>Fixed Part</w:t>
            </w:r>
          </w:p>
        </w:tc>
      </w:tr>
      <w:tr w:rsidR="005B2276" w14:paraId="11CD7120"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CB728F9" w14:textId="77777777" w:rsidR="005B2276" w:rsidRDefault="005B2276">
            <w:r>
              <w:t>[0]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9AB9260" w14:textId="77777777" w:rsidR="005B2276" w:rsidRDefault="005B2276">
            <w:r>
              <w:rPr>
                <w:rStyle w:val="HTMLCode"/>
                <w:rFonts w:ascii="Consolas" w:eastAsiaTheme="minorHAnsi" w:hAnsi="Consolas"/>
                <w:color w:val="333333"/>
                <w:sz w:val="24"/>
                <w:szCs w:val="24"/>
                <w:shd w:val="clear" w:color="auto" w:fill="FBFAF9"/>
              </w:rPr>
              <w:t>0xFF</w:t>
            </w:r>
          </w:p>
        </w:tc>
        <w:tc>
          <w:tcPr>
            <w:tcW w:w="753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61B565F" w14:textId="77777777" w:rsidR="005B2276" w:rsidRDefault="00000000">
            <w:hyperlink r:id="rId77" w:anchor="response_item_return_codes" w:tooltip="kb:production:s7-communication:constants" w:history="1">
              <w:r w:rsidR="005B2276">
                <w:rPr>
                  <w:rStyle w:val="Hyperlink"/>
                  <w:color w:val="008800"/>
                </w:rPr>
                <w:t>Response Item Return Code</w:t>
              </w:r>
            </w:hyperlink>
            <w:r w:rsidR="005B2276">
              <w:t> (</w:t>
            </w:r>
            <w:r w:rsidR="005B2276">
              <w:rPr>
                <w:rStyle w:val="HTMLCode"/>
                <w:rFonts w:ascii="Consolas" w:eastAsiaTheme="minorHAnsi" w:hAnsi="Consolas"/>
                <w:color w:val="333333"/>
                <w:sz w:val="24"/>
                <w:szCs w:val="24"/>
                <w:shd w:val="clear" w:color="auto" w:fill="FBFAF9"/>
              </w:rPr>
              <w:t>0xFF</w:t>
            </w:r>
            <w:r w:rsidR="005B2276">
              <w:t> = ok)</w:t>
            </w:r>
          </w:p>
        </w:tc>
      </w:tr>
      <w:tr w:rsidR="005B2276" w14:paraId="62B5C012"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179A0C9" w14:textId="77777777" w:rsidR="005B2276" w:rsidRDefault="005B2276">
            <w: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219EF6D" w14:textId="77777777" w:rsidR="005B2276" w:rsidRDefault="005B2276">
            <w:r>
              <w:rPr>
                <w:rStyle w:val="HTMLCode"/>
                <w:rFonts w:ascii="Consolas" w:eastAsiaTheme="minorHAnsi" w:hAnsi="Consolas"/>
                <w:color w:val="333333"/>
                <w:sz w:val="24"/>
                <w:szCs w:val="24"/>
                <w:shd w:val="clear" w:color="auto" w:fill="FBFAF9"/>
              </w:rPr>
              <w:t>0x……</w:t>
            </w:r>
          </w:p>
        </w:tc>
        <w:tc>
          <w:tcPr>
            <w:tcW w:w="753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802E91D" w14:textId="77777777" w:rsidR="005B2276" w:rsidRDefault="00000000">
            <w:hyperlink r:id="rId78" w:anchor="transport_data_types" w:tooltip="kb:production:s7-communication:constants" w:history="1">
              <w:r w:rsidR="005B2276">
                <w:rPr>
                  <w:rStyle w:val="Hyperlink"/>
                  <w:color w:val="008800"/>
                </w:rPr>
                <w:t>Transport Data Type</w:t>
              </w:r>
            </w:hyperlink>
          </w:p>
        </w:tc>
      </w:tr>
      <w:tr w:rsidR="005B2276" w14:paraId="63922E6F" w14:textId="77777777" w:rsidTr="005B2276">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1966EC4" w14:textId="77777777" w:rsidR="005B2276" w:rsidRDefault="005B2276">
            <w:r>
              <w:t>[2-3]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3245B8D" w14:textId="77777777" w:rsidR="005B2276" w:rsidRDefault="005B2276">
            <w:r>
              <w:rPr>
                <w:rStyle w:val="HTMLCode"/>
                <w:rFonts w:ascii="Consolas" w:eastAsiaTheme="minorHAnsi" w:hAnsi="Consolas"/>
                <w:color w:val="333333"/>
                <w:sz w:val="24"/>
                <w:szCs w:val="24"/>
                <w:shd w:val="clear" w:color="auto" w:fill="FBFAF9"/>
              </w:rPr>
              <w:t>0x…… ……</w:t>
            </w:r>
          </w:p>
        </w:tc>
        <w:tc>
          <w:tcPr>
            <w:tcW w:w="753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4D8FDED" w14:textId="77777777" w:rsidR="005B2276" w:rsidRDefault="005B2276">
            <w:r>
              <w:t>Count (number of elements of type </w:t>
            </w:r>
            <w:r>
              <w:rPr>
                <w:rStyle w:val="Emphasis"/>
              </w:rPr>
              <w:t>Transport Data Type</w:t>
            </w:r>
            <w:r>
              <w:t> to read)</w:t>
            </w:r>
          </w:p>
        </w:tc>
      </w:tr>
      <w:tr w:rsidR="005B2276" w14:paraId="432C2D11" w14:textId="77777777" w:rsidTr="005B2276">
        <w:tc>
          <w:tcPr>
            <w:tcW w:w="945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A0C4125" w14:textId="77777777" w:rsidR="005B2276" w:rsidRDefault="005B2276">
            <w:pPr>
              <w:rPr>
                <w:b/>
                <w:bCs/>
              </w:rPr>
            </w:pPr>
            <w:r>
              <w:rPr>
                <w:b/>
                <w:bCs/>
              </w:rPr>
              <w:t>Variable Part</w:t>
            </w:r>
          </w:p>
        </w:tc>
      </w:tr>
      <w:tr w:rsidR="005B2276" w14:paraId="28862395" w14:textId="77777777" w:rsidTr="005B2276">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0C9AC23" w14:textId="77777777" w:rsidR="005B2276" w:rsidRDefault="005B2276">
            <w:r>
              <w:t>[4-n]</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3DD6EB8" w14:textId="77777777" w:rsidR="005B2276" w:rsidRDefault="005B2276"/>
        </w:tc>
        <w:tc>
          <w:tcPr>
            <w:tcW w:w="7534"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0ED3E92" w14:textId="77777777" w:rsidR="005B2276" w:rsidRDefault="005B2276">
            <w:pPr>
              <w:rPr>
                <w:sz w:val="24"/>
                <w:szCs w:val="24"/>
              </w:rPr>
            </w:pPr>
            <w:r>
              <w:t>Read Data (size depending on </w:t>
            </w:r>
            <w:r>
              <w:rPr>
                <w:rStyle w:val="Emphasis"/>
              </w:rPr>
              <w:t>Transport Data Type</w:t>
            </w:r>
            <w:r>
              <w:t>)</w:t>
            </w:r>
          </w:p>
        </w:tc>
      </w:tr>
    </w:tbl>
    <w:p w14:paraId="5421543D" w14:textId="306D3ADB" w:rsidR="005B2276" w:rsidRDefault="005B2276" w:rsidP="00A5210E"/>
    <w:p w14:paraId="6977C2F1" w14:textId="77777777" w:rsidR="005B2276" w:rsidRDefault="005B2276">
      <w:r>
        <w:br w:type="page"/>
      </w:r>
    </w:p>
    <w:p w14:paraId="3BFAD856" w14:textId="77777777" w:rsidR="00FC125D" w:rsidRDefault="00FC125D" w:rsidP="00FC125D">
      <w:pPr>
        <w:pStyle w:val="Heading1"/>
        <w:spacing w:before="0" w:beforeAutospacing="0" w:after="107" w:afterAutospacing="0"/>
        <w:rPr>
          <w:rFonts w:ascii="Arial" w:hAnsi="Arial" w:cs="Arial"/>
          <w:color w:val="333333"/>
        </w:rPr>
      </w:pPr>
      <w:r>
        <w:rPr>
          <w:rFonts w:ascii="Arial" w:hAnsi="Arial" w:cs="Arial"/>
          <w:color w:val="333333"/>
        </w:rPr>
        <w:lastRenderedPageBreak/>
        <w:t>13 Write Variable</w:t>
      </w:r>
    </w:p>
    <w:p w14:paraId="214A2E6A" w14:textId="77777777" w:rsidR="00FC125D" w:rsidRDefault="00FC125D" w:rsidP="00FC125D">
      <w:pPr>
        <w:pStyle w:val="Heading3"/>
        <w:spacing w:before="0" w:after="213"/>
        <w:rPr>
          <w:rFonts w:ascii="Arial" w:hAnsi="Arial" w:cs="Arial"/>
          <w:color w:val="333333"/>
        </w:rPr>
      </w:pPr>
      <w:r>
        <w:rPr>
          <w:rFonts w:ascii="Arial" w:hAnsi="Arial" w:cs="Arial"/>
          <w:color w:val="333333"/>
        </w:rPr>
        <w:t>Request</w:t>
      </w:r>
    </w:p>
    <w:p w14:paraId="35E363D0" w14:textId="77777777" w:rsidR="00FC125D" w:rsidRDefault="00FC125D" w:rsidP="00FC125D">
      <w:pPr>
        <w:pStyle w:val="Heading4"/>
        <w:spacing w:before="0" w:after="240"/>
        <w:rPr>
          <w:rFonts w:ascii="Arial" w:hAnsi="Arial" w:cs="Arial"/>
          <w:color w:val="333333"/>
          <w:sz w:val="21"/>
          <w:szCs w:val="21"/>
        </w:rPr>
      </w:pPr>
      <w:r>
        <w:rPr>
          <w:rFonts w:ascii="Arial" w:hAnsi="Arial" w:cs="Arial"/>
          <w:color w:val="333333"/>
          <w:sz w:val="21"/>
          <w:szCs w:val="21"/>
        </w:rPr>
        <w:t>Params</w:t>
      </w:r>
    </w:p>
    <w:tbl>
      <w:tblPr>
        <w:tblW w:w="891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1"/>
        <w:gridCol w:w="1057"/>
        <w:gridCol w:w="6922"/>
      </w:tblGrid>
      <w:tr w:rsidR="00FC125D" w14:paraId="6BC622A4" w14:textId="77777777" w:rsidTr="00FC125D">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F78EB17" w14:textId="77777777" w:rsidR="00FC125D" w:rsidRDefault="00FC125D">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CDFCAF8" w14:textId="77777777" w:rsidR="00FC125D" w:rsidRDefault="00FC125D">
            <w:pPr>
              <w:rPr>
                <w:b/>
                <w:bCs/>
              </w:rPr>
            </w:pPr>
            <w:r>
              <w:rPr>
                <w:b/>
                <w:bCs/>
              </w:rPr>
              <w:t>Value</w:t>
            </w:r>
          </w:p>
        </w:tc>
        <w:tc>
          <w:tcPr>
            <w:tcW w:w="6610"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07A3815" w14:textId="77777777" w:rsidR="00FC125D" w:rsidRDefault="00FC125D">
            <w:pPr>
              <w:rPr>
                <w:b/>
                <w:bCs/>
              </w:rPr>
            </w:pPr>
            <w:r>
              <w:rPr>
                <w:b/>
                <w:bCs/>
              </w:rPr>
              <w:t>Description</w:t>
            </w:r>
          </w:p>
        </w:tc>
      </w:tr>
      <w:tr w:rsidR="00FC125D" w14:paraId="4DC140CA" w14:textId="77777777" w:rsidTr="00FC125D">
        <w:trPr>
          <w:tblHeader/>
        </w:trPr>
        <w:tc>
          <w:tcPr>
            <w:tcW w:w="891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B2BE371" w14:textId="77777777" w:rsidR="00FC125D" w:rsidRDefault="00FC125D">
            <w:pPr>
              <w:rPr>
                <w:b/>
                <w:bCs/>
              </w:rPr>
            </w:pPr>
            <w:r>
              <w:rPr>
                <w:b/>
                <w:bCs/>
              </w:rPr>
              <w:t>Fixed Part</w:t>
            </w:r>
          </w:p>
        </w:tc>
      </w:tr>
      <w:tr w:rsidR="00FC125D" w14:paraId="79D84C43"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9DF5DF4" w14:textId="77777777" w:rsidR="00FC125D" w:rsidRDefault="00FC125D">
            <w:r>
              <w:t>[0]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9240194" w14:textId="77777777" w:rsidR="00FC125D" w:rsidRDefault="00FC125D">
            <w:r>
              <w:rPr>
                <w:rStyle w:val="HTMLCode"/>
                <w:rFonts w:ascii="Consolas" w:eastAsiaTheme="majorEastAsia" w:hAnsi="Consolas"/>
                <w:color w:val="333333"/>
                <w:shd w:val="clear" w:color="auto" w:fill="FBFAF9"/>
              </w:rPr>
              <w:t>0x05</w:t>
            </w:r>
          </w:p>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55D5D7C" w14:textId="77777777" w:rsidR="00FC125D" w:rsidRDefault="00FC125D">
            <w:r>
              <w:t>Write Variable = </w:t>
            </w:r>
            <w:r>
              <w:rPr>
                <w:rStyle w:val="HTMLCode"/>
                <w:rFonts w:ascii="Consolas" w:eastAsiaTheme="majorEastAsia" w:hAnsi="Consolas"/>
                <w:color w:val="333333"/>
                <w:shd w:val="clear" w:color="auto" w:fill="FBFAF9"/>
              </w:rPr>
              <w:t>0x05</w:t>
            </w:r>
          </w:p>
        </w:tc>
      </w:tr>
      <w:tr w:rsidR="00FC125D" w14:paraId="35AACC1E"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9F2ADF5" w14:textId="77777777" w:rsidR="00FC125D" w:rsidRDefault="00FC125D">
            <w: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E088783" w14:textId="77777777" w:rsidR="00FC125D" w:rsidRDefault="00FC125D">
            <w:r>
              <w:rPr>
                <w:rStyle w:val="HTMLCode"/>
                <w:rFonts w:ascii="Consolas" w:eastAsiaTheme="majorEastAsia" w:hAnsi="Consolas"/>
                <w:color w:val="333333"/>
                <w:shd w:val="clear" w:color="auto" w:fill="FBFAF9"/>
              </w:rPr>
              <w:t>0x01</w:t>
            </w:r>
          </w:p>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843A200" w14:textId="77777777" w:rsidR="00FC125D" w:rsidRDefault="00FC125D">
            <w:r>
              <w:t>Item Count (only 1 item)</w:t>
            </w:r>
          </w:p>
        </w:tc>
      </w:tr>
      <w:tr w:rsidR="00FC125D" w14:paraId="110015BB"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46566DF" w14:textId="77777777" w:rsidR="00FC125D" w:rsidRDefault="00FC125D">
            <w:r>
              <w:t>[2]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1288041" w14:textId="77777777" w:rsidR="00FC125D" w:rsidRDefault="00FC125D">
            <w:r>
              <w:rPr>
                <w:rStyle w:val="HTMLCode"/>
                <w:rFonts w:ascii="Consolas" w:eastAsiaTheme="majorEastAsia" w:hAnsi="Consolas"/>
                <w:color w:val="333333"/>
                <w:shd w:val="clear" w:color="auto" w:fill="FBFAF9"/>
              </w:rPr>
              <w:t>0x12</w:t>
            </w:r>
          </w:p>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9CD3892" w14:textId="77777777" w:rsidR="00FC125D" w:rsidRDefault="00FC125D">
            <w:r>
              <w:t>Spec type (Variable Specification = </w:t>
            </w:r>
            <w:r>
              <w:rPr>
                <w:rStyle w:val="HTMLCode"/>
                <w:rFonts w:ascii="Consolas" w:eastAsiaTheme="majorEastAsia" w:hAnsi="Consolas"/>
                <w:color w:val="333333"/>
                <w:shd w:val="clear" w:color="auto" w:fill="FBFAF9"/>
              </w:rPr>
              <w:t>0x12</w:t>
            </w:r>
            <w:r>
              <w:t>)</w:t>
            </w:r>
          </w:p>
        </w:tc>
      </w:tr>
      <w:tr w:rsidR="00FC125D" w14:paraId="697C3769"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B4E4E7F" w14:textId="77777777" w:rsidR="00FC125D" w:rsidRDefault="00FC125D">
            <w:r>
              <w:t>[3]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6263462" w14:textId="77777777" w:rsidR="00FC125D" w:rsidRDefault="00FC125D">
            <w:r>
              <w:rPr>
                <w:rStyle w:val="HTMLCode"/>
                <w:rFonts w:ascii="Consolas" w:eastAsiaTheme="majorEastAsia" w:hAnsi="Consolas"/>
                <w:color w:val="333333"/>
                <w:shd w:val="clear" w:color="auto" w:fill="FBFAF9"/>
              </w:rPr>
              <w:t>0x0A</w:t>
            </w:r>
          </w:p>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2B449B3" w14:textId="77777777" w:rsidR="00FC125D" w:rsidRDefault="00FC125D">
            <w:r>
              <w:t>Parameter length</w:t>
            </w:r>
          </w:p>
        </w:tc>
      </w:tr>
      <w:tr w:rsidR="00FC125D" w14:paraId="1C079840"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D6699C0" w14:textId="77777777" w:rsidR="00FC125D" w:rsidRDefault="00FC125D">
            <w:r>
              <w:t>[4]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4253616" w14:textId="77777777" w:rsidR="00FC125D" w:rsidRDefault="00FC125D">
            <w:r>
              <w:rPr>
                <w:rStyle w:val="HTMLCode"/>
                <w:rFonts w:ascii="Consolas" w:eastAsiaTheme="majorEastAsia" w:hAnsi="Consolas"/>
                <w:color w:val="333333"/>
                <w:shd w:val="clear" w:color="auto" w:fill="FBFAF9"/>
              </w:rPr>
              <w:t>0x10</w:t>
            </w:r>
          </w:p>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298D3F0" w14:textId="77777777" w:rsidR="00FC125D" w:rsidRDefault="00FC125D">
            <w:r>
              <w:t>Syntax ID (addressing mode “any-type” = </w:t>
            </w:r>
            <w:r>
              <w:rPr>
                <w:rStyle w:val="HTMLCode"/>
                <w:rFonts w:ascii="Consolas" w:eastAsiaTheme="majorEastAsia" w:hAnsi="Consolas"/>
                <w:color w:val="333333"/>
                <w:shd w:val="clear" w:color="auto" w:fill="FBFAF9"/>
              </w:rPr>
              <w:t>0x10</w:t>
            </w:r>
            <w:r>
              <w:t>)</w:t>
            </w:r>
          </w:p>
        </w:tc>
      </w:tr>
      <w:tr w:rsidR="00FC125D" w14:paraId="5241DE14"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A687E9A" w14:textId="77777777" w:rsidR="00FC125D" w:rsidRDefault="00FC125D">
            <w:r>
              <w:t>[5]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5CDD25B" w14:textId="77777777" w:rsidR="00FC125D" w:rsidRDefault="00FC125D">
            <w:r>
              <w:rPr>
                <w:rStyle w:val="HTMLCode"/>
                <w:rFonts w:ascii="Consolas" w:eastAsiaTheme="majorEastAsia" w:hAnsi="Consolas"/>
                <w:color w:val="333333"/>
                <w:shd w:val="clear" w:color="auto" w:fill="FBFAF9"/>
              </w:rPr>
              <w:t>0x……</w:t>
            </w:r>
          </w:p>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0BC2EE" w14:textId="77777777" w:rsidR="00FC125D" w:rsidRDefault="00000000">
            <w:hyperlink r:id="rId79" w:anchor="variable_types" w:tooltip="kb:production:s7-communication:constants" w:history="1">
              <w:r w:rsidR="00FC125D">
                <w:rPr>
                  <w:rStyle w:val="Hyperlink"/>
                  <w:color w:val="008800"/>
                </w:rPr>
                <w:t>Variable Type</w:t>
              </w:r>
            </w:hyperlink>
          </w:p>
        </w:tc>
      </w:tr>
      <w:tr w:rsidR="00FC125D" w14:paraId="5B7C25E4"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3F19941" w14:textId="77777777" w:rsidR="00FC125D" w:rsidRDefault="00FC125D">
            <w:r>
              <w:t>[6-7]</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913359" w14:textId="77777777" w:rsidR="00FC125D" w:rsidRDefault="00FC125D">
            <w:r>
              <w:rPr>
                <w:rStyle w:val="HTMLCode"/>
                <w:rFonts w:ascii="Consolas" w:eastAsiaTheme="majorEastAsia" w:hAnsi="Consolas"/>
                <w:color w:val="333333"/>
                <w:shd w:val="clear" w:color="auto" w:fill="FBFAF9"/>
              </w:rPr>
              <w:t>0x…… ……</w:t>
            </w:r>
          </w:p>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B6BA3EB" w14:textId="77777777" w:rsidR="00FC125D" w:rsidRDefault="00FC125D">
            <w:r>
              <w:t>Count (number of elements of type </w:t>
            </w:r>
            <w:r>
              <w:rPr>
                <w:rStyle w:val="Emphasis"/>
              </w:rPr>
              <w:t>Variable Type</w:t>
            </w:r>
            <w:r>
              <w:t> to read or write)</w:t>
            </w:r>
          </w:p>
        </w:tc>
      </w:tr>
      <w:tr w:rsidR="00FC125D" w14:paraId="27D7ADC9"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4C68C85" w14:textId="77777777" w:rsidR="00FC125D" w:rsidRDefault="00FC125D">
            <w:r>
              <w:t>[8-9]</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009AB5A" w14:textId="77777777" w:rsidR="00FC125D" w:rsidRDefault="00FC125D">
            <w:r>
              <w:rPr>
                <w:rStyle w:val="HTMLCode"/>
                <w:rFonts w:ascii="Consolas" w:eastAsiaTheme="majorEastAsia" w:hAnsi="Consolas"/>
                <w:color w:val="333333"/>
                <w:shd w:val="clear" w:color="auto" w:fill="FBFAF9"/>
              </w:rPr>
              <w:t>0x…… ……</w:t>
            </w:r>
          </w:p>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DFF57C9" w14:textId="77777777" w:rsidR="00FC125D" w:rsidRDefault="00FC125D">
            <w:r>
              <w:t>Address of the data block in memory to read</w:t>
            </w:r>
          </w:p>
        </w:tc>
      </w:tr>
      <w:tr w:rsidR="00FC125D" w14:paraId="62B49F21"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832C3DA" w14:textId="77777777" w:rsidR="00FC125D" w:rsidRDefault="00FC125D">
            <w:r>
              <w:t>[10]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E902EC6" w14:textId="77777777" w:rsidR="00FC125D" w:rsidRDefault="00FC125D">
            <w:r>
              <w:rPr>
                <w:rStyle w:val="HTMLCode"/>
                <w:rFonts w:ascii="Consolas" w:eastAsiaTheme="majorEastAsia" w:hAnsi="Consolas"/>
                <w:color w:val="333333"/>
                <w:shd w:val="clear" w:color="auto" w:fill="FBFAF9"/>
              </w:rPr>
              <w:t>0x……</w:t>
            </w:r>
          </w:p>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C5F650E" w14:textId="77777777" w:rsidR="00FC125D" w:rsidRDefault="00000000">
            <w:hyperlink r:id="rId80" w:anchor="memory_areas" w:tooltip="kb:production:s7-communication:constants" w:history="1">
              <w:r w:rsidR="00FC125D">
                <w:rPr>
                  <w:rStyle w:val="Hyperlink"/>
                  <w:color w:val="008800"/>
                </w:rPr>
                <w:t>Memory Area</w:t>
              </w:r>
            </w:hyperlink>
          </w:p>
        </w:tc>
      </w:tr>
      <w:tr w:rsidR="00FC125D" w14:paraId="67ACA691"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649950C" w14:textId="77777777" w:rsidR="00FC125D" w:rsidRDefault="00FC125D">
            <w:r>
              <w:t>[11-13]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FE7C1F5" w14:textId="77777777" w:rsidR="00FC125D" w:rsidRDefault="00FC125D"/>
        </w:tc>
        <w:tc>
          <w:tcPr>
            <w:tcW w:w="6610"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9088A40" w14:textId="77777777" w:rsidR="00FC125D" w:rsidRDefault="00FC125D">
            <w:pPr>
              <w:rPr>
                <w:sz w:val="24"/>
                <w:szCs w:val="24"/>
              </w:rPr>
            </w:pPr>
            <w:r>
              <w:t>offset of the addressed variable in the selected memory area (start address)</w:t>
            </w:r>
          </w:p>
        </w:tc>
      </w:tr>
    </w:tbl>
    <w:p w14:paraId="657F0967" w14:textId="77777777" w:rsidR="00FC125D" w:rsidRDefault="00FC125D" w:rsidP="00FC125D">
      <w:pPr>
        <w:pStyle w:val="Heading4"/>
        <w:spacing w:before="0" w:after="240"/>
        <w:rPr>
          <w:rFonts w:ascii="Arial" w:hAnsi="Arial" w:cs="Arial"/>
          <w:color w:val="333333"/>
          <w:sz w:val="21"/>
          <w:szCs w:val="21"/>
        </w:rPr>
      </w:pPr>
      <w:r>
        <w:rPr>
          <w:rFonts w:ascii="Arial" w:hAnsi="Arial" w:cs="Arial"/>
          <w:color w:val="333333"/>
          <w:sz w:val="21"/>
          <w:szCs w:val="21"/>
        </w:rPr>
        <w:t>Data</w:t>
      </w:r>
    </w:p>
    <w:tbl>
      <w:tblPr>
        <w:tblW w:w="918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75"/>
        <w:gridCol w:w="1017"/>
        <w:gridCol w:w="7488"/>
      </w:tblGrid>
      <w:tr w:rsidR="00FC125D" w14:paraId="6CA2F8F8" w14:textId="77777777" w:rsidTr="00FC125D">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5989081" w14:textId="77777777" w:rsidR="00FC125D" w:rsidRDefault="00FC125D">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8EC87C4" w14:textId="77777777" w:rsidR="00FC125D" w:rsidRDefault="00FC125D">
            <w:pPr>
              <w:rPr>
                <w:b/>
                <w:bCs/>
              </w:rPr>
            </w:pPr>
            <w:r>
              <w:rPr>
                <w:b/>
                <w:bCs/>
              </w:rPr>
              <w:t>Value</w:t>
            </w:r>
          </w:p>
        </w:tc>
        <w:tc>
          <w:tcPr>
            <w:tcW w:w="7434"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521616B" w14:textId="77777777" w:rsidR="00FC125D" w:rsidRDefault="00FC125D">
            <w:pPr>
              <w:rPr>
                <w:b/>
                <w:bCs/>
              </w:rPr>
            </w:pPr>
            <w:r>
              <w:rPr>
                <w:b/>
                <w:bCs/>
              </w:rPr>
              <w:t>Description</w:t>
            </w:r>
          </w:p>
        </w:tc>
      </w:tr>
      <w:tr w:rsidR="00FC125D" w14:paraId="12E7F761" w14:textId="77777777" w:rsidTr="00FC125D">
        <w:trPr>
          <w:tblHeader/>
        </w:trPr>
        <w:tc>
          <w:tcPr>
            <w:tcW w:w="918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3363DA7" w14:textId="77777777" w:rsidR="00FC125D" w:rsidRDefault="00FC125D">
            <w:pPr>
              <w:rPr>
                <w:b/>
                <w:bCs/>
              </w:rPr>
            </w:pPr>
            <w:r>
              <w:rPr>
                <w:b/>
                <w:bCs/>
              </w:rPr>
              <w:t>Fixed Part</w:t>
            </w:r>
          </w:p>
        </w:tc>
      </w:tr>
      <w:tr w:rsidR="00FC125D" w14:paraId="48CBC889"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809F131" w14:textId="77777777" w:rsidR="00FC125D" w:rsidRDefault="00FC125D">
            <w:r>
              <w:t>[0]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076E467" w14:textId="77777777" w:rsidR="00FC125D" w:rsidRDefault="00FC125D">
            <w:r>
              <w:rPr>
                <w:rStyle w:val="HTMLCode"/>
                <w:rFonts w:ascii="Consolas" w:eastAsiaTheme="majorEastAsia" w:hAnsi="Consolas"/>
                <w:color w:val="333333"/>
                <w:shd w:val="clear" w:color="auto" w:fill="FBFAF9"/>
              </w:rPr>
              <w:t>0x00</w:t>
            </w:r>
          </w:p>
        </w:tc>
        <w:tc>
          <w:tcPr>
            <w:tcW w:w="743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C252A12" w14:textId="77777777" w:rsidR="00FC125D" w:rsidRDefault="00FC125D">
            <w:r>
              <w:t>Error Code</w:t>
            </w:r>
          </w:p>
        </w:tc>
      </w:tr>
      <w:tr w:rsidR="00FC125D" w14:paraId="1E5F341C"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CD8FAFF" w14:textId="77777777" w:rsidR="00FC125D" w:rsidRDefault="00FC125D">
            <w: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B21F090" w14:textId="77777777" w:rsidR="00FC125D" w:rsidRDefault="00FC125D">
            <w:r>
              <w:rPr>
                <w:rStyle w:val="HTMLCode"/>
                <w:rFonts w:ascii="Consolas" w:eastAsiaTheme="majorEastAsia" w:hAnsi="Consolas"/>
                <w:color w:val="333333"/>
                <w:shd w:val="clear" w:color="auto" w:fill="FBFAF9"/>
              </w:rPr>
              <w:t>0x……</w:t>
            </w:r>
          </w:p>
        </w:tc>
        <w:tc>
          <w:tcPr>
            <w:tcW w:w="743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169BAE" w14:textId="77777777" w:rsidR="00FC125D" w:rsidRDefault="00000000">
            <w:hyperlink r:id="rId81" w:anchor="transport_data_types" w:tooltip="kb:production:s7-communication:constants" w:history="1">
              <w:r w:rsidR="00FC125D">
                <w:rPr>
                  <w:rStyle w:val="Hyperlink"/>
                  <w:color w:val="008800"/>
                </w:rPr>
                <w:t>Transport Data Type</w:t>
              </w:r>
            </w:hyperlink>
            <w:r w:rsidR="00FC125D">
              <w:t> (depends on variable type)</w:t>
            </w:r>
          </w:p>
        </w:tc>
      </w:tr>
      <w:tr w:rsidR="00FC125D" w14:paraId="3EC46333"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55EDE1A" w14:textId="77777777" w:rsidR="00FC125D" w:rsidRDefault="00FC125D">
            <w:r>
              <w:t>[2-3]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37B73AB" w14:textId="77777777" w:rsidR="00FC125D" w:rsidRDefault="00FC125D">
            <w:r>
              <w:rPr>
                <w:rStyle w:val="HTMLCode"/>
                <w:rFonts w:ascii="Consolas" w:eastAsiaTheme="majorEastAsia" w:hAnsi="Consolas"/>
                <w:color w:val="333333"/>
                <w:shd w:val="clear" w:color="auto" w:fill="FBFAF9"/>
              </w:rPr>
              <w:t>0x…… ……</w:t>
            </w:r>
          </w:p>
        </w:tc>
        <w:tc>
          <w:tcPr>
            <w:tcW w:w="743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2115A5D" w14:textId="77777777" w:rsidR="00FC125D" w:rsidRDefault="00FC125D">
            <w:r>
              <w:t>Count (number of elements of type </w:t>
            </w:r>
            <w:r>
              <w:rPr>
                <w:rStyle w:val="Emphasis"/>
              </w:rPr>
              <w:t>Transport Data Type</w:t>
            </w:r>
            <w:r>
              <w:t> to write)</w:t>
            </w:r>
          </w:p>
        </w:tc>
      </w:tr>
      <w:tr w:rsidR="00FC125D" w14:paraId="1C13E525" w14:textId="77777777" w:rsidTr="00FC125D">
        <w:tc>
          <w:tcPr>
            <w:tcW w:w="918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F1E64F6" w14:textId="77777777" w:rsidR="00FC125D" w:rsidRDefault="00FC125D">
            <w:pPr>
              <w:rPr>
                <w:b/>
                <w:bCs/>
              </w:rPr>
            </w:pPr>
            <w:r>
              <w:rPr>
                <w:b/>
                <w:bCs/>
              </w:rPr>
              <w:lastRenderedPageBreak/>
              <w:t>Variable Part</w:t>
            </w:r>
          </w:p>
        </w:tc>
      </w:tr>
      <w:tr w:rsidR="00FC125D" w14:paraId="6F286884"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24A83A0" w14:textId="77777777" w:rsidR="00FC125D" w:rsidRDefault="00FC125D">
            <w:r>
              <w:t>[4-n]</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A85A08" w14:textId="77777777" w:rsidR="00FC125D" w:rsidRDefault="00FC125D"/>
        </w:tc>
        <w:tc>
          <w:tcPr>
            <w:tcW w:w="743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892B4A1" w14:textId="77777777" w:rsidR="00FC125D" w:rsidRDefault="00FC125D">
            <w:pPr>
              <w:rPr>
                <w:sz w:val="24"/>
                <w:szCs w:val="24"/>
              </w:rPr>
            </w:pPr>
            <w:r>
              <w:t>Data to write</w:t>
            </w:r>
          </w:p>
        </w:tc>
      </w:tr>
    </w:tbl>
    <w:p w14:paraId="7C3E7C99" w14:textId="77777777" w:rsidR="00FC125D" w:rsidRDefault="00FC125D" w:rsidP="00FC125D">
      <w:pPr>
        <w:pStyle w:val="Heading3"/>
        <w:spacing w:before="0" w:after="213"/>
        <w:rPr>
          <w:rFonts w:ascii="Arial" w:hAnsi="Arial" w:cs="Arial"/>
          <w:color w:val="333333"/>
          <w:sz w:val="27"/>
          <w:szCs w:val="27"/>
        </w:rPr>
      </w:pPr>
      <w:r>
        <w:rPr>
          <w:rFonts w:ascii="Arial" w:hAnsi="Arial" w:cs="Arial"/>
          <w:color w:val="333333"/>
        </w:rPr>
        <w:t>Response</w:t>
      </w:r>
    </w:p>
    <w:p w14:paraId="043EE21C" w14:textId="77777777" w:rsidR="00FC125D" w:rsidRDefault="00FC125D" w:rsidP="00FC125D">
      <w:pPr>
        <w:pStyle w:val="Heading4"/>
        <w:spacing w:before="0" w:after="240"/>
        <w:rPr>
          <w:rFonts w:ascii="Arial" w:hAnsi="Arial" w:cs="Arial"/>
          <w:color w:val="333333"/>
          <w:sz w:val="21"/>
          <w:szCs w:val="21"/>
        </w:rPr>
      </w:pPr>
      <w:r>
        <w:rPr>
          <w:rFonts w:ascii="Arial" w:hAnsi="Arial" w:cs="Arial"/>
          <w:color w:val="333333"/>
          <w:sz w:val="21"/>
          <w:szCs w:val="21"/>
        </w:rPr>
        <w:t>Params</w:t>
      </w:r>
    </w:p>
    <w:tbl>
      <w:tblPr>
        <w:tblW w:w="783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02"/>
        <w:gridCol w:w="1368"/>
        <w:gridCol w:w="5560"/>
      </w:tblGrid>
      <w:tr w:rsidR="00FC125D" w14:paraId="38A65223" w14:textId="77777777" w:rsidTr="00FC125D">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B750EA1" w14:textId="77777777" w:rsidR="00FC125D" w:rsidRDefault="00FC125D">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4BF3B1C" w14:textId="77777777" w:rsidR="00FC125D" w:rsidRDefault="00FC125D">
            <w:pPr>
              <w:rPr>
                <w:b/>
                <w:bCs/>
              </w:rPr>
            </w:pPr>
            <w:r>
              <w:rPr>
                <w:b/>
                <w:bCs/>
              </w:rPr>
              <w:t>Value</w:t>
            </w:r>
          </w:p>
        </w:tc>
        <w:tc>
          <w:tcPr>
            <w:tcW w:w="4104"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74B8E7E" w14:textId="77777777" w:rsidR="00FC125D" w:rsidRDefault="00FC125D">
            <w:pPr>
              <w:rPr>
                <w:b/>
                <w:bCs/>
              </w:rPr>
            </w:pPr>
            <w:r>
              <w:rPr>
                <w:b/>
                <w:bCs/>
              </w:rPr>
              <w:t>Description</w:t>
            </w:r>
          </w:p>
        </w:tc>
      </w:tr>
      <w:tr w:rsidR="00FC125D" w14:paraId="13BB6F62" w14:textId="77777777" w:rsidTr="00FC125D">
        <w:trPr>
          <w:tblHeader/>
        </w:trPr>
        <w:tc>
          <w:tcPr>
            <w:tcW w:w="783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FA9E4CD" w14:textId="77777777" w:rsidR="00FC125D" w:rsidRDefault="00FC125D">
            <w:pPr>
              <w:rPr>
                <w:b/>
                <w:bCs/>
              </w:rPr>
            </w:pPr>
            <w:r>
              <w:rPr>
                <w:b/>
                <w:bCs/>
              </w:rPr>
              <w:t>Fixed Part</w:t>
            </w:r>
          </w:p>
        </w:tc>
      </w:tr>
      <w:tr w:rsidR="00FC125D" w14:paraId="3682D1A9"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8ACAD17" w14:textId="77777777" w:rsidR="00FC125D" w:rsidRDefault="00FC125D">
            <w:r>
              <w:t>[0-1]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378FE75" w14:textId="77777777" w:rsidR="00FC125D" w:rsidRDefault="00FC125D">
            <w:r>
              <w:rPr>
                <w:rStyle w:val="HTMLCode"/>
                <w:rFonts w:ascii="Consolas" w:eastAsiaTheme="majorEastAsia" w:hAnsi="Consolas"/>
                <w:color w:val="333333"/>
                <w:shd w:val="clear" w:color="auto" w:fill="FBFAF9"/>
              </w:rPr>
              <w:t>0x…… ……</w:t>
            </w:r>
          </w:p>
        </w:tc>
        <w:tc>
          <w:tcPr>
            <w:tcW w:w="410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3C6A3B3" w14:textId="77777777" w:rsidR="00FC125D" w:rsidRDefault="00FC125D">
            <w:r>
              <w:t>Error Code</w:t>
            </w:r>
          </w:p>
        </w:tc>
      </w:tr>
      <w:tr w:rsidR="00FC125D" w14:paraId="3AF23A5A"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3B20CBF" w14:textId="77777777" w:rsidR="00FC125D" w:rsidRDefault="00FC125D">
            <w:r>
              <w:t>[2]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09FD8BF" w14:textId="77777777" w:rsidR="00FC125D" w:rsidRDefault="00FC125D">
            <w:r>
              <w:rPr>
                <w:rStyle w:val="HTMLCode"/>
                <w:rFonts w:ascii="Consolas" w:eastAsiaTheme="majorEastAsia" w:hAnsi="Consolas"/>
                <w:color w:val="333333"/>
                <w:shd w:val="clear" w:color="auto" w:fill="FBFAF9"/>
              </w:rPr>
              <w:t>0x05</w:t>
            </w:r>
          </w:p>
        </w:tc>
        <w:tc>
          <w:tcPr>
            <w:tcW w:w="410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F4AFDAA" w14:textId="77777777" w:rsidR="00FC125D" w:rsidRDefault="00FC125D">
            <w:r>
              <w:t>Function Code (Write = </w:t>
            </w:r>
            <w:r>
              <w:rPr>
                <w:rStyle w:val="HTMLCode"/>
                <w:rFonts w:ascii="Consolas" w:eastAsiaTheme="majorEastAsia" w:hAnsi="Consolas"/>
                <w:color w:val="333333"/>
                <w:shd w:val="clear" w:color="auto" w:fill="FBFAF9"/>
              </w:rPr>
              <w:t>0x05</w:t>
            </w:r>
            <w:r>
              <w:t>)</w:t>
            </w:r>
          </w:p>
        </w:tc>
      </w:tr>
      <w:tr w:rsidR="00FC125D" w14:paraId="2742F969" w14:textId="77777777" w:rsidTr="00FC125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9B54F21" w14:textId="77777777" w:rsidR="00FC125D" w:rsidRDefault="00FC125D">
            <w:r>
              <w:t>[3]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BA9AD49" w14:textId="77777777" w:rsidR="00FC125D" w:rsidRDefault="00FC125D">
            <w:r>
              <w:rPr>
                <w:rStyle w:val="HTMLCode"/>
                <w:rFonts w:ascii="Consolas" w:eastAsiaTheme="majorEastAsia" w:hAnsi="Consolas"/>
                <w:color w:val="333333"/>
                <w:shd w:val="clear" w:color="auto" w:fill="FBFAF9"/>
              </w:rPr>
              <w:t>0x……</w:t>
            </w:r>
          </w:p>
        </w:tc>
        <w:tc>
          <w:tcPr>
            <w:tcW w:w="4104" w:type="dxa"/>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7698C94" w14:textId="77777777" w:rsidR="00FC125D" w:rsidRDefault="00FC125D">
            <w:r>
              <w:t>Item Count</w:t>
            </w:r>
          </w:p>
        </w:tc>
      </w:tr>
    </w:tbl>
    <w:p w14:paraId="4F66FD7F" w14:textId="77777777" w:rsidR="00FC125D" w:rsidRDefault="00FC125D" w:rsidP="00FC125D">
      <w:pPr>
        <w:pStyle w:val="Heading4"/>
        <w:spacing w:before="0" w:after="240"/>
        <w:rPr>
          <w:rFonts w:ascii="Arial" w:hAnsi="Arial" w:cs="Arial"/>
          <w:color w:val="333333"/>
          <w:sz w:val="21"/>
          <w:szCs w:val="21"/>
        </w:rPr>
      </w:pPr>
      <w:r>
        <w:rPr>
          <w:rFonts w:ascii="Arial" w:hAnsi="Arial" w:cs="Arial"/>
          <w:color w:val="333333"/>
          <w:sz w:val="21"/>
          <w:szCs w:val="21"/>
        </w:rPr>
        <w:t>Data</w:t>
      </w:r>
    </w:p>
    <w:tbl>
      <w:tblPr>
        <w:tblW w:w="8370" w:type="dxa"/>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96"/>
        <w:gridCol w:w="809"/>
        <w:gridCol w:w="6865"/>
      </w:tblGrid>
      <w:tr w:rsidR="00FC125D" w14:paraId="3D483C03" w14:textId="77777777" w:rsidTr="00FC125D">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D17CE7F" w14:textId="77777777" w:rsidR="00FC125D" w:rsidRDefault="00FC125D">
            <w:pPr>
              <w:rPr>
                <w:rFonts w:ascii="Times New Roman" w:hAnsi="Times New Roman" w:cs="Times New Roman"/>
                <w:b/>
                <w:bCs/>
                <w:sz w:val="24"/>
                <w:szCs w:val="24"/>
              </w:rPr>
            </w:pPr>
            <w:r>
              <w:rPr>
                <w:b/>
                <w:bCs/>
              </w:rPr>
              <w:t>Byte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559C46A" w14:textId="77777777" w:rsidR="00FC125D" w:rsidRDefault="00FC125D">
            <w:pPr>
              <w:rPr>
                <w:b/>
                <w:bCs/>
              </w:rPr>
            </w:pPr>
            <w:r>
              <w:rPr>
                <w:b/>
                <w:bCs/>
              </w:rPr>
              <w:t>Value</w:t>
            </w:r>
          </w:p>
        </w:tc>
        <w:tc>
          <w:tcPr>
            <w:tcW w:w="6463"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FD0EE05" w14:textId="77777777" w:rsidR="00FC125D" w:rsidRDefault="00FC125D">
            <w:pPr>
              <w:rPr>
                <w:b/>
                <w:bCs/>
              </w:rPr>
            </w:pPr>
            <w:r>
              <w:rPr>
                <w:b/>
                <w:bCs/>
              </w:rPr>
              <w:t>Description</w:t>
            </w:r>
          </w:p>
        </w:tc>
      </w:tr>
      <w:tr w:rsidR="00FC125D" w14:paraId="20279EED" w14:textId="77777777" w:rsidTr="00FC125D">
        <w:trPr>
          <w:tblHeader/>
        </w:trPr>
        <w:tc>
          <w:tcPr>
            <w:tcW w:w="8370" w:type="dxa"/>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7332538" w14:textId="77777777" w:rsidR="00FC125D" w:rsidRDefault="00FC125D">
            <w:pPr>
              <w:rPr>
                <w:b/>
                <w:bCs/>
              </w:rPr>
            </w:pPr>
            <w:r>
              <w:rPr>
                <w:b/>
                <w:bCs/>
              </w:rPr>
              <w:t>Fixed Part</w:t>
            </w:r>
          </w:p>
        </w:tc>
      </w:tr>
      <w:tr w:rsidR="00FC125D" w14:paraId="1F3FAE00" w14:textId="77777777" w:rsidTr="00FC125D">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B08ABD0" w14:textId="77777777" w:rsidR="00FC125D" w:rsidRDefault="00FC125D">
            <w:r>
              <w:t>[0]</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6B40982" w14:textId="77777777" w:rsidR="00FC125D" w:rsidRDefault="00FC125D">
            <w:r>
              <w:rPr>
                <w:rStyle w:val="HTMLCode"/>
                <w:rFonts w:ascii="Consolas" w:eastAsiaTheme="majorEastAsia" w:hAnsi="Consolas"/>
                <w:color w:val="333333"/>
                <w:shd w:val="clear" w:color="auto" w:fill="FBFAF9"/>
              </w:rPr>
              <w:t>0x……</w:t>
            </w:r>
          </w:p>
        </w:tc>
        <w:tc>
          <w:tcPr>
            <w:tcW w:w="6463" w:type="dxa"/>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3DD6385" w14:textId="77777777" w:rsidR="00FC125D" w:rsidRDefault="00FC125D">
            <w:r>
              <w:t>Item Return Code (one byte per item, </w:t>
            </w:r>
            <w:r>
              <w:rPr>
                <w:rStyle w:val="HTMLCode"/>
                <w:rFonts w:ascii="Consolas" w:eastAsiaTheme="majorEastAsia" w:hAnsi="Consolas"/>
                <w:color w:val="333333"/>
                <w:shd w:val="clear" w:color="auto" w:fill="FBFAF9"/>
              </w:rPr>
              <w:t>0xFF</w:t>
            </w:r>
            <w:r>
              <w:t> = success)</w:t>
            </w:r>
          </w:p>
        </w:tc>
      </w:tr>
    </w:tbl>
    <w:p w14:paraId="5C7C87A9" w14:textId="25D7B5AB" w:rsidR="00FC125D" w:rsidRDefault="00FC125D" w:rsidP="00A5210E"/>
    <w:p w14:paraId="5F611B57" w14:textId="77777777" w:rsidR="00FC125D" w:rsidRDefault="00FC125D">
      <w:r>
        <w:br w:type="page"/>
      </w:r>
    </w:p>
    <w:p w14:paraId="66F6D1B3" w14:textId="443F5B3D" w:rsidR="00E82C72" w:rsidRDefault="00000000" w:rsidP="00A5210E">
      <w:pPr>
        <w:rPr>
          <w:rStyle w:val="Hyperlink"/>
        </w:rPr>
      </w:pPr>
      <w:hyperlink r:id="rId82" w:history="1">
        <w:r w:rsidR="000E53EB" w:rsidRPr="004C63E4">
          <w:rPr>
            <w:rStyle w:val="Hyperlink"/>
          </w:rPr>
          <w:t>https://blog.csdn.net/xdpcxq1029/article/details/129977734</w:t>
        </w:r>
      </w:hyperlink>
    </w:p>
    <w:p w14:paraId="4D9C11A5" w14:textId="07F0F30A" w:rsidR="0060131B" w:rsidRDefault="00000000" w:rsidP="00A5210E">
      <w:pPr>
        <w:rPr>
          <w:rFonts w:ascii="Segoe UI" w:hAnsi="Segoe UI" w:cs="Segoe UI"/>
          <w:color w:val="1F2328"/>
          <w:shd w:val="clear" w:color="auto" w:fill="FFFFFF"/>
        </w:rPr>
      </w:pPr>
      <w:hyperlink r:id="rId83" w:history="1">
        <w:r w:rsidR="0060131B">
          <w:rPr>
            <w:rStyle w:val="Hyperlink"/>
            <w:rFonts w:ascii="Segoe UI" w:hAnsi="Segoe UI" w:cs="Segoe UI"/>
            <w:shd w:val="clear" w:color="auto" w:fill="FFFFFF"/>
          </w:rPr>
          <w:t>The Siemens S7 Communication - Part 2 Job Requests and Ack Data</w:t>
        </w:r>
      </w:hyperlink>
      <w:r w:rsidR="0060131B">
        <w:rPr>
          <w:rFonts w:ascii="Segoe UI" w:hAnsi="Segoe UI" w:cs="Segoe UI"/>
          <w:color w:val="1F2328"/>
          <w:shd w:val="clear" w:color="auto" w:fill="FFFFFF"/>
        </w:rPr>
        <w:t> </w:t>
      </w:r>
    </w:p>
    <w:p w14:paraId="41A87191" w14:textId="137AE272" w:rsidR="0060131B" w:rsidRDefault="00000000" w:rsidP="00A5210E">
      <w:hyperlink r:id="rId84" w:history="1">
        <w:r w:rsidR="0060131B">
          <w:rPr>
            <w:rStyle w:val="Hyperlink"/>
            <w:rFonts w:ascii="Segoe UI" w:hAnsi="Segoe UI" w:cs="Segoe UI"/>
            <w:shd w:val="clear" w:color="auto" w:fill="FFFFFF"/>
          </w:rPr>
          <w:t>Fuzzing and Breaking Security Functions of SIMATIC PLCs</w:t>
        </w:r>
      </w:hyperlink>
    </w:p>
    <w:p w14:paraId="6C4DE9A2" w14:textId="6C2B3C3E" w:rsidR="0060131B" w:rsidRDefault="00000000" w:rsidP="00A5210E">
      <w:hyperlink r:id="rId85" w:history="1">
        <w:r w:rsidR="0060131B">
          <w:rPr>
            <w:rStyle w:val="Hyperlink"/>
            <w:rFonts w:ascii="Segoe UI" w:hAnsi="Segoe UI" w:cs="Segoe UI"/>
            <w:shd w:val="clear" w:color="auto" w:fill="FFFFFF"/>
          </w:rPr>
          <w:t>PLC-Blaster: A worm Living Solely In The PLC</w:t>
        </w:r>
      </w:hyperlink>
    </w:p>
    <w:p w14:paraId="51B2F71B" w14:textId="034BDB35" w:rsidR="0060131B" w:rsidRDefault="00000000" w:rsidP="00A5210E">
      <w:pPr>
        <w:rPr>
          <w:rFonts w:ascii="Segoe UI" w:hAnsi="Segoe UI" w:cs="Segoe UI"/>
          <w:color w:val="1F2328"/>
          <w:shd w:val="clear" w:color="auto" w:fill="FFFFFF"/>
        </w:rPr>
      </w:pPr>
      <w:hyperlink r:id="rId86" w:history="1">
        <w:r w:rsidR="0060131B">
          <w:rPr>
            <w:rStyle w:val="Hyperlink"/>
            <w:rFonts w:ascii="Segoe UI" w:hAnsi="Segoe UI" w:cs="Segoe UI"/>
            <w:shd w:val="clear" w:color="auto" w:fill="FFFFFF"/>
          </w:rPr>
          <w:t>Rogue7: Rogue Engineering-Station Attacks on S7 Simatic PLCs</w:t>
        </w:r>
      </w:hyperlink>
      <w:r w:rsidR="0060131B">
        <w:rPr>
          <w:rFonts w:ascii="Segoe UI" w:hAnsi="Segoe UI" w:cs="Segoe UI"/>
          <w:color w:val="1F2328"/>
          <w:shd w:val="clear" w:color="auto" w:fill="FFFFFF"/>
        </w:rPr>
        <w:t> </w:t>
      </w:r>
    </w:p>
    <w:p w14:paraId="102531C9" w14:textId="38C07BC3" w:rsidR="0060131B" w:rsidRDefault="00000000" w:rsidP="00A5210E">
      <w:hyperlink r:id="rId87" w:history="1">
        <w:r w:rsidR="0060131B">
          <w:rPr>
            <w:rStyle w:val="Hyperlink"/>
            <w:rFonts w:ascii="Segoe UI" w:hAnsi="Segoe UI" w:cs="Segoe UI"/>
            <w:shd w:val="clear" w:color="auto" w:fill="FFFFFF"/>
          </w:rPr>
          <w:t>The spear to break the security wall of S7CommPlus</w:t>
        </w:r>
      </w:hyperlink>
    </w:p>
    <w:p w14:paraId="13A8D80A" w14:textId="561A6765" w:rsidR="000E53EB" w:rsidRDefault="000E53EB">
      <w:r>
        <w:br w:type="page"/>
      </w:r>
    </w:p>
    <w:p w14:paraId="33C9BDB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lastRenderedPageBreak/>
        <w:t># Exploit Title:  Simatic S7 1200 CPU command module</w:t>
      </w:r>
    </w:p>
    <w:p w14:paraId="5D80BF6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 Date: 15-12-2015</w:t>
      </w:r>
    </w:p>
    <w:p w14:paraId="2F3B675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 Exploit Author: Nguyen Manh Hung</w:t>
      </w:r>
    </w:p>
    <w:p w14:paraId="14F7A8A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 Vendor Homepage: http://www.siemens.com/</w:t>
      </w:r>
    </w:p>
    <w:p w14:paraId="7C0CFB4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 Tested on: Siemens Simatic S7-1214C</w:t>
      </w:r>
    </w:p>
    <w:p w14:paraId="1910EE5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 CVE : None</w:t>
      </w:r>
    </w:p>
    <w:p w14:paraId="3994831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77AA"/>
          <w:sz w:val="20"/>
          <w:szCs w:val="20"/>
        </w:rPr>
        <w:t>require</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'msf/core'</w:t>
      </w:r>
    </w:p>
    <w:p w14:paraId="1176742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14:paraId="0853EC9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77AA"/>
          <w:sz w:val="20"/>
          <w:szCs w:val="20"/>
        </w:rPr>
        <w:t>class</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DD4A68"/>
          <w:sz w:val="20"/>
          <w:szCs w:val="20"/>
        </w:rPr>
        <w:t>Metasploit3</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&lt;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0055"/>
          <w:sz w:val="20"/>
          <w:szCs w:val="20"/>
        </w:rPr>
        <w:t>Msf</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Auxiliary</w:t>
      </w:r>
    </w:p>
    <w:p w14:paraId="16A83B9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p>
    <w:p w14:paraId="4F01F3E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t xml:space="preserve">include </w:t>
      </w:r>
      <w:r w:rsidRPr="000E53EB">
        <w:rPr>
          <w:rFonts w:ascii="Consolas" w:eastAsia="Times New Roman" w:hAnsi="Consolas" w:cs="Courier New"/>
          <w:color w:val="990055"/>
          <w:sz w:val="20"/>
          <w:szCs w:val="20"/>
        </w:rPr>
        <w:t>Msf</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Exploit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Remote</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Tcp</w:t>
      </w:r>
    </w:p>
    <w:p w14:paraId="18F7CB8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t xml:space="preserve">include </w:t>
      </w:r>
      <w:r w:rsidRPr="000E53EB">
        <w:rPr>
          <w:rFonts w:ascii="Consolas" w:eastAsia="Times New Roman" w:hAnsi="Consolas" w:cs="Courier New"/>
          <w:color w:val="990055"/>
          <w:sz w:val="20"/>
          <w:szCs w:val="20"/>
        </w:rPr>
        <w:t>Msf</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Auxiliary</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Scanner</w:t>
      </w:r>
    </w:p>
    <w:p w14:paraId="7547BA4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def</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DD4A68"/>
          <w:sz w:val="20"/>
          <w:szCs w:val="20"/>
        </w:rPr>
        <w:t>initialize</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info </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9999"/>
          <w:sz w:val="20"/>
          <w:szCs w:val="20"/>
        </w:rPr>
        <w:t>{})</w:t>
      </w:r>
    </w:p>
    <w:p w14:paraId="5BC1430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super</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update_info</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info</w:t>
      </w:r>
      <w:r w:rsidRPr="000E53EB">
        <w:rPr>
          <w:rFonts w:ascii="Consolas" w:eastAsia="Times New Roman" w:hAnsi="Consolas" w:cs="Courier New"/>
          <w:color w:val="999999"/>
          <w:sz w:val="20"/>
          <w:szCs w:val="20"/>
        </w:rPr>
        <w:t>,</w:t>
      </w:r>
    </w:p>
    <w:p w14:paraId="20344CB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'Name'</w:t>
      </w:r>
      <w:r w:rsidRPr="000E53EB">
        <w:rPr>
          <w:rFonts w:ascii="Consolas" w:eastAsia="Times New Roman" w:hAnsi="Consolas" w:cs="Courier New"/>
          <w:color w:val="9A6E3A"/>
          <w:sz w:val="20"/>
          <w:szCs w:val="20"/>
        </w:rPr>
        <w:t>=&gt;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'Simatic S7-1200 CPU START/STOP Module'</w:t>
      </w:r>
      <w:r w:rsidRPr="000E53EB">
        <w:rPr>
          <w:rFonts w:ascii="Consolas" w:eastAsia="Times New Roman" w:hAnsi="Consolas" w:cs="Courier New"/>
          <w:color w:val="999999"/>
          <w:sz w:val="20"/>
          <w:szCs w:val="20"/>
        </w:rPr>
        <w:t>,</w:t>
      </w:r>
    </w:p>
    <w:p w14:paraId="116FC9A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'Description'</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=&gt;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%q{</w:t>
      </w:r>
    </w:p>
    <w:p w14:paraId="0898800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0"/>
          <w:szCs w:val="20"/>
        </w:rPr>
      </w:pPr>
      <w:r w:rsidRPr="000E53EB">
        <w:rPr>
          <w:rFonts w:ascii="Consolas" w:eastAsia="Times New Roman" w:hAnsi="Consolas" w:cs="Courier New"/>
          <w:color w:val="669900"/>
          <w:sz w:val="20"/>
          <w:szCs w:val="20"/>
        </w:rPr>
        <w:tab/>
      </w:r>
      <w:r w:rsidRPr="000E53EB">
        <w:rPr>
          <w:rFonts w:ascii="Consolas" w:eastAsia="Times New Roman" w:hAnsi="Consolas" w:cs="Courier New"/>
          <w:color w:val="669900"/>
          <w:sz w:val="20"/>
          <w:szCs w:val="20"/>
        </w:rPr>
        <w:tab/>
      </w:r>
      <w:r w:rsidRPr="000E53EB">
        <w:rPr>
          <w:rFonts w:ascii="Consolas" w:eastAsia="Times New Roman" w:hAnsi="Consolas" w:cs="Courier New"/>
          <w:color w:val="669900"/>
          <w:sz w:val="20"/>
          <w:szCs w:val="20"/>
        </w:rPr>
        <w:tab/>
      </w:r>
      <w:r w:rsidRPr="000E53EB">
        <w:rPr>
          <w:rFonts w:ascii="Consolas" w:eastAsia="Times New Roman" w:hAnsi="Consolas" w:cs="Courier New"/>
          <w:color w:val="669900"/>
          <w:sz w:val="20"/>
          <w:szCs w:val="20"/>
        </w:rPr>
        <w:tab/>
        <w:t>Update 2015</w:t>
      </w:r>
    </w:p>
    <w:p w14:paraId="5D73B33A"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0"/>
          <w:szCs w:val="20"/>
        </w:rPr>
      </w:pPr>
      <w:r w:rsidRPr="000E53EB">
        <w:rPr>
          <w:rFonts w:ascii="Consolas" w:eastAsia="Times New Roman" w:hAnsi="Consolas" w:cs="Courier New"/>
          <w:color w:val="669900"/>
          <w:sz w:val="20"/>
          <w:szCs w:val="20"/>
        </w:rPr>
        <w:tab/>
      </w:r>
      <w:r w:rsidRPr="000E53EB">
        <w:rPr>
          <w:rFonts w:ascii="Consolas" w:eastAsia="Times New Roman" w:hAnsi="Consolas" w:cs="Courier New"/>
          <w:color w:val="669900"/>
          <w:sz w:val="20"/>
          <w:szCs w:val="20"/>
        </w:rPr>
        <w:tab/>
      </w:r>
      <w:r w:rsidRPr="000E53EB">
        <w:rPr>
          <w:rFonts w:ascii="Consolas" w:eastAsia="Times New Roman" w:hAnsi="Consolas" w:cs="Courier New"/>
          <w:color w:val="669900"/>
          <w:sz w:val="20"/>
          <w:szCs w:val="20"/>
        </w:rPr>
        <w:tab/>
      </w:r>
      <w:r w:rsidRPr="000E53EB">
        <w:rPr>
          <w:rFonts w:ascii="Consolas" w:eastAsia="Times New Roman" w:hAnsi="Consolas" w:cs="Courier New"/>
          <w:color w:val="669900"/>
          <w:sz w:val="20"/>
          <w:szCs w:val="20"/>
        </w:rPr>
        <w:tab/>
        <w:t>The Siemens Simatic S7-1200 S7 CPU start and stop functions over ISO-TSAP.</w:t>
      </w:r>
    </w:p>
    <w:p w14:paraId="3AAFA47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669900"/>
          <w:sz w:val="20"/>
          <w:szCs w:val="20"/>
        </w:rPr>
        <w:tab/>
      </w:r>
      <w:r w:rsidRPr="000E53EB">
        <w:rPr>
          <w:rFonts w:ascii="Consolas" w:eastAsia="Times New Roman" w:hAnsi="Consolas" w:cs="Courier New"/>
          <w:color w:val="669900"/>
          <w:sz w:val="20"/>
          <w:szCs w:val="20"/>
        </w:rPr>
        <w:tab/>
      </w:r>
      <w:r w:rsidRPr="000E53EB">
        <w:rPr>
          <w:rFonts w:ascii="Consolas" w:eastAsia="Times New Roman" w:hAnsi="Consolas" w:cs="Courier New"/>
          <w:color w:val="669900"/>
          <w:sz w:val="20"/>
          <w:szCs w:val="20"/>
        </w:rPr>
        <w:tab/>
        <w:t>}</w:t>
      </w:r>
      <w:r w:rsidRPr="000E53EB">
        <w:rPr>
          <w:rFonts w:ascii="Consolas" w:eastAsia="Times New Roman" w:hAnsi="Consolas" w:cs="Courier New"/>
          <w:color w:val="999999"/>
          <w:sz w:val="20"/>
          <w:szCs w:val="20"/>
        </w:rPr>
        <w:t>,</w:t>
      </w:r>
    </w:p>
    <w:p w14:paraId="7F46493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'Author'</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=&gt;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'Nguyen Manh Hung &lt;tdh.mhung@gmail.com&gt;'</w:t>
      </w:r>
      <w:r w:rsidRPr="000E53EB">
        <w:rPr>
          <w:rFonts w:ascii="Consolas" w:eastAsia="Times New Roman" w:hAnsi="Consolas" w:cs="Courier New"/>
          <w:color w:val="999999"/>
          <w:sz w:val="20"/>
          <w:szCs w:val="20"/>
        </w:rPr>
        <w:t>,</w:t>
      </w:r>
    </w:p>
    <w:p w14:paraId="4674B6B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'License'</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=&gt;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0055"/>
          <w:sz w:val="20"/>
          <w:szCs w:val="20"/>
        </w:rPr>
        <w:t>MSF_LICENSE</w:t>
      </w:r>
      <w:r w:rsidRPr="000E53EB">
        <w:rPr>
          <w:rFonts w:ascii="Consolas" w:eastAsia="Times New Roman" w:hAnsi="Consolas" w:cs="Courier New"/>
          <w:color w:val="999999"/>
          <w:sz w:val="20"/>
          <w:szCs w:val="20"/>
        </w:rPr>
        <w:t>,</w:t>
      </w:r>
    </w:p>
    <w:p w14:paraId="0691CF84"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'References'</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=&gt;</w:t>
      </w:r>
    </w:p>
    <w:p w14:paraId="22D2B04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9999"/>
          <w:sz w:val="20"/>
          <w:szCs w:val="20"/>
        </w:rPr>
        <w:t>[</w:t>
      </w:r>
    </w:p>
    <w:p w14:paraId="07C2606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'nil'</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9999"/>
          <w:sz w:val="20"/>
          <w:szCs w:val="20"/>
        </w:rPr>
        <w:t>],</w:t>
      </w:r>
    </w:p>
    <w:p w14:paraId="46F90E8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9999"/>
          <w:sz w:val="20"/>
          <w:szCs w:val="20"/>
        </w:rPr>
        <w:t>],</w:t>
      </w:r>
    </w:p>
    <w:p w14:paraId="5BAE68D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'Version'</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=&gt;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'$Revision$'</w:t>
      </w:r>
      <w:r w:rsidRPr="000E53EB">
        <w:rPr>
          <w:rFonts w:ascii="Consolas" w:eastAsia="Times New Roman" w:hAnsi="Consolas" w:cs="Courier New"/>
          <w:color w:val="999999"/>
          <w:sz w:val="20"/>
          <w:szCs w:val="20"/>
        </w:rPr>
        <w:t>,</w:t>
      </w:r>
    </w:p>
    <w:p w14:paraId="4CF800BA"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'DisclosureDate'</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=&gt;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'11-2015'</w:t>
      </w:r>
    </w:p>
    <w:p w14:paraId="6140C18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9999"/>
          <w:sz w:val="20"/>
          <w:szCs w:val="20"/>
        </w:rPr>
        <w:t>))</w:t>
      </w:r>
    </w:p>
    <w:p w14:paraId="0C4C34DA"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p>
    <w:p w14:paraId="6294518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register_options</w:t>
      </w:r>
      <w:r w:rsidRPr="000E53EB">
        <w:rPr>
          <w:rFonts w:ascii="Consolas" w:eastAsia="Times New Roman" w:hAnsi="Consolas" w:cs="Courier New"/>
          <w:color w:val="999999"/>
          <w:sz w:val="20"/>
          <w:szCs w:val="20"/>
        </w:rPr>
        <w:t>(</w:t>
      </w:r>
    </w:p>
    <w:p w14:paraId="6F07B88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9999"/>
          <w:sz w:val="20"/>
          <w:szCs w:val="20"/>
        </w:rPr>
        <w:t>[</w:t>
      </w:r>
    </w:p>
    <w:p w14:paraId="163FC84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0055"/>
          <w:sz w:val="20"/>
          <w:szCs w:val="20"/>
        </w:rPr>
        <w:t>Opt</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RPORT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102</w:t>
      </w:r>
      <w:r w:rsidRPr="000E53EB">
        <w:rPr>
          <w:rFonts w:ascii="Consolas" w:eastAsia="Times New Roman" w:hAnsi="Consolas" w:cs="Courier New"/>
          <w:color w:val="999999"/>
          <w:sz w:val="20"/>
          <w:szCs w:val="20"/>
        </w:rPr>
        <w:t>),</w:t>
      </w:r>
    </w:p>
    <w:p w14:paraId="27F2F12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0055"/>
          <w:sz w:val="20"/>
          <w:szCs w:val="20"/>
        </w:rPr>
        <w:t>OptInt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77AA"/>
          <w:sz w:val="20"/>
          <w:szCs w:val="20"/>
        </w:rPr>
        <w:t>new</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'FUNC'</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77AA"/>
          <w:sz w:val="20"/>
          <w:szCs w:val="20"/>
        </w:rPr>
        <w:t>true</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'func'</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1</w:t>
      </w:r>
      <w:r w:rsidRPr="000E53EB">
        <w:rPr>
          <w:rFonts w:ascii="Consolas" w:eastAsia="Times New Roman" w:hAnsi="Consolas" w:cs="Courier New"/>
          <w:color w:val="999999"/>
          <w:sz w:val="20"/>
          <w:szCs w:val="20"/>
        </w:rPr>
        <w:t>]),</w:t>
      </w:r>
    </w:p>
    <w:p w14:paraId="2E1B640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0055"/>
          <w:sz w:val="20"/>
          <w:szCs w:val="20"/>
        </w:rPr>
        <w:t>OptString</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77AA"/>
          <w:sz w:val="20"/>
          <w:szCs w:val="20"/>
        </w:rPr>
        <w:t>new</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'MODE'</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77AA"/>
          <w:sz w:val="20"/>
          <w:szCs w:val="20"/>
        </w:rPr>
        <w:t>true</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0055"/>
          <w:sz w:val="20"/>
          <w:szCs w:val="20"/>
        </w:rPr>
        <w:t>Mode</w:t>
      </w:r>
      <w:r w:rsidRPr="000E53EB">
        <w:rPr>
          <w:rFonts w:ascii="Consolas" w:eastAsia="Times New Roman" w:hAnsi="Consolas" w:cs="Courier New"/>
          <w:color w:val="000000"/>
          <w:sz w:val="20"/>
          <w:szCs w:val="20"/>
        </w:rPr>
        <w:t xml:space="preserve"> select</w:t>
      </w:r>
      <w:r w:rsidRPr="000E53EB">
        <w:rPr>
          <w:rFonts w:ascii="Consolas" w:eastAsia="Times New Roman" w:hAnsi="Consolas" w:cs="Courier New"/>
          <w:color w:val="999999"/>
          <w:sz w:val="20"/>
          <w:szCs w:val="20"/>
        </w:rPr>
        <w:t>:</w:t>
      </w:r>
    </w:p>
    <w:p w14:paraId="6BDA279A"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0055"/>
          <w:sz w:val="20"/>
          <w:szCs w:val="20"/>
        </w:rPr>
        <w:t>START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start </w:t>
      </w:r>
      <w:r w:rsidRPr="000E53EB">
        <w:rPr>
          <w:rFonts w:ascii="Consolas" w:eastAsia="Times New Roman" w:hAnsi="Consolas" w:cs="Courier New"/>
          <w:color w:val="990055"/>
          <w:sz w:val="20"/>
          <w:szCs w:val="20"/>
        </w:rPr>
        <w:t>PLC</w:t>
      </w:r>
    </w:p>
    <w:p w14:paraId="2B2E39D4"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0055"/>
          <w:sz w:val="20"/>
          <w:szCs w:val="20"/>
        </w:rPr>
        <w:t>STOP</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stop </w:t>
      </w:r>
      <w:r w:rsidRPr="000E53EB">
        <w:rPr>
          <w:rFonts w:ascii="Consolas" w:eastAsia="Times New Roman" w:hAnsi="Consolas" w:cs="Courier New"/>
          <w:color w:val="990055"/>
          <w:sz w:val="20"/>
          <w:szCs w:val="20"/>
        </w:rPr>
        <w:t>PLC</w:t>
      </w:r>
    </w:p>
    <w:p w14:paraId="276D4FA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lastRenderedPageBreak/>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0055"/>
          <w:sz w:val="20"/>
          <w:szCs w:val="20"/>
        </w:rPr>
        <w:t>SCAN</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0055"/>
          <w:sz w:val="20"/>
          <w:szCs w:val="20"/>
        </w:rPr>
        <w:t>PLC</w:t>
      </w:r>
      <w:r w:rsidRPr="000E53EB">
        <w:rPr>
          <w:rFonts w:ascii="Consolas" w:eastAsia="Times New Roman" w:hAnsi="Consolas" w:cs="Courier New"/>
          <w:color w:val="000000"/>
          <w:sz w:val="20"/>
          <w:szCs w:val="20"/>
        </w:rPr>
        <w:t xml:space="preserve"> scanner'</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"SCAN"</w:t>
      </w:r>
      <w:r w:rsidRPr="000E53EB">
        <w:rPr>
          <w:rFonts w:ascii="Consolas" w:eastAsia="Times New Roman" w:hAnsi="Consolas" w:cs="Courier New"/>
          <w:color w:val="999999"/>
          <w:sz w:val="20"/>
          <w:szCs w:val="20"/>
        </w:rPr>
        <w:t>]),</w:t>
      </w:r>
    </w:p>
    <w:p w14:paraId="2795D17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77AA"/>
          <w:sz w:val="20"/>
          <w:szCs w:val="20"/>
        </w:rPr>
        <w:t>self</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77AA"/>
          <w:sz w:val="20"/>
          <w:szCs w:val="20"/>
        </w:rPr>
        <w:t>class</w:t>
      </w:r>
      <w:r w:rsidRPr="000E53EB">
        <w:rPr>
          <w:rFonts w:ascii="Consolas" w:eastAsia="Times New Roman" w:hAnsi="Consolas" w:cs="Courier New"/>
          <w:color w:val="999999"/>
          <w:sz w:val="20"/>
          <w:szCs w:val="20"/>
        </w:rPr>
        <w:t>)</w:t>
      </w:r>
    </w:p>
    <w:p w14:paraId="3991E8F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2DA26B8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w:t>
      </w:r>
    </w:p>
    <w:p w14:paraId="4B03C4D4"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def</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DD4A68"/>
          <w:sz w:val="20"/>
          <w:szCs w:val="20"/>
        </w:rPr>
        <w:t>packet</w:t>
      </w:r>
      <w:r w:rsidRPr="000E53EB">
        <w:rPr>
          <w:rFonts w:ascii="Consolas" w:eastAsia="Times New Roman" w:hAnsi="Consolas" w:cs="Courier New"/>
          <w:color w:val="999999"/>
          <w:sz w:val="20"/>
          <w:szCs w:val="20"/>
        </w:rPr>
        <w:t>()</w:t>
      </w:r>
    </w:p>
    <w:p w14:paraId="6AA2C7F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packets</w:t>
      </w:r>
      <w:r w:rsidRPr="000E53EB">
        <w:rPr>
          <w:rFonts w:ascii="Consolas" w:eastAsia="Times New Roman" w:hAnsi="Consolas" w:cs="Courier New"/>
          <w:color w:val="9A6E3A"/>
          <w:sz w:val="20"/>
          <w:szCs w:val="20"/>
        </w:rPr>
        <w: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708090"/>
          <w:sz w:val="20"/>
          <w:szCs w:val="20"/>
        </w:rPr>
        <w:t>#dua tren TIA portal thay cho hello plc</w:t>
      </w:r>
    </w:p>
    <w:p w14:paraId="01DF1FF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"\x03\x00\x00\x23\x1e\xe0\x00\x00"</w:t>
      </w:r>
      <w:r w:rsidRPr="000E53EB">
        <w:rPr>
          <w:rFonts w:ascii="Consolas" w:eastAsia="Times New Roman" w:hAnsi="Consolas" w:cs="Courier New"/>
          <w:color w:val="9A6E3A"/>
          <w:sz w:val="20"/>
          <w:szCs w:val="20"/>
        </w:rPr>
        <w:t>+</w:t>
      </w:r>
    </w:p>
    <w:p w14:paraId="67DACFA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"\x00\x06\x00\xc1\x02\x06\x00\xc2"</w:t>
      </w:r>
      <w:r w:rsidRPr="000E53EB">
        <w:rPr>
          <w:rFonts w:ascii="Consolas" w:eastAsia="Times New Roman" w:hAnsi="Consolas" w:cs="Courier New"/>
          <w:color w:val="9A6E3A"/>
          <w:sz w:val="20"/>
          <w:szCs w:val="20"/>
        </w:rPr>
        <w:t>+</w:t>
      </w:r>
    </w:p>
    <w:p w14:paraId="505E047A"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"\x0f\x53\x49\x4d\x41\x54\x49\x43"</w:t>
      </w:r>
      <w:r w:rsidRPr="000E53EB">
        <w:rPr>
          <w:rFonts w:ascii="Consolas" w:eastAsia="Times New Roman" w:hAnsi="Consolas" w:cs="Courier New"/>
          <w:color w:val="9A6E3A"/>
          <w:sz w:val="20"/>
          <w:szCs w:val="20"/>
        </w:rPr>
        <w:t>+</w:t>
      </w:r>
    </w:p>
    <w:p w14:paraId="41DEAAF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"\x2d\x52\x4f\x4f\x54\x2d\x45\x53"</w:t>
      </w:r>
      <w:r w:rsidRPr="000E53EB">
        <w:rPr>
          <w:rFonts w:ascii="Consolas" w:eastAsia="Times New Roman" w:hAnsi="Consolas" w:cs="Courier New"/>
          <w:color w:val="9A6E3A"/>
          <w:sz w:val="20"/>
          <w:szCs w:val="20"/>
        </w:rPr>
        <w:t>+</w:t>
      </w:r>
    </w:p>
    <w:p w14:paraId="1652909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"\xc0\x01\x0a"</w:t>
      </w:r>
      <w:r w:rsidRPr="000E53EB">
        <w:rPr>
          <w:rFonts w:ascii="Consolas" w:eastAsia="Times New Roman" w:hAnsi="Consolas" w:cs="Courier New"/>
          <w:color w:val="999999"/>
          <w:sz w:val="20"/>
          <w:szCs w:val="20"/>
        </w:rPr>
        <w:t>,</w:t>
      </w:r>
    </w:p>
    <w:p w14:paraId="7882B5A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14:paraId="49804AC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708090"/>
          <w:sz w:val="20"/>
          <w:szCs w:val="20"/>
        </w:rPr>
        <w:t>#session debug</w:t>
      </w:r>
    </w:p>
    <w:p w14:paraId="59C145E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"\x03\x00\x00\xc0\x02\xf0\x80\x72"</w:t>
      </w:r>
      <w:r w:rsidRPr="000E53EB">
        <w:rPr>
          <w:rFonts w:ascii="Consolas" w:eastAsia="Times New Roman" w:hAnsi="Consolas" w:cs="Courier New"/>
          <w:color w:val="9A6E3A"/>
          <w:sz w:val="20"/>
          <w:szCs w:val="20"/>
        </w:rPr>
        <w:t>+</w:t>
      </w:r>
    </w:p>
    <w:p w14:paraId="66A37CB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"\x01\x00\xb1\x31\x00\x00\x04\xca"</w:t>
      </w:r>
      <w:r w:rsidRPr="000E53EB">
        <w:rPr>
          <w:rFonts w:ascii="Consolas" w:eastAsia="Times New Roman" w:hAnsi="Consolas" w:cs="Courier New"/>
          <w:color w:val="9A6E3A"/>
          <w:sz w:val="20"/>
          <w:szCs w:val="20"/>
        </w:rPr>
        <w:t>+</w:t>
      </w:r>
    </w:p>
    <w:p w14:paraId="28F380F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"\x00\x00\x00\x02\x00\x00\x01\x20"</w:t>
      </w:r>
      <w:r w:rsidRPr="000E53EB">
        <w:rPr>
          <w:rFonts w:ascii="Consolas" w:eastAsia="Times New Roman" w:hAnsi="Consolas" w:cs="Courier New"/>
          <w:color w:val="9A6E3A"/>
          <w:sz w:val="20"/>
          <w:szCs w:val="20"/>
        </w:rPr>
        <w:t>+</w:t>
      </w:r>
    </w:p>
    <w:p w14:paraId="20A78EC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"\x36\x00\x00\x01\x1d\x00\x04\x00"</w:t>
      </w:r>
      <w:r w:rsidRPr="000E53EB">
        <w:rPr>
          <w:rFonts w:ascii="Consolas" w:eastAsia="Times New Roman" w:hAnsi="Consolas" w:cs="Courier New"/>
          <w:color w:val="9A6E3A"/>
          <w:sz w:val="20"/>
          <w:szCs w:val="20"/>
        </w:rPr>
        <w:t>+</w:t>
      </w:r>
    </w:p>
    <w:p w14:paraId="571E06B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"\x00\x00\x00\x00\xa1\x00\x00\x00"</w:t>
      </w:r>
      <w:r w:rsidRPr="000E53EB">
        <w:rPr>
          <w:rFonts w:ascii="Consolas" w:eastAsia="Times New Roman" w:hAnsi="Consolas" w:cs="Courier New"/>
          <w:color w:val="9A6E3A"/>
          <w:sz w:val="20"/>
          <w:szCs w:val="20"/>
        </w:rPr>
        <w:t>+</w:t>
      </w:r>
    </w:p>
    <w:p w14:paraId="35F590A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"\xd3\x82\x1f\x00\x00\xa3\x81\x69"</w:t>
      </w:r>
      <w:r w:rsidRPr="000E53EB">
        <w:rPr>
          <w:rFonts w:ascii="Consolas" w:eastAsia="Times New Roman" w:hAnsi="Consolas" w:cs="Courier New"/>
          <w:color w:val="9A6E3A"/>
          <w:sz w:val="20"/>
          <w:szCs w:val="20"/>
        </w:rPr>
        <w:t>+</w:t>
      </w:r>
    </w:p>
    <w:p w14:paraId="28BBF4A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"\x00\x15\x16\x53\x65\x72\x76\x65"</w:t>
      </w:r>
      <w:r w:rsidRPr="000E53EB">
        <w:rPr>
          <w:rFonts w:ascii="Consolas" w:eastAsia="Times New Roman" w:hAnsi="Consolas" w:cs="Courier New"/>
          <w:color w:val="9A6E3A"/>
          <w:sz w:val="20"/>
          <w:szCs w:val="20"/>
        </w:rPr>
        <w:t>+</w:t>
      </w:r>
    </w:p>
    <w:p w14:paraId="4DA62A5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"\x72\x53\x65\x73\x73\x69\x6f\x6e"</w:t>
      </w:r>
      <w:r w:rsidRPr="000E53EB">
        <w:rPr>
          <w:rFonts w:ascii="Consolas" w:eastAsia="Times New Roman" w:hAnsi="Consolas" w:cs="Courier New"/>
          <w:color w:val="9A6E3A"/>
          <w:sz w:val="20"/>
          <w:szCs w:val="20"/>
        </w:rPr>
        <w:t>+</w:t>
      </w:r>
    </w:p>
    <w:p w14:paraId="7AB282B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"\x5f\x43\x43\x39\x43\x33\x39\x33"</w:t>
      </w:r>
      <w:r w:rsidRPr="000E53EB">
        <w:rPr>
          <w:rFonts w:ascii="Consolas" w:eastAsia="Times New Roman" w:hAnsi="Consolas" w:cs="Courier New"/>
          <w:color w:val="9A6E3A"/>
          <w:sz w:val="20"/>
          <w:szCs w:val="20"/>
        </w:rPr>
        <w:t>+</w:t>
      </w:r>
    </w:p>
    <w:p w14:paraId="2D4CF0F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"\x44\xa3\x82\x21\x00\x15\x0b\x31"</w:t>
      </w:r>
      <w:r w:rsidRPr="000E53EB">
        <w:rPr>
          <w:rFonts w:ascii="Consolas" w:eastAsia="Times New Roman" w:hAnsi="Consolas" w:cs="Courier New"/>
          <w:color w:val="9A6E3A"/>
          <w:sz w:val="20"/>
          <w:szCs w:val="20"/>
        </w:rPr>
        <w:t>+</w:t>
      </w:r>
    </w:p>
    <w:p w14:paraId="7BC5B30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"\x3a\x3a\x3a\x36\x2e\x30\x3a\x3a"</w:t>
      </w:r>
      <w:r w:rsidRPr="000E53EB">
        <w:rPr>
          <w:rFonts w:ascii="Consolas" w:eastAsia="Times New Roman" w:hAnsi="Consolas" w:cs="Courier New"/>
          <w:color w:val="9A6E3A"/>
          <w:sz w:val="20"/>
          <w:szCs w:val="20"/>
        </w:rPr>
        <w:t>+</w:t>
      </w:r>
    </w:p>
    <w:p w14:paraId="6A714E2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"\x3a\x12\xa3\x82\x28\x00\x15\x0d"</w:t>
      </w:r>
      <w:r w:rsidRPr="000E53EB">
        <w:rPr>
          <w:rFonts w:ascii="Consolas" w:eastAsia="Times New Roman" w:hAnsi="Consolas" w:cs="Courier New"/>
          <w:color w:val="9A6E3A"/>
          <w:sz w:val="20"/>
          <w:szCs w:val="20"/>
        </w:rPr>
        <w:t>+</w:t>
      </w:r>
    </w:p>
    <w:p w14:paraId="17D04D3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"\x4f\x4d\x53\x2b\x20\x44\x65\x62"</w:t>
      </w:r>
      <w:r w:rsidRPr="000E53EB">
        <w:rPr>
          <w:rFonts w:ascii="Consolas" w:eastAsia="Times New Roman" w:hAnsi="Consolas" w:cs="Courier New"/>
          <w:color w:val="9A6E3A"/>
          <w:sz w:val="20"/>
          <w:szCs w:val="20"/>
        </w:rPr>
        <w:t>+</w:t>
      </w:r>
    </w:p>
    <w:p w14:paraId="2D300EE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"\x75\x67\x67\x65\x72\xa3\x82\x29"</w:t>
      </w:r>
      <w:r w:rsidRPr="000E53EB">
        <w:rPr>
          <w:rFonts w:ascii="Consolas" w:eastAsia="Times New Roman" w:hAnsi="Consolas" w:cs="Courier New"/>
          <w:color w:val="9A6E3A"/>
          <w:sz w:val="20"/>
          <w:szCs w:val="20"/>
        </w:rPr>
        <w:t>+</w:t>
      </w:r>
    </w:p>
    <w:p w14:paraId="27B8836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"\x00\x15\x00\xa3\x82\x2a\x00\x15"</w:t>
      </w:r>
      <w:r w:rsidRPr="000E53EB">
        <w:rPr>
          <w:rFonts w:ascii="Consolas" w:eastAsia="Times New Roman" w:hAnsi="Consolas" w:cs="Courier New"/>
          <w:color w:val="9A6E3A"/>
          <w:sz w:val="20"/>
          <w:szCs w:val="20"/>
        </w:rPr>
        <w:t>+</w:t>
      </w:r>
    </w:p>
    <w:p w14:paraId="6C966EF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"\x00\xa3\x82\x2b\x00\x04\x84\x80"</w:t>
      </w:r>
      <w:r w:rsidRPr="000E53EB">
        <w:rPr>
          <w:rFonts w:ascii="Consolas" w:eastAsia="Times New Roman" w:hAnsi="Consolas" w:cs="Courier New"/>
          <w:color w:val="9A6E3A"/>
          <w:sz w:val="20"/>
          <w:szCs w:val="20"/>
        </w:rPr>
        <w:t>+</w:t>
      </w:r>
    </w:p>
    <w:p w14:paraId="622CFF4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"\x80\x80\x00\xa3\x82\x2c\x00\x12"</w:t>
      </w:r>
      <w:r w:rsidRPr="000E53EB">
        <w:rPr>
          <w:rFonts w:ascii="Consolas" w:eastAsia="Times New Roman" w:hAnsi="Consolas" w:cs="Courier New"/>
          <w:color w:val="9A6E3A"/>
          <w:sz w:val="20"/>
          <w:szCs w:val="20"/>
        </w:rPr>
        <w:t>+</w:t>
      </w:r>
    </w:p>
    <w:p w14:paraId="734A547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"\x11\xe1\xa3\x00\xa3\x82\x2d\x00"</w:t>
      </w:r>
      <w:r w:rsidRPr="000E53EB">
        <w:rPr>
          <w:rFonts w:ascii="Consolas" w:eastAsia="Times New Roman" w:hAnsi="Consolas" w:cs="Courier New"/>
          <w:color w:val="9A6E3A"/>
          <w:sz w:val="20"/>
          <w:szCs w:val="20"/>
        </w:rPr>
        <w:t>+</w:t>
      </w:r>
    </w:p>
    <w:p w14:paraId="0597DF0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"\x15\x00\xa1\x00\x00\x00\xd3\x81"</w:t>
      </w:r>
      <w:r w:rsidRPr="000E53EB">
        <w:rPr>
          <w:rFonts w:ascii="Consolas" w:eastAsia="Times New Roman" w:hAnsi="Consolas" w:cs="Courier New"/>
          <w:color w:val="9A6E3A"/>
          <w:sz w:val="20"/>
          <w:szCs w:val="20"/>
        </w:rPr>
        <w:t>+</w:t>
      </w:r>
    </w:p>
    <w:p w14:paraId="2E54028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"\x7f\x00\x00\xa3\x81\x69\x00\x15"</w:t>
      </w:r>
      <w:r w:rsidRPr="000E53EB">
        <w:rPr>
          <w:rFonts w:ascii="Consolas" w:eastAsia="Times New Roman" w:hAnsi="Consolas" w:cs="Courier New"/>
          <w:color w:val="9A6E3A"/>
          <w:sz w:val="20"/>
          <w:szCs w:val="20"/>
        </w:rPr>
        <w:t>+</w:t>
      </w:r>
    </w:p>
    <w:p w14:paraId="67F2FAD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"\x15\x53\x75\x62\x73\x63\x72\x69"</w:t>
      </w:r>
      <w:r w:rsidRPr="000E53EB">
        <w:rPr>
          <w:rFonts w:ascii="Consolas" w:eastAsia="Times New Roman" w:hAnsi="Consolas" w:cs="Courier New"/>
          <w:color w:val="9A6E3A"/>
          <w:sz w:val="20"/>
          <w:szCs w:val="20"/>
        </w:rPr>
        <w:t>+</w:t>
      </w:r>
    </w:p>
    <w:p w14:paraId="6F8D2014"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"\x70\x74\x69\x6f\x6e\x43\x6f\x6e"</w:t>
      </w:r>
      <w:r w:rsidRPr="000E53EB">
        <w:rPr>
          <w:rFonts w:ascii="Consolas" w:eastAsia="Times New Roman" w:hAnsi="Consolas" w:cs="Courier New"/>
          <w:color w:val="9A6E3A"/>
          <w:sz w:val="20"/>
          <w:szCs w:val="20"/>
        </w:rPr>
        <w:t>+</w:t>
      </w:r>
    </w:p>
    <w:p w14:paraId="14149EA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"\x74\x61\x69\x6e\x65\x72\xa2\xa2"</w:t>
      </w:r>
      <w:r w:rsidRPr="000E53EB">
        <w:rPr>
          <w:rFonts w:ascii="Consolas" w:eastAsia="Times New Roman" w:hAnsi="Consolas" w:cs="Courier New"/>
          <w:color w:val="9A6E3A"/>
          <w:sz w:val="20"/>
          <w:szCs w:val="20"/>
        </w:rPr>
        <w:t>+</w:t>
      </w:r>
    </w:p>
    <w:p w14:paraId="7616F1A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lastRenderedPageBreak/>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"\x00\x00\x00\x00\x72\x01\x00\x00"</w:t>
      </w:r>
      <w:r w:rsidRPr="000E53EB">
        <w:rPr>
          <w:rFonts w:ascii="Consolas" w:eastAsia="Times New Roman" w:hAnsi="Consolas" w:cs="Courier New"/>
          <w:color w:val="999999"/>
          <w:sz w:val="20"/>
          <w:szCs w:val="20"/>
        </w:rPr>
        <w:t>,</w:t>
      </w:r>
    </w:p>
    <w:p w14:paraId="6942CD4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p>
    <w:p w14:paraId="42CAA6D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708090"/>
          <w:sz w:val="20"/>
          <w:szCs w:val="20"/>
        </w:rPr>
        <w:t>######</w:t>
      </w:r>
    </w:p>
    <w:p w14:paraId="7370465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"\x03\x00\x00\x77\x02\xf0\x80\x72"</w:t>
      </w:r>
      <w:r w:rsidRPr="000E53EB">
        <w:rPr>
          <w:rFonts w:ascii="Consolas" w:eastAsia="Times New Roman" w:hAnsi="Consolas" w:cs="Courier New"/>
          <w:color w:val="9A6E3A"/>
          <w:sz w:val="20"/>
          <w:szCs w:val="20"/>
        </w:rPr>
        <w:t>+</w:t>
      </w:r>
      <w:r w:rsidRPr="000E53EB">
        <w:rPr>
          <w:rFonts w:ascii="Consolas" w:eastAsia="Times New Roman" w:hAnsi="Consolas" w:cs="Courier New"/>
          <w:color w:val="708090"/>
          <w:sz w:val="20"/>
          <w:szCs w:val="20"/>
        </w:rPr>
        <w:t>#p1</w:t>
      </w:r>
    </w:p>
    <w:p w14:paraId="3547AAE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"\x02\x00\x68\x31\x00\x00\x05\x42"</w:t>
      </w:r>
      <w:r w:rsidRPr="000E53EB">
        <w:rPr>
          <w:rFonts w:ascii="Consolas" w:eastAsia="Times New Roman" w:hAnsi="Consolas" w:cs="Courier New"/>
          <w:color w:val="9A6E3A"/>
          <w:sz w:val="20"/>
          <w:szCs w:val="20"/>
        </w:rPr>
        <w:t>+</w:t>
      </w:r>
    </w:p>
    <w:p w14:paraId="197479C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"\x00\x00\x00\x03\x00\x00\x03\xff"</w:t>
      </w:r>
      <w:r w:rsidRPr="000E53EB">
        <w:rPr>
          <w:rFonts w:ascii="Consolas" w:eastAsia="Times New Roman" w:hAnsi="Consolas" w:cs="Courier New"/>
          <w:color w:val="9A6E3A"/>
          <w:sz w:val="20"/>
          <w:szCs w:val="20"/>
        </w:rPr>
        <w:t>+</w:t>
      </w:r>
    </w:p>
    <w:p w14:paraId="246F6AB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"\x34\x00\x00\x03\xff\x01\x01\x82"</w:t>
      </w:r>
      <w:r w:rsidRPr="000E53EB">
        <w:rPr>
          <w:rFonts w:ascii="Consolas" w:eastAsia="Times New Roman" w:hAnsi="Consolas" w:cs="Courier New"/>
          <w:color w:val="9A6E3A"/>
          <w:sz w:val="20"/>
          <w:szCs w:val="20"/>
        </w:rPr>
        <w:t>+</w:t>
      </w:r>
    </w:p>
    <w:p w14:paraId="615D5ED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"\x32\x01\x00\x17\x00\x00\x01\x3a"</w:t>
      </w:r>
      <w:r w:rsidRPr="000E53EB">
        <w:rPr>
          <w:rFonts w:ascii="Consolas" w:eastAsia="Times New Roman" w:hAnsi="Consolas" w:cs="Courier New"/>
          <w:color w:val="9A6E3A"/>
          <w:sz w:val="20"/>
          <w:szCs w:val="20"/>
        </w:rPr>
        <w:t>+</w:t>
      </w:r>
    </w:p>
    <w:p w14:paraId="560B798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"\x82\x3b\x00\x04\x81\x40\x82\x3c"</w:t>
      </w:r>
      <w:r w:rsidRPr="000E53EB">
        <w:rPr>
          <w:rFonts w:ascii="Consolas" w:eastAsia="Times New Roman" w:hAnsi="Consolas" w:cs="Courier New"/>
          <w:color w:val="9A6E3A"/>
          <w:sz w:val="20"/>
          <w:szCs w:val="20"/>
        </w:rPr>
        <w:t>+</w:t>
      </w:r>
    </w:p>
    <w:p w14:paraId="1142F93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"\x00\x04\x81\x40\x82\x3d\x00\x04"</w:t>
      </w:r>
      <w:r w:rsidRPr="000E53EB">
        <w:rPr>
          <w:rFonts w:ascii="Consolas" w:eastAsia="Times New Roman" w:hAnsi="Consolas" w:cs="Courier New"/>
          <w:color w:val="9A6E3A"/>
          <w:sz w:val="20"/>
          <w:szCs w:val="20"/>
        </w:rPr>
        <w:t>+</w:t>
      </w:r>
    </w:p>
    <w:p w14:paraId="515F17B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"\x00\x82\x3e\x00\x04\x84\x80\xc0"</w:t>
      </w:r>
      <w:r w:rsidRPr="000E53EB">
        <w:rPr>
          <w:rFonts w:ascii="Consolas" w:eastAsia="Times New Roman" w:hAnsi="Consolas" w:cs="Courier New"/>
          <w:color w:val="9A6E3A"/>
          <w:sz w:val="20"/>
          <w:szCs w:val="20"/>
        </w:rPr>
        <w:t>+</w:t>
      </w:r>
    </w:p>
    <w:p w14:paraId="481D501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"\x40\x82\x3f\x00\x15\x00\x82\x40"</w:t>
      </w:r>
      <w:r w:rsidRPr="000E53EB">
        <w:rPr>
          <w:rFonts w:ascii="Consolas" w:eastAsia="Times New Roman" w:hAnsi="Consolas" w:cs="Courier New"/>
          <w:color w:val="9A6E3A"/>
          <w:sz w:val="20"/>
          <w:szCs w:val="20"/>
        </w:rPr>
        <w:t>+</w:t>
      </w:r>
    </w:p>
    <w:p w14:paraId="2796A4A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"\x00\x15\x05\x32\x3b"</w:t>
      </w:r>
      <w:r w:rsidRPr="000E53EB">
        <w:rPr>
          <w:rFonts w:ascii="Consolas" w:eastAsia="Times New Roman" w:hAnsi="Consolas" w:cs="Courier New"/>
          <w:color w:val="9A6E3A"/>
          <w:sz w:val="20"/>
          <w:szCs w:val="20"/>
        </w:rPr>
        <w:t>+</w:t>
      </w:r>
    </w:p>
    <w:p w14:paraId="59375EC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"\x35\x34\x34\x82\x41"</w:t>
      </w:r>
      <w:r w:rsidRPr="000E53EB">
        <w:rPr>
          <w:rFonts w:ascii="Consolas" w:eastAsia="Times New Roman" w:hAnsi="Consolas" w:cs="Courier New"/>
          <w:color w:val="9A6E3A"/>
          <w:sz w:val="20"/>
          <w:szCs w:val="20"/>
        </w:rPr>
        <w:t>+</w:t>
      </w:r>
    </w:p>
    <w:p w14:paraId="3C3BD66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"\x00\x03\x00\x03\x00\x00\x00\x00"</w:t>
      </w:r>
      <w:r w:rsidRPr="000E53EB">
        <w:rPr>
          <w:rFonts w:ascii="Consolas" w:eastAsia="Times New Roman" w:hAnsi="Consolas" w:cs="Courier New"/>
          <w:color w:val="9A6E3A"/>
          <w:sz w:val="20"/>
          <w:szCs w:val="20"/>
        </w:rPr>
        <w:t>+</w:t>
      </w:r>
      <w:r w:rsidRPr="000E53EB">
        <w:rPr>
          <w:rFonts w:ascii="Consolas" w:eastAsia="Times New Roman" w:hAnsi="Consolas" w:cs="Courier New"/>
          <w:color w:val="708090"/>
          <w:sz w:val="20"/>
          <w:szCs w:val="20"/>
        </w:rPr>
        <w:t>#2</w:t>
      </w:r>
    </w:p>
    <w:p w14:paraId="5E9D0CA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"\x04\xe8\x89\x69\x00\x12\x00\x00"</w:t>
      </w:r>
      <w:r w:rsidRPr="000E53EB">
        <w:rPr>
          <w:rFonts w:ascii="Consolas" w:eastAsia="Times New Roman" w:hAnsi="Consolas" w:cs="Courier New"/>
          <w:color w:val="9A6E3A"/>
          <w:sz w:val="20"/>
          <w:szCs w:val="20"/>
        </w:rPr>
        <w:t>+</w:t>
      </w:r>
    </w:p>
    <w:p w14:paraId="49FB375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"\x00\x00\x89\x6a\x00\x13\x00\x89"</w:t>
      </w:r>
      <w:r w:rsidRPr="000E53EB">
        <w:rPr>
          <w:rFonts w:ascii="Consolas" w:eastAsia="Times New Roman" w:hAnsi="Consolas" w:cs="Courier New"/>
          <w:color w:val="9A6E3A"/>
          <w:sz w:val="20"/>
          <w:szCs w:val="20"/>
        </w:rPr>
        <w:t>+</w:t>
      </w:r>
    </w:p>
    <w:p w14:paraId="4586C1D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"\x6b\x00\x04\x00\x00\x00\x00\x00"</w:t>
      </w:r>
      <w:r w:rsidRPr="000E53EB">
        <w:rPr>
          <w:rFonts w:ascii="Consolas" w:eastAsia="Times New Roman" w:hAnsi="Consolas" w:cs="Courier New"/>
          <w:color w:val="9A6E3A"/>
          <w:sz w:val="20"/>
          <w:szCs w:val="20"/>
        </w:rPr>
        <w:t>+</w:t>
      </w:r>
    </w:p>
    <w:p w14:paraId="5DC67E7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"\x00\x72\x02\x00\x00"</w:t>
      </w:r>
      <w:r w:rsidRPr="000E53EB">
        <w:rPr>
          <w:rFonts w:ascii="Consolas" w:eastAsia="Times New Roman" w:hAnsi="Consolas" w:cs="Courier New"/>
          <w:color w:val="999999"/>
          <w:sz w:val="20"/>
          <w:szCs w:val="20"/>
        </w:rPr>
        <w:t>,</w:t>
      </w:r>
    </w:p>
    <w:p w14:paraId="22EF5C2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708090"/>
          <w:sz w:val="20"/>
          <w:szCs w:val="20"/>
        </w:rPr>
        <w:t xml:space="preserve">#unknown </w:t>
      </w:r>
    </w:p>
    <w:p w14:paraId="53AEF65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"\x03\x00\x00\x07\x02\xf0\x00"</w:t>
      </w:r>
      <w:r w:rsidRPr="000E53EB">
        <w:rPr>
          <w:rFonts w:ascii="Consolas" w:eastAsia="Times New Roman" w:hAnsi="Consolas" w:cs="Courier New"/>
          <w:color w:val="999999"/>
          <w:sz w:val="20"/>
          <w:szCs w:val="20"/>
        </w:rPr>
        <w:t>,</w:t>
      </w:r>
    </w:p>
    <w:p w14:paraId="7A2E68C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708090"/>
          <w:sz w:val="20"/>
          <w:szCs w:val="20"/>
        </w:rPr>
        <w:t>#bat dau qua trinh diag</w:t>
      </w:r>
    </w:p>
    <w:p w14:paraId="6177C64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"\x03\x00\x00\x2b\x02\xf0\x80\x72"</w:t>
      </w:r>
      <w:r w:rsidRPr="000E53EB">
        <w:rPr>
          <w:rFonts w:ascii="Consolas" w:eastAsia="Times New Roman" w:hAnsi="Consolas" w:cs="Courier New"/>
          <w:color w:val="9A6E3A"/>
          <w:sz w:val="20"/>
          <w:szCs w:val="20"/>
        </w:rPr>
        <w:t>+</w:t>
      </w:r>
    </w:p>
    <w:p w14:paraId="4AFEA66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"\x02\x00\x1c\x31\x00\x00\x04\xbb"</w:t>
      </w:r>
      <w:r w:rsidRPr="000E53EB">
        <w:rPr>
          <w:rFonts w:ascii="Consolas" w:eastAsia="Times New Roman" w:hAnsi="Consolas" w:cs="Courier New"/>
          <w:color w:val="9A6E3A"/>
          <w:sz w:val="20"/>
          <w:szCs w:val="20"/>
        </w:rPr>
        <w:t>+</w:t>
      </w:r>
    </w:p>
    <w:p w14:paraId="2641922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"\x00\x00\x00\x05\x00\x00\x03\xff"</w:t>
      </w:r>
      <w:r w:rsidRPr="000E53EB">
        <w:rPr>
          <w:rFonts w:ascii="Consolas" w:eastAsia="Times New Roman" w:hAnsi="Consolas" w:cs="Courier New"/>
          <w:color w:val="9A6E3A"/>
          <w:sz w:val="20"/>
          <w:szCs w:val="20"/>
        </w:rPr>
        <w:t>+</w:t>
      </w:r>
    </w:p>
    <w:p w14:paraId="3C8FF35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"\x34\x00\x00\x00\x01\x00\x00\x00"</w:t>
      </w:r>
      <w:r w:rsidRPr="000E53EB">
        <w:rPr>
          <w:rFonts w:ascii="Consolas" w:eastAsia="Times New Roman" w:hAnsi="Consolas" w:cs="Courier New"/>
          <w:color w:val="9A6E3A"/>
          <w:sz w:val="20"/>
          <w:szCs w:val="20"/>
        </w:rPr>
        <w:t>+</w:t>
      </w:r>
    </w:p>
    <w:p w14:paraId="797784B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"\x00\x00\x00\x00\x00\x00\x00\x72"</w:t>
      </w:r>
      <w:r w:rsidRPr="000E53EB">
        <w:rPr>
          <w:rFonts w:ascii="Consolas" w:eastAsia="Times New Roman" w:hAnsi="Consolas" w:cs="Courier New"/>
          <w:color w:val="9A6E3A"/>
          <w:sz w:val="20"/>
          <w:szCs w:val="20"/>
        </w:rPr>
        <w:t>+</w:t>
      </w:r>
    </w:p>
    <w:p w14:paraId="792BED3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"\x02\x00\x00"</w:t>
      </w:r>
      <w:r w:rsidRPr="000E53EB">
        <w:rPr>
          <w:rFonts w:ascii="Consolas" w:eastAsia="Times New Roman" w:hAnsi="Consolas" w:cs="Courier New"/>
          <w:color w:val="999999"/>
          <w:sz w:val="20"/>
          <w:szCs w:val="20"/>
        </w:rPr>
        <w:t>,</w:t>
      </w:r>
    </w:p>
    <w:p w14:paraId="253978B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708090"/>
          <w:sz w:val="20"/>
          <w:szCs w:val="20"/>
        </w:rPr>
        <w:t>#tiep tuc diag</w:t>
      </w:r>
    </w:p>
    <w:p w14:paraId="28D8841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"\x03\x00\x00\x2b\x02\xf0\x80\x72"</w:t>
      </w:r>
      <w:r w:rsidRPr="000E53EB">
        <w:rPr>
          <w:rFonts w:ascii="Consolas" w:eastAsia="Times New Roman" w:hAnsi="Consolas" w:cs="Courier New"/>
          <w:color w:val="9A6E3A"/>
          <w:sz w:val="20"/>
          <w:szCs w:val="20"/>
        </w:rPr>
        <w:t>+</w:t>
      </w:r>
    </w:p>
    <w:p w14:paraId="1550DD2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"\x02\x00\x1c\x31\x00\x00\x04\xbb"</w:t>
      </w:r>
      <w:r w:rsidRPr="000E53EB">
        <w:rPr>
          <w:rFonts w:ascii="Consolas" w:eastAsia="Times New Roman" w:hAnsi="Consolas" w:cs="Courier New"/>
          <w:color w:val="9A6E3A"/>
          <w:sz w:val="20"/>
          <w:szCs w:val="20"/>
        </w:rPr>
        <w:t>+</w:t>
      </w:r>
    </w:p>
    <w:p w14:paraId="5A41A0E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"\x00\x00\x00\x06\x00\x00\x03\xff"</w:t>
      </w:r>
      <w:r w:rsidRPr="000E53EB">
        <w:rPr>
          <w:rFonts w:ascii="Consolas" w:eastAsia="Times New Roman" w:hAnsi="Consolas" w:cs="Courier New"/>
          <w:color w:val="9A6E3A"/>
          <w:sz w:val="20"/>
          <w:szCs w:val="20"/>
        </w:rPr>
        <w:t>+</w:t>
      </w:r>
    </w:p>
    <w:p w14:paraId="22C66F1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"\x34\x00\x00\x00\x02\x00\x01\x01"</w:t>
      </w:r>
      <w:r w:rsidRPr="000E53EB">
        <w:rPr>
          <w:rFonts w:ascii="Consolas" w:eastAsia="Times New Roman" w:hAnsi="Consolas" w:cs="Courier New"/>
          <w:color w:val="9A6E3A"/>
          <w:sz w:val="20"/>
          <w:szCs w:val="20"/>
        </w:rPr>
        <w:t>+</w:t>
      </w:r>
    </w:p>
    <w:p w14:paraId="319FE56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"\x00\x00\x00\x00\x00\x00\x00\x72"</w:t>
      </w:r>
      <w:r w:rsidRPr="000E53EB">
        <w:rPr>
          <w:rFonts w:ascii="Consolas" w:eastAsia="Times New Roman" w:hAnsi="Consolas" w:cs="Courier New"/>
          <w:color w:val="9A6E3A"/>
          <w:sz w:val="20"/>
          <w:szCs w:val="20"/>
        </w:rPr>
        <w:t>+</w:t>
      </w:r>
    </w:p>
    <w:p w14:paraId="5E2F539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"\x02\x00\x00"</w:t>
      </w:r>
      <w:r w:rsidRPr="000E53EB">
        <w:rPr>
          <w:rFonts w:ascii="Consolas" w:eastAsia="Times New Roman" w:hAnsi="Consolas" w:cs="Courier New"/>
          <w:color w:val="999999"/>
          <w:sz w:val="20"/>
          <w:szCs w:val="20"/>
        </w:rPr>
        <w:t>,</w:t>
      </w:r>
    </w:p>
    <w:p w14:paraId="58A5A44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lastRenderedPageBreak/>
        <w:t>#truoc start-stop</w:t>
      </w:r>
    </w:p>
    <w:p w14:paraId="659C70B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"\x03\x00\x00\x42\x02\xf0\x80"</w:t>
      </w:r>
      <w:r w:rsidRPr="000E53EB">
        <w:rPr>
          <w:rFonts w:ascii="Consolas" w:eastAsia="Times New Roman" w:hAnsi="Consolas" w:cs="Courier New"/>
          <w:color w:val="9A6E3A"/>
          <w:sz w:val="20"/>
          <w:szCs w:val="20"/>
        </w:rPr>
        <w:t>+</w:t>
      </w:r>
    </w:p>
    <w:p w14:paraId="3D9D016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"\x72\x02\x00\x33\x31\x00\x00\x04"</w:t>
      </w:r>
      <w:r w:rsidRPr="000E53EB">
        <w:rPr>
          <w:rFonts w:ascii="Consolas" w:eastAsia="Times New Roman" w:hAnsi="Consolas" w:cs="Courier New"/>
          <w:color w:val="9A6E3A"/>
          <w:sz w:val="20"/>
          <w:szCs w:val="20"/>
        </w:rPr>
        <w:t>+</w:t>
      </w:r>
    </w:p>
    <w:p w14:paraId="4B4BE65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"\xfc\x00\x00\x00\x07\x00\x00\x03"</w:t>
      </w:r>
      <w:r w:rsidRPr="000E53EB">
        <w:rPr>
          <w:rFonts w:ascii="Consolas" w:eastAsia="Times New Roman" w:hAnsi="Consolas" w:cs="Courier New"/>
          <w:color w:val="9A6E3A"/>
          <w:sz w:val="20"/>
          <w:szCs w:val="20"/>
        </w:rPr>
        <w:t>+</w:t>
      </w:r>
    </w:p>
    <w:p w14:paraId="39CFB51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"\xff\x36\x00\x00\x00\x34\x02\x91"</w:t>
      </w:r>
      <w:r w:rsidRPr="000E53EB">
        <w:rPr>
          <w:rFonts w:ascii="Consolas" w:eastAsia="Times New Roman" w:hAnsi="Consolas" w:cs="Courier New"/>
          <w:color w:val="9A6E3A"/>
          <w:sz w:val="20"/>
          <w:szCs w:val="20"/>
        </w:rPr>
        <w:t>+</w:t>
      </w:r>
    </w:p>
    <w:p w14:paraId="7062793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"\x3d\x9b\x1e\x00\x00\x04\xe8\x89"</w:t>
      </w:r>
      <w:r w:rsidRPr="000E53EB">
        <w:rPr>
          <w:rFonts w:ascii="Consolas" w:eastAsia="Times New Roman" w:hAnsi="Consolas" w:cs="Courier New"/>
          <w:color w:val="9A6E3A"/>
          <w:sz w:val="20"/>
          <w:szCs w:val="20"/>
        </w:rPr>
        <w:t>+</w:t>
      </w:r>
    </w:p>
    <w:p w14:paraId="0CD0E84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"\x69\x00\x12\x00\x00\x00\x00\x89"</w:t>
      </w:r>
      <w:r w:rsidRPr="000E53EB">
        <w:rPr>
          <w:rFonts w:ascii="Consolas" w:eastAsia="Times New Roman" w:hAnsi="Consolas" w:cs="Courier New"/>
          <w:color w:val="9A6E3A"/>
          <w:sz w:val="20"/>
          <w:szCs w:val="20"/>
        </w:rPr>
        <w:t>+</w:t>
      </w:r>
    </w:p>
    <w:p w14:paraId="456AE52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"\x6a\x00\x13\x00\x89\x6b\x00\x04"</w:t>
      </w:r>
      <w:r w:rsidRPr="000E53EB">
        <w:rPr>
          <w:rFonts w:ascii="Consolas" w:eastAsia="Times New Roman" w:hAnsi="Consolas" w:cs="Courier New"/>
          <w:color w:val="9A6E3A"/>
          <w:sz w:val="20"/>
          <w:szCs w:val="20"/>
        </w:rPr>
        <w:t>+</w:t>
      </w:r>
    </w:p>
    <w:p w14:paraId="30E5ACF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"\x00\x00\x00\x00\x00\x00\x00\x72"</w:t>
      </w:r>
      <w:r w:rsidRPr="000E53EB">
        <w:rPr>
          <w:rFonts w:ascii="Consolas" w:eastAsia="Times New Roman" w:hAnsi="Consolas" w:cs="Courier New"/>
          <w:color w:val="9A6E3A"/>
          <w:sz w:val="20"/>
          <w:szCs w:val="20"/>
        </w:rPr>
        <w:t>+</w:t>
      </w:r>
    </w:p>
    <w:p w14:paraId="762A12A4"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"\x02\x00\x00"</w:t>
      </w:r>
      <w:r w:rsidRPr="000E53EB">
        <w:rPr>
          <w:rFonts w:ascii="Consolas" w:eastAsia="Times New Roman" w:hAnsi="Consolas" w:cs="Courier New"/>
          <w:color w:val="999999"/>
          <w:sz w:val="20"/>
          <w:szCs w:val="20"/>
        </w:rPr>
        <w:t>,</w:t>
      </w:r>
    </w:p>
    <w:p w14:paraId="471A084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#start</w:t>
      </w:r>
    </w:p>
    <w:p w14:paraId="4CBC587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"\x03\x00\x00\x43\x02\xf0\x80"</w:t>
      </w:r>
      <w:r w:rsidRPr="000E53EB">
        <w:rPr>
          <w:rFonts w:ascii="Consolas" w:eastAsia="Times New Roman" w:hAnsi="Consolas" w:cs="Courier New"/>
          <w:color w:val="9A6E3A"/>
          <w:sz w:val="20"/>
          <w:szCs w:val="20"/>
        </w:rPr>
        <w:t>+</w:t>
      </w:r>
    </w:p>
    <w:p w14:paraId="7099E04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"\x72\x02\x00\x34\x31\x00\x00\x04"</w:t>
      </w:r>
      <w:r w:rsidRPr="000E53EB">
        <w:rPr>
          <w:rFonts w:ascii="Consolas" w:eastAsia="Times New Roman" w:hAnsi="Consolas" w:cs="Courier New"/>
          <w:color w:val="9A6E3A"/>
          <w:sz w:val="20"/>
          <w:szCs w:val="20"/>
        </w:rPr>
        <w:t>+</w:t>
      </w:r>
    </w:p>
    <w:p w14:paraId="5A3E265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"\xf2\x00\x00\x00\x08\x00\x00\x03"</w:t>
      </w:r>
      <w:r w:rsidRPr="000E53EB">
        <w:rPr>
          <w:rFonts w:ascii="Consolas" w:eastAsia="Times New Roman" w:hAnsi="Consolas" w:cs="Courier New"/>
          <w:color w:val="9A6E3A"/>
          <w:sz w:val="20"/>
          <w:szCs w:val="20"/>
        </w:rPr>
        <w:t>+</w:t>
      </w:r>
    </w:p>
    <w:p w14:paraId="1D50A42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"\xff\x36\x00\x00\x00\x34\x01\x90"</w:t>
      </w:r>
      <w:r w:rsidRPr="000E53EB">
        <w:rPr>
          <w:rFonts w:ascii="Consolas" w:eastAsia="Times New Roman" w:hAnsi="Consolas" w:cs="Courier New"/>
          <w:color w:val="9A6E3A"/>
          <w:sz w:val="20"/>
          <w:szCs w:val="20"/>
        </w:rPr>
        <w:t>+</w:t>
      </w:r>
    </w:p>
    <w:p w14:paraId="39B644E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"\x77\x00\x08\x03\x00\x00\x04\xe8"</w:t>
      </w:r>
      <w:r w:rsidRPr="000E53EB">
        <w:rPr>
          <w:rFonts w:ascii="Consolas" w:eastAsia="Times New Roman" w:hAnsi="Consolas" w:cs="Courier New"/>
          <w:color w:val="9A6E3A"/>
          <w:sz w:val="20"/>
          <w:szCs w:val="20"/>
        </w:rPr>
        <w:t>+</w:t>
      </w:r>
    </w:p>
    <w:p w14:paraId="207D6E5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"\x89\x69\x00\x12\x00\x00\x00\x00"</w:t>
      </w:r>
      <w:r w:rsidRPr="000E53EB">
        <w:rPr>
          <w:rFonts w:ascii="Consolas" w:eastAsia="Times New Roman" w:hAnsi="Consolas" w:cs="Courier New"/>
          <w:color w:val="9A6E3A"/>
          <w:sz w:val="20"/>
          <w:szCs w:val="20"/>
        </w:rPr>
        <w:t>+</w:t>
      </w:r>
    </w:p>
    <w:p w14:paraId="06FECA1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"\x89\x6a\x00\x13\x00\x89\x6b\x00"</w:t>
      </w:r>
      <w:r w:rsidRPr="000E53EB">
        <w:rPr>
          <w:rFonts w:ascii="Consolas" w:eastAsia="Times New Roman" w:hAnsi="Consolas" w:cs="Courier New"/>
          <w:color w:val="9A6E3A"/>
          <w:sz w:val="20"/>
          <w:szCs w:val="20"/>
        </w:rPr>
        <w:t>+</w:t>
      </w:r>
    </w:p>
    <w:p w14:paraId="779B769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"\x04\x00\x00\x00\x00\x00\x00\x00"</w:t>
      </w:r>
      <w:r w:rsidRPr="000E53EB">
        <w:rPr>
          <w:rFonts w:ascii="Consolas" w:eastAsia="Times New Roman" w:hAnsi="Consolas" w:cs="Courier New"/>
          <w:color w:val="9A6E3A"/>
          <w:sz w:val="20"/>
          <w:szCs w:val="20"/>
        </w:rPr>
        <w:t>+</w:t>
      </w:r>
    </w:p>
    <w:p w14:paraId="2221A5C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"\x72\x02\x00\x00"</w:t>
      </w:r>
      <w:r w:rsidRPr="000E53EB">
        <w:rPr>
          <w:rFonts w:ascii="Consolas" w:eastAsia="Times New Roman" w:hAnsi="Consolas" w:cs="Courier New"/>
          <w:color w:val="999999"/>
          <w:sz w:val="20"/>
          <w:szCs w:val="20"/>
        </w:rPr>
        <w:t>,</w:t>
      </w:r>
    </w:p>
    <w:p w14:paraId="7FE2514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#stop</w:t>
      </w:r>
    </w:p>
    <w:p w14:paraId="28543C2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"\x03\x00\x00\x43\x02\xf0\x80"</w:t>
      </w:r>
      <w:r w:rsidRPr="000E53EB">
        <w:rPr>
          <w:rFonts w:ascii="Consolas" w:eastAsia="Times New Roman" w:hAnsi="Consolas" w:cs="Courier New"/>
          <w:color w:val="9A6E3A"/>
          <w:sz w:val="20"/>
          <w:szCs w:val="20"/>
        </w:rPr>
        <w:t>+</w:t>
      </w:r>
    </w:p>
    <w:p w14:paraId="429367E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"\x72\x02\x00\x34\x31\x00\x00\x04"</w:t>
      </w:r>
      <w:r w:rsidRPr="000E53EB">
        <w:rPr>
          <w:rFonts w:ascii="Consolas" w:eastAsia="Times New Roman" w:hAnsi="Consolas" w:cs="Courier New"/>
          <w:color w:val="9A6E3A"/>
          <w:sz w:val="20"/>
          <w:szCs w:val="20"/>
        </w:rPr>
        <w:t>+</w:t>
      </w:r>
    </w:p>
    <w:p w14:paraId="2C04C47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"\xf2\x00\x00\x00\x08\x00\x00\x03"</w:t>
      </w:r>
      <w:r w:rsidRPr="000E53EB">
        <w:rPr>
          <w:rFonts w:ascii="Consolas" w:eastAsia="Times New Roman" w:hAnsi="Consolas" w:cs="Courier New"/>
          <w:color w:val="9A6E3A"/>
          <w:sz w:val="20"/>
          <w:szCs w:val="20"/>
        </w:rPr>
        <w:t>+</w:t>
      </w:r>
    </w:p>
    <w:p w14:paraId="4DF18C4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"\xff\x36\x00\x00\x00\x34\x01\x90"</w:t>
      </w:r>
      <w:r w:rsidRPr="000E53EB">
        <w:rPr>
          <w:rFonts w:ascii="Consolas" w:eastAsia="Times New Roman" w:hAnsi="Consolas" w:cs="Courier New"/>
          <w:color w:val="9A6E3A"/>
          <w:sz w:val="20"/>
          <w:szCs w:val="20"/>
        </w:rPr>
        <w:t>+</w:t>
      </w:r>
    </w:p>
    <w:p w14:paraId="46A050F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"\x77\x00\x08\x01\x00\x00\x04\xe8"</w:t>
      </w:r>
      <w:r w:rsidRPr="000E53EB">
        <w:rPr>
          <w:rFonts w:ascii="Consolas" w:eastAsia="Times New Roman" w:hAnsi="Consolas" w:cs="Courier New"/>
          <w:color w:val="9A6E3A"/>
          <w:sz w:val="20"/>
          <w:szCs w:val="20"/>
        </w:rPr>
        <w:t>+</w:t>
      </w:r>
    </w:p>
    <w:p w14:paraId="0F4F229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"\x89\x69\x00\x12\x00\x00\x00\x00"</w:t>
      </w:r>
      <w:r w:rsidRPr="000E53EB">
        <w:rPr>
          <w:rFonts w:ascii="Consolas" w:eastAsia="Times New Roman" w:hAnsi="Consolas" w:cs="Courier New"/>
          <w:color w:val="9A6E3A"/>
          <w:sz w:val="20"/>
          <w:szCs w:val="20"/>
        </w:rPr>
        <w:t>+</w:t>
      </w:r>
    </w:p>
    <w:p w14:paraId="69EFF02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"\x89\x6a\x00\x13\x00\x89\x6b\x00"</w:t>
      </w:r>
      <w:r w:rsidRPr="000E53EB">
        <w:rPr>
          <w:rFonts w:ascii="Consolas" w:eastAsia="Times New Roman" w:hAnsi="Consolas" w:cs="Courier New"/>
          <w:color w:val="9A6E3A"/>
          <w:sz w:val="20"/>
          <w:szCs w:val="20"/>
        </w:rPr>
        <w:t>+</w:t>
      </w:r>
    </w:p>
    <w:p w14:paraId="34DCB91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"\x04\x00\x00\x00\x00\x00\x00\x00"</w:t>
      </w:r>
      <w:r w:rsidRPr="000E53EB">
        <w:rPr>
          <w:rFonts w:ascii="Consolas" w:eastAsia="Times New Roman" w:hAnsi="Consolas" w:cs="Courier New"/>
          <w:color w:val="9A6E3A"/>
          <w:sz w:val="20"/>
          <w:szCs w:val="20"/>
        </w:rPr>
        <w:t>+</w:t>
      </w:r>
    </w:p>
    <w:p w14:paraId="12B5BF0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669900"/>
          <w:sz w:val="20"/>
          <w:szCs w:val="20"/>
        </w:rPr>
        <w:t>"\x72\x02\x00\x00"</w:t>
      </w:r>
      <w:r w:rsidRPr="000E53EB">
        <w:rPr>
          <w:rFonts w:ascii="Consolas" w:eastAsia="Times New Roman" w:hAnsi="Consolas" w:cs="Courier New"/>
          <w:color w:val="999999"/>
          <w:sz w:val="20"/>
          <w:szCs w:val="20"/>
        </w:rPr>
        <w:t>,</w:t>
      </w:r>
    </w:p>
    <w:p w14:paraId="616DA224"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999999"/>
          <w:sz w:val="20"/>
          <w:szCs w:val="20"/>
        </w:rPr>
        <w:t>]</w:t>
      </w:r>
    </w:p>
    <w:p w14:paraId="45F226E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return</w:t>
      </w:r>
      <w:r w:rsidRPr="000E53EB">
        <w:rPr>
          <w:rFonts w:ascii="Consolas" w:eastAsia="Times New Roman" w:hAnsi="Consolas" w:cs="Courier New"/>
          <w:color w:val="000000"/>
          <w:sz w:val="20"/>
          <w:szCs w:val="20"/>
        </w:rPr>
        <w:t xml:space="preserve"> packets</w:t>
      </w:r>
    </w:p>
    <w:p w14:paraId="75CC48D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3913F5F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w:t>
      </w:r>
    </w:p>
    <w:p w14:paraId="4DCEE61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def</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DD4A68"/>
          <w:sz w:val="20"/>
          <w:szCs w:val="20"/>
        </w:rPr>
        <w:t>start_PLC</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scr</w:t>
      </w:r>
      <w:r w:rsidRPr="000E53EB">
        <w:rPr>
          <w:rFonts w:ascii="Consolas" w:eastAsia="Times New Roman" w:hAnsi="Consolas" w:cs="Courier New"/>
          <w:color w:val="999999"/>
          <w:sz w:val="20"/>
          <w:szCs w:val="20"/>
        </w:rPr>
        <w:t>)</w:t>
      </w:r>
    </w:p>
    <w:p w14:paraId="155E858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 xml:space="preserve">print_good </w:t>
      </w:r>
      <w:r w:rsidRPr="000E53EB">
        <w:rPr>
          <w:rFonts w:ascii="Consolas" w:eastAsia="Times New Roman" w:hAnsi="Consolas" w:cs="Courier New"/>
          <w:color w:val="669900"/>
          <w:sz w:val="20"/>
          <w:szCs w:val="20"/>
        </w:rPr>
        <w:t>"mode select: START"</w:t>
      </w:r>
    </w:p>
    <w:p w14:paraId="66367A1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lastRenderedPageBreak/>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6</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"\xff"</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scr</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pack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"c"</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#send hello plc</w:t>
      </w:r>
    </w:p>
    <w:p w14:paraId="52F5C414"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p>
    <w:p w14:paraId="39700E4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sleep</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0.05</w:t>
      </w:r>
      <w:r w:rsidRPr="000E53EB">
        <w:rPr>
          <w:rFonts w:ascii="Consolas" w:eastAsia="Times New Roman" w:hAnsi="Consolas" w:cs="Courier New"/>
          <w:color w:val="999999"/>
          <w:sz w:val="20"/>
          <w:szCs w:val="20"/>
        </w:rPr>
        <w:t>)</w:t>
      </w:r>
    </w:p>
    <w:p w14:paraId="1AE1946A"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7</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"\xff"</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scr</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pack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"c"</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#send hello plc</w:t>
      </w:r>
    </w:p>
    <w:p w14:paraId="5B07645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708090"/>
          <w:sz w:val="20"/>
          <w:szCs w:val="20"/>
        </w:rPr>
        <w:t>#sock.get_once()</w:t>
      </w:r>
    </w:p>
    <w:p w14:paraId="45A0985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dt</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r w:rsidRPr="000E53EB">
        <w:rPr>
          <w:rFonts w:ascii="Consolas" w:eastAsia="Times New Roman" w:hAnsi="Consolas" w:cs="Courier New"/>
          <w:color w:val="9A6E3A"/>
          <w:sz w:val="20"/>
          <w:szCs w:val="20"/>
        </w:rPr>
        <w:t>-</w:t>
      </w:r>
      <w:r w:rsidRPr="000E53EB">
        <w:rPr>
          <w:rFonts w:ascii="Consolas" w:eastAsia="Times New Roman" w:hAnsi="Consolas" w:cs="Courier New"/>
          <w:color w:val="990055"/>
          <w:sz w:val="20"/>
          <w:szCs w:val="20"/>
        </w:rPr>
        <w:t>1</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def_read_timeout</w:t>
      </w:r>
      <w:r w:rsidRPr="000E53EB">
        <w:rPr>
          <w:rFonts w:ascii="Consolas" w:eastAsia="Times New Roman" w:hAnsi="Consolas" w:cs="Courier New"/>
          <w:color w:val="999999"/>
          <w:sz w:val="20"/>
          <w:szCs w:val="20"/>
        </w:rPr>
        <w:t>)</w:t>
      </w:r>
    </w:p>
    <w:p w14:paraId="3D0254A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if</w:t>
      </w:r>
      <w:r w:rsidRPr="000E53EB">
        <w:rPr>
          <w:rFonts w:ascii="Consolas" w:eastAsia="Times New Roman" w:hAnsi="Consolas" w:cs="Courier New"/>
          <w:color w:val="000000"/>
          <w:sz w:val="20"/>
          <w:szCs w:val="20"/>
        </w:rPr>
        <w:t xml:space="preserve"> dt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length</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to_i </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0055"/>
          <w:sz w:val="20"/>
          <w:szCs w:val="20"/>
        </w:rPr>
        <w:t>30</w:t>
      </w:r>
    </w:p>
    <w:p w14:paraId="1D76198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 xml:space="preserve">print_good </w:t>
      </w:r>
      <w:r w:rsidRPr="000E53EB">
        <w:rPr>
          <w:rFonts w:ascii="Consolas" w:eastAsia="Times New Roman" w:hAnsi="Consolas" w:cs="Courier New"/>
          <w:color w:val="669900"/>
          <w:sz w:val="20"/>
          <w:szCs w:val="20"/>
        </w:rPr>
        <w:t>"PLC----&gt;RUN"</w:t>
      </w:r>
    </w:p>
    <w:p w14:paraId="56BD425A"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else</w:t>
      </w:r>
    </w:p>
    <w:p w14:paraId="35A76464"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a</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dt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to_s</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EE9900"/>
          <w:sz w:val="20"/>
          <w:szCs w:val="20"/>
        </w:rPr>
        <w:t>/[\x80-\xff]/</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 "</w:t>
      </w:r>
      <w:r w:rsidRPr="000E53EB">
        <w:rPr>
          <w:rFonts w:ascii="Consolas" w:eastAsia="Times New Roman" w:hAnsi="Consolas" w:cs="Courier New"/>
          <w:color w:val="999999"/>
          <w:sz w:val="20"/>
          <w:szCs w:val="20"/>
        </w:rPr>
        <w:t>)</w:t>
      </w:r>
    </w:p>
    <w:p w14:paraId="71C3272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print_error a</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to_s</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EE9900"/>
          <w:sz w:val="20"/>
          <w:szCs w:val="20"/>
        </w:rPr>
        <w:t>/[\x00-\x30]/</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 "</w:t>
      </w:r>
      <w:r w:rsidRPr="000E53EB">
        <w:rPr>
          <w:rFonts w:ascii="Consolas" w:eastAsia="Times New Roman" w:hAnsi="Consolas" w:cs="Courier New"/>
          <w:color w:val="999999"/>
          <w:sz w:val="20"/>
          <w:szCs w:val="20"/>
        </w:rPr>
        <w:t>)</w:t>
      </w:r>
    </w:p>
    <w:p w14:paraId="66C28A7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5046DC2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4978DE1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w:t>
      </w:r>
    </w:p>
    <w:p w14:paraId="3CEC35D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def</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DD4A68"/>
          <w:sz w:val="20"/>
          <w:szCs w:val="20"/>
        </w:rPr>
        <w:t>stop_PLC</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scr</w:t>
      </w:r>
      <w:r w:rsidRPr="000E53EB">
        <w:rPr>
          <w:rFonts w:ascii="Consolas" w:eastAsia="Times New Roman" w:hAnsi="Consolas" w:cs="Courier New"/>
          <w:color w:val="999999"/>
          <w:sz w:val="20"/>
          <w:szCs w:val="20"/>
        </w:rPr>
        <w:t>)</w:t>
      </w:r>
    </w:p>
    <w:p w14:paraId="4CD9BEF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 xml:space="preserve">print_good </w:t>
      </w:r>
      <w:r w:rsidRPr="000E53EB">
        <w:rPr>
          <w:rFonts w:ascii="Consolas" w:eastAsia="Times New Roman" w:hAnsi="Consolas" w:cs="Courier New"/>
          <w:color w:val="669900"/>
          <w:sz w:val="20"/>
          <w:szCs w:val="20"/>
        </w:rPr>
        <w:t>"mode select: STOP"</w:t>
      </w:r>
    </w:p>
    <w:p w14:paraId="587FBF0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6</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"\xff"</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scr</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pack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"c"</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#send hello plc</w:t>
      </w:r>
    </w:p>
    <w:p w14:paraId="37CF68D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p>
    <w:p w14:paraId="2AF529D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sleep</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0.05</w:t>
      </w:r>
      <w:r w:rsidRPr="000E53EB">
        <w:rPr>
          <w:rFonts w:ascii="Consolas" w:eastAsia="Times New Roman" w:hAnsi="Consolas" w:cs="Courier New"/>
          <w:color w:val="999999"/>
          <w:sz w:val="20"/>
          <w:szCs w:val="20"/>
        </w:rPr>
        <w:t>)</w:t>
      </w:r>
    </w:p>
    <w:p w14:paraId="1A53DA8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8</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"\xff"</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scr</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pack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"c"</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#send hello plc</w:t>
      </w:r>
    </w:p>
    <w:p w14:paraId="1DF24AD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dt</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r w:rsidRPr="000E53EB">
        <w:rPr>
          <w:rFonts w:ascii="Consolas" w:eastAsia="Times New Roman" w:hAnsi="Consolas" w:cs="Courier New"/>
          <w:color w:val="9A6E3A"/>
          <w:sz w:val="20"/>
          <w:szCs w:val="20"/>
        </w:rPr>
        <w:t>-</w:t>
      </w:r>
      <w:r w:rsidRPr="000E53EB">
        <w:rPr>
          <w:rFonts w:ascii="Consolas" w:eastAsia="Times New Roman" w:hAnsi="Consolas" w:cs="Courier New"/>
          <w:color w:val="990055"/>
          <w:sz w:val="20"/>
          <w:szCs w:val="20"/>
        </w:rPr>
        <w:t>1</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def_read_timeout</w:t>
      </w:r>
      <w:r w:rsidRPr="000E53EB">
        <w:rPr>
          <w:rFonts w:ascii="Consolas" w:eastAsia="Times New Roman" w:hAnsi="Consolas" w:cs="Courier New"/>
          <w:color w:val="999999"/>
          <w:sz w:val="20"/>
          <w:szCs w:val="20"/>
        </w:rPr>
        <w:t>)</w:t>
      </w:r>
    </w:p>
    <w:p w14:paraId="732D50D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if</w:t>
      </w:r>
      <w:r w:rsidRPr="000E53EB">
        <w:rPr>
          <w:rFonts w:ascii="Consolas" w:eastAsia="Times New Roman" w:hAnsi="Consolas" w:cs="Courier New"/>
          <w:color w:val="000000"/>
          <w:sz w:val="20"/>
          <w:szCs w:val="20"/>
        </w:rPr>
        <w:t xml:space="preserve"> dt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length</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to_i </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0055"/>
          <w:sz w:val="20"/>
          <w:szCs w:val="20"/>
        </w:rPr>
        <w:t>30</w:t>
      </w:r>
    </w:p>
    <w:p w14:paraId="2C82962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 xml:space="preserve">print_good </w:t>
      </w:r>
      <w:r w:rsidRPr="000E53EB">
        <w:rPr>
          <w:rFonts w:ascii="Consolas" w:eastAsia="Times New Roman" w:hAnsi="Consolas" w:cs="Courier New"/>
          <w:color w:val="669900"/>
          <w:sz w:val="20"/>
          <w:szCs w:val="20"/>
        </w:rPr>
        <w:t>"PLC----&gt;STOP"</w:t>
      </w:r>
    </w:p>
    <w:p w14:paraId="28C643F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else</w:t>
      </w:r>
    </w:p>
    <w:p w14:paraId="592AE5C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a</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dt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to_s</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EE9900"/>
          <w:sz w:val="20"/>
          <w:szCs w:val="20"/>
        </w:rPr>
        <w:t>/[\x80-\xff]/</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 "</w:t>
      </w:r>
      <w:r w:rsidRPr="000E53EB">
        <w:rPr>
          <w:rFonts w:ascii="Consolas" w:eastAsia="Times New Roman" w:hAnsi="Consolas" w:cs="Courier New"/>
          <w:color w:val="999999"/>
          <w:sz w:val="20"/>
          <w:szCs w:val="20"/>
        </w:rPr>
        <w:t>)</w:t>
      </w:r>
    </w:p>
    <w:p w14:paraId="5DBDC4D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print_error a</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to_s</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EE9900"/>
          <w:sz w:val="20"/>
          <w:szCs w:val="20"/>
        </w:rPr>
        <w:t>/[\x00-\x30]/</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 "</w:t>
      </w:r>
      <w:r w:rsidRPr="000E53EB">
        <w:rPr>
          <w:rFonts w:ascii="Consolas" w:eastAsia="Times New Roman" w:hAnsi="Consolas" w:cs="Courier New"/>
          <w:color w:val="999999"/>
          <w:sz w:val="20"/>
          <w:szCs w:val="20"/>
        </w:rPr>
        <w:t>)</w:t>
      </w:r>
    </w:p>
    <w:p w14:paraId="5435DCE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316941F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2E159B92"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w:t>
      </w:r>
    </w:p>
    <w:p w14:paraId="0DFDF1E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def</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DD4A68"/>
          <w:sz w:val="20"/>
          <w:szCs w:val="20"/>
        </w:rPr>
        <w:t>PLC_SCAN</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ip</w:t>
      </w:r>
      <w:r w:rsidRPr="000E53EB">
        <w:rPr>
          <w:rFonts w:ascii="Consolas" w:eastAsia="Times New Roman" w:hAnsi="Consolas" w:cs="Courier New"/>
          <w:color w:val="999999"/>
          <w:sz w:val="20"/>
          <w:szCs w:val="20"/>
        </w:rPr>
        <w:t>)</w:t>
      </w:r>
    </w:p>
    <w:p w14:paraId="6235F7C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#send hello plc</w:t>
      </w:r>
    </w:p>
    <w:p w14:paraId="4B700E8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p>
    <w:p w14:paraId="24E9F41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sleep</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0.05</w:t>
      </w:r>
      <w:r w:rsidRPr="000E53EB">
        <w:rPr>
          <w:rFonts w:ascii="Consolas" w:eastAsia="Times New Roman" w:hAnsi="Consolas" w:cs="Courier New"/>
          <w:color w:val="999999"/>
          <w:sz w:val="20"/>
          <w:szCs w:val="20"/>
        </w:rPr>
        <w:t>)</w:t>
      </w:r>
    </w:p>
    <w:p w14:paraId="3E46B05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1</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#xin 1 session debug</w:t>
      </w:r>
    </w:p>
    <w:p w14:paraId="38E6B43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dt</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r w:rsidRPr="000E53EB">
        <w:rPr>
          <w:rFonts w:ascii="Consolas" w:eastAsia="Times New Roman" w:hAnsi="Consolas" w:cs="Courier New"/>
          <w:color w:val="9A6E3A"/>
          <w:sz w:val="20"/>
          <w:szCs w:val="20"/>
        </w:rPr>
        <w:t>-</w:t>
      </w:r>
      <w:r w:rsidRPr="000E53EB">
        <w:rPr>
          <w:rFonts w:ascii="Consolas" w:eastAsia="Times New Roman" w:hAnsi="Consolas" w:cs="Courier New"/>
          <w:color w:val="990055"/>
          <w:sz w:val="20"/>
          <w:szCs w:val="20"/>
        </w:rPr>
        <w:t>1</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def_read_timeout</w:t>
      </w:r>
      <w:r w:rsidRPr="000E53EB">
        <w:rPr>
          <w:rFonts w:ascii="Consolas" w:eastAsia="Times New Roman" w:hAnsi="Consolas" w:cs="Courier New"/>
          <w:color w:val="999999"/>
          <w:sz w:val="20"/>
          <w:szCs w:val="20"/>
        </w:rPr>
        <w:t>)</w:t>
      </w:r>
    </w:p>
    <w:p w14:paraId="059D9DC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3</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#send hello plc</w:t>
      </w:r>
    </w:p>
    <w:p w14:paraId="0ABB447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lastRenderedPageBreak/>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p>
    <w:p w14:paraId="4D3E939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arr</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dt</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split</w:t>
      </w:r>
      <w:r w:rsidRPr="000E53EB">
        <w:rPr>
          <w:rFonts w:ascii="Consolas" w:eastAsia="Times New Roman" w:hAnsi="Consolas" w:cs="Courier New"/>
          <w:color w:val="999999"/>
          <w:sz w:val="20"/>
          <w:szCs w:val="20"/>
        </w:rPr>
        <w:t>(</w:t>
      </w:r>
      <w:r w:rsidRPr="000E53EB">
        <w:rPr>
          <w:rFonts w:ascii="Consolas" w:eastAsia="Times New Roman" w:hAnsi="Consolas" w:cs="Courier New"/>
          <w:color w:val="EE9900"/>
          <w:sz w:val="20"/>
          <w:szCs w:val="20"/>
        </w:rPr>
        <w:t>/;/</w:t>
      </w:r>
      <w:r w:rsidRPr="000E53EB">
        <w:rPr>
          <w:rFonts w:ascii="Consolas" w:eastAsia="Times New Roman" w:hAnsi="Consolas" w:cs="Courier New"/>
          <w:color w:val="999999"/>
          <w:sz w:val="20"/>
          <w:szCs w:val="20"/>
        </w:rPr>
        <w:t>)</w:t>
      </w:r>
    </w:p>
    <w:p w14:paraId="74B2276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 xml:space="preserve">print_good </w:t>
      </w:r>
      <w:r w:rsidRPr="000E53EB">
        <w:rPr>
          <w:rFonts w:ascii="Consolas" w:eastAsia="Times New Roman" w:hAnsi="Consolas" w:cs="Courier New"/>
          <w:color w:val="669900"/>
          <w:sz w:val="20"/>
          <w:szCs w:val="20"/>
        </w:rPr>
        <w:t>"</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ip</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to_s</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 xml:space="preserve">:  </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arr</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2</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to_s</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 xml:space="preserve"> : </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arr</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3</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0..3</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to_s</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w:t>
      </w:r>
    </w:p>
    <w:p w14:paraId="719EA92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6ECC3E6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708090"/>
          <w:sz w:val="20"/>
          <w:szCs w:val="20"/>
        </w:rPr>
        <w:t>#############################################################################</w:t>
      </w:r>
    </w:p>
    <w:p w14:paraId="2C83757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def</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DD4A68"/>
          <w:sz w:val="20"/>
          <w:szCs w:val="20"/>
        </w:rPr>
        <w:t>run_host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ip</w:t>
      </w:r>
      <w:r w:rsidRPr="000E53EB">
        <w:rPr>
          <w:rFonts w:ascii="Consolas" w:eastAsia="Times New Roman" w:hAnsi="Consolas" w:cs="Courier New"/>
          <w:color w:val="999999"/>
          <w:sz w:val="20"/>
          <w:szCs w:val="20"/>
        </w:rPr>
        <w:t>)</w:t>
      </w:r>
    </w:p>
    <w:p w14:paraId="4A3D89E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mode</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datastore</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'MODE'</w:t>
      </w:r>
      <w:r w:rsidRPr="000E53EB">
        <w:rPr>
          <w:rFonts w:ascii="Consolas" w:eastAsia="Times New Roman" w:hAnsi="Consolas" w:cs="Courier New"/>
          <w:color w:val="999999"/>
          <w:sz w:val="20"/>
          <w:szCs w:val="20"/>
        </w:rPr>
        <w:t>]</w:t>
      </w:r>
    </w:p>
    <w:p w14:paraId="35DF530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func</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datastore</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'FUNC'</w:t>
      </w:r>
      <w:r w:rsidRPr="000E53EB">
        <w:rPr>
          <w:rFonts w:ascii="Consolas" w:eastAsia="Times New Roman" w:hAnsi="Consolas" w:cs="Courier New"/>
          <w:color w:val="999999"/>
          <w:sz w:val="20"/>
          <w:szCs w:val="20"/>
        </w:rPr>
        <w:t>]</w:t>
      </w:r>
    </w:p>
    <w:p w14:paraId="53822384"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connect</w:t>
      </w:r>
      <w:r w:rsidRPr="000E53EB">
        <w:rPr>
          <w:rFonts w:ascii="Consolas" w:eastAsia="Times New Roman" w:hAnsi="Consolas" w:cs="Courier New"/>
          <w:color w:val="999999"/>
          <w:sz w:val="20"/>
          <w:szCs w:val="20"/>
        </w:rPr>
        <w:t>()</w:t>
      </w:r>
    </w:p>
    <w:p w14:paraId="42995A3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if</w:t>
      </w:r>
      <w:r w:rsidRPr="000E53EB">
        <w:rPr>
          <w:rFonts w:ascii="Consolas" w:eastAsia="Times New Roman" w:hAnsi="Consolas" w:cs="Courier New"/>
          <w:color w:val="000000"/>
          <w:sz w:val="20"/>
          <w:szCs w:val="20"/>
        </w:rPr>
        <w:t xml:space="preserve"> mode </w:t>
      </w:r>
      <w:r w:rsidRPr="000E53EB">
        <w:rPr>
          <w:rFonts w:ascii="Consolas" w:eastAsia="Times New Roman" w:hAnsi="Consolas" w:cs="Courier New"/>
          <w:color w:val="9A6E3A"/>
          <w:sz w:val="20"/>
          <w:szCs w:val="20"/>
        </w:rPr>
        <w:t>!=</w:t>
      </w:r>
      <w:r w:rsidRPr="000E53EB">
        <w:rPr>
          <w:rFonts w:ascii="Consolas" w:eastAsia="Times New Roman" w:hAnsi="Consolas" w:cs="Courier New"/>
          <w:color w:val="669900"/>
          <w:sz w:val="20"/>
          <w:szCs w:val="20"/>
        </w:rPr>
        <w:t>"scan"</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&amp;&amp;</w:t>
      </w:r>
      <w:r w:rsidRPr="000E53EB">
        <w:rPr>
          <w:rFonts w:ascii="Consolas" w:eastAsia="Times New Roman" w:hAnsi="Consolas" w:cs="Courier New"/>
          <w:color w:val="000000"/>
          <w:sz w:val="20"/>
          <w:szCs w:val="20"/>
        </w:rPr>
        <w:t xml:space="preserve"> mode</w:t>
      </w:r>
      <w:r w:rsidRPr="000E53EB">
        <w:rPr>
          <w:rFonts w:ascii="Consolas" w:eastAsia="Times New Roman" w:hAnsi="Consolas" w:cs="Courier New"/>
          <w:color w:val="9A6E3A"/>
          <w:sz w:val="20"/>
          <w:szCs w:val="20"/>
        </w:rPr>
        <w:t>!=</w:t>
      </w:r>
      <w:r w:rsidRPr="000E53EB">
        <w:rPr>
          <w:rFonts w:ascii="Consolas" w:eastAsia="Times New Roman" w:hAnsi="Consolas" w:cs="Courier New"/>
          <w:color w:val="669900"/>
          <w:sz w:val="20"/>
          <w:szCs w:val="20"/>
        </w:rPr>
        <w:t>"SCAN"</w:t>
      </w:r>
      <w:r w:rsidRPr="000E53EB">
        <w:rPr>
          <w:rFonts w:ascii="Consolas" w:eastAsia="Times New Roman" w:hAnsi="Consolas" w:cs="Courier New"/>
          <w:color w:val="000000"/>
          <w:sz w:val="20"/>
          <w:szCs w:val="20"/>
        </w:rPr>
        <w:t xml:space="preserve"> </w:t>
      </w:r>
    </w:p>
    <w:p w14:paraId="1026D2F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#send hello plc</w:t>
      </w:r>
    </w:p>
    <w:p w14:paraId="3C77FF2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p>
    <w:p w14:paraId="6285836A"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sleep</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0.05</w:t>
      </w:r>
      <w:r w:rsidRPr="000E53EB">
        <w:rPr>
          <w:rFonts w:ascii="Consolas" w:eastAsia="Times New Roman" w:hAnsi="Consolas" w:cs="Courier New"/>
          <w:color w:val="999999"/>
          <w:sz w:val="20"/>
          <w:szCs w:val="20"/>
        </w:rPr>
        <w:t>)</w:t>
      </w:r>
    </w:p>
    <w:p w14:paraId="370F757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1</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#xin 1 session debug</w:t>
      </w:r>
    </w:p>
    <w:p w14:paraId="6719342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dt</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r w:rsidRPr="000E53EB">
        <w:rPr>
          <w:rFonts w:ascii="Consolas" w:eastAsia="Times New Roman" w:hAnsi="Consolas" w:cs="Courier New"/>
          <w:color w:val="9A6E3A"/>
          <w:sz w:val="20"/>
          <w:szCs w:val="20"/>
        </w:rPr>
        <w:t>-</w:t>
      </w:r>
      <w:r w:rsidRPr="000E53EB">
        <w:rPr>
          <w:rFonts w:ascii="Consolas" w:eastAsia="Times New Roman" w:hAnsi="Consolas" w:cs="Courier New"/>
          <w:color w:val="990055"/>
          <w:sz w:val="20"/>
          <w:szCs w:val="20"/>
        </w:rPr>
        <w:t>1</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def_read_timeout</w:t>
      </w:r>
      <w:r w:rsidRPr="000E53EB">
        <w:rPr>
          <w:rFonts w:ascii="Consolas" w:eastAsia="Times New Roman" w:hAnsi="Consolas" w:cs="Courier New"/>
          <w:color w:val="999999"/>
          <w:sz w:val="20"/>
          <w:szCs w:val="20"/>
        </w:rPr>
        <w:t>)</w:t>
      </w:r>
    </w:p>
    <w:p w14:paraId="4CF2E70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3</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#send hello plc</w:t>
      </w:r>
    </w:p>
    <w:p w14:paraId="1D94F09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p>
    <w:p w14:paraId="75DEF23F"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arr</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dt</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split</w:t>
      </w:r>
      <w:r w:rsidRPr="000E53EB">
        <w:rPr>
          <w:rFonts w:ascii="Consolas" w:eastAsia="Times New Roman" w:hAnsi="Consolas" w:cs="Courier New"/>
          <w:color w:val="999999"/>
          <w:sz w:val="20"/>
          <w:szCs w:val="20"/>
        </w:rPr>
        <w:t>(</w:t>
      </w:r>
      <w:r w:rsidRPr="000E53EB">
        <w:rPr>
          <w:rFonts w:ascii="Consolas" w:eastAsia="Times New Roman" w:hAnsi="Consolas" w:cs="Courier New"/>
          <w:color w:val="EE9900"/>
          <w:sz w:val="20"/>
          <w:szCs w:val="20"/>
        </w:rPr>
        <w:t>/;/</w:t>
      </w:r>
      <w:r w:rsidRPr="000E53EB">
        <w:rPr>
          <w:rFonts w:ascii="Consolas" w:eastAsia="Times New Roman" w:hAnsi="Consolas" w:cs="Courier New"/>
          <w:color w:val="999999"/>
          <w:sz w:val="20"/>
          <w:szCs w:val="20"/>
        </w:rPr>
        <w:t>)</w:t>
      </w:r>
    </w:p>
    <w:p w14:paraId="050064D5"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 xml:space="preserve">print_good </w:t>
      </w:r>
      <w:r w:rsidRPr="000E53EB">
        <w:rPr>
          <w:rFonts w:ascii="Consolas" w:eastAsia="Times New Roman" w:hAnsi="Consolas" w:cs="Courier New"/>
          <w:color w:val="669900"/>
          <w:sz w:val="20"/>
          <w:szCs w:val="20"/>
        </w:rPr>
        <w:t>"</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arr</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2</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to_s</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 xml:space="preserve"> : </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arr</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3</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0..3</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to_s</w:t>
      </w:r>
      <w:r w:rsidRPr="000E53EB">
        <w:rPr>
          <w:rFonts w:ascii="Consolas" w:eastAsia="Times New Roman" w:hAnsi="Consolas" w:cs="Courier New"/>
          <w:color w:val="990055"/>
          <w:sz w:val="20"/>
          <w:szCs w:val="20"/>
        </w:rPr>
        <w:t>}</w:t>
      </w:r>
      <w:r w:rsidRPr="000E53EB">
        <w:rPr>
          <w:rFonts w:ascii="Consolas" w:eastAsia="Times New Roman" w:hAnsi="Consolas" w:cs="Courier New"/>
          <w:color w:val="669900"/>
          <w:sz w:val="20"/>
          <w:szCs w:val="20"/>
        </w:rPr>
        <w:t>"</w:t>
      </w:r>
    </w:p>
    <w:p w14:paraId="7B29024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data</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dt</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unpack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"C*"</w:t>
      </w:r>
      <w:r w:rsidRPr="000E53EB">
        <w:rPr>
          <w:rFonts w:ascii="Consolas" w:eastAsia="Times New Roman" w:hAnsi="Consolas" w:cs="Courier New"/>
          <w:color w:val="999999"/>
          <w:sz w:val="20"/>
          <w:szCs w:val="20"/>
        </w:rPr>
        <w:t>)</w:t>
      </w:r>
    </w:p>
    <w:p w14:paraId="6F49B29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a</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data</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24</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to_i</w:t>
      </w:r>
    </w:p>
    <w:p w14:paraId="79551F4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b</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data</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26</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to_i</w:t>
      </w:r>
    </w:p>
    <w:p w14:paraId="519E9BB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scr</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a</w:t>
      </w:r>
      <w:r w:rsidRPr="000E53EB">
        <w:rPr>
          <w:rFonts w:ascii="Consolas" w:eastAsia="Times New Roman" w:hAnsi="Consolas" w:cs="Courier New"/>
          <w:color w:val="9A6E3A"/>
          <w:sz w:val="20"/>
          <w:szCs w:val="20"/>
        </w:rPr>
        <w:t>|</w:t>
      </w:r>
      <w:r w:rsidRPr="000E53EB">
        <w:rPr>
          <w:rFonts w:ascii="Consolas" w:eastAsia="Times New Roman" w:hAnsi="Consolas" w:cs="Courier New"/>
          <w:color w:val="990055"/>
          <w:sz w:val="20"/>
          <w:szCs w:val="20"/>
        </w:rPr>
        <w:t>128</w:t>
      </w:r>
    </w:p>
    <w:p w14:paraId="4CC8DE7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scr1</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b</w:t>
      </w:r>
      <w:r w:rsidRPr="000E53EB">
        <w:rPr>
          <w:rFonts w:ascii="Consolas" w:eastAsia="Times New Roman" w:hAnsi="Consolas" w:cs="Courier New"/>
          <w:color w:val="9A6E3A"/>
          <w:sz w:val="20"/>
          <w:szCs w:val="20"/>
        </w:rPr>
        <w:t>|</w:t>
      </w:r>
      <w:r w:rsidRPr="000E53EB">
        <w:rPr>
          <w:rFonts w:ascii="Consolas" w:eastAsia="Times New Roman" w:hAnsi="Consolas" w:cs="Courier New"/>
          <w:color w:val="990055"/>
          <w:sz w:val="20"/>
          <w:szCs w:val="20"/>
        </w:rPr>
        <w:t>128</w:t>
      </w:r>
    </w:p>
    <w:p w14:paraId="510ABE3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708090"/>
          <w:sz w:val="20"/>
          <w:szCs w:val="20"/>
        </w:rPr>
        <w:t>#print_line scr.to_s</w:t>
      </w:r>
    </w:p>
    <w:p w14:paraId="2431098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if</w:t>
      </w:r>
      <w:r w:rsidRPr="000E53EB">
        <w:rPr>
          <w:rFonts w:ascii="Consolas" w:eastAsia="Times New Roman" w:hAnsi="Consolas" w:cs="Courier New"/>
          <w:color w:val="000000"/>
          <w:sz w:val="20"/>
          <w:szCs w:val="20"/>
        </w:rPr>
        <w:t xml:space="preserve"> arr</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length</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to_i </w:t>
      </w:r>
      <w:r w:rsidRPr="000E53EB">
        <w:rPr>
          <w:rFonts w:ascii="Consolas" w:eastAsia="Times New Roman" w:hAnsi="Consolas" w:cs="Courier New"/>
          <w:color w:val="9A6E3A"/>
          <w:sz w:val="20"/>
          <w:szCs w:val="20"/>
        </w:rPr>
        <w:t>==</w:t>
      </w:r>
      <w:r w:rsidRPr="000E53EB">
        <w:rPr>
          <w:rFonts w:ascii="Consolas" w:eastAsia="Times New Roman" w:hAnsi="Consolas" w:cs="Courier New"/>
          <w:color w:val="990055"/>
          <w:sz w:val="20"/>
          <w:szCs w:val="20"/>
        </w:rPr>
        <w:t>5</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708090"/>
          <w:sz w:val="20"/>
          <w:szCs w:val="20"/>
        </w:rPr>
        <w:t>#neu lay duoc session</w:t>
      </w:r>
    </w:p>
    <w:p w14:paraId="0847FC1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session_i</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arr</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4</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0..4</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each_byte</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map </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dt</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'\x%02x'</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 xml:space="preserve"> dt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to_i </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join</w:t>
      </w:r>
    </w:p>
    <w:p w14:paraId="4C9F4CC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pac</w:t>
      </w:r>
      <w:r w:rsidRPr="000E53EB">
        <w:rPr>
          <w:rFonts w:ascii="Consolas" w:eastAsia="Times New Roman" w:hAnsi="Consolas" w:cs="Courier New"/>
          <w:color w:val="9A6E3A"/>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2</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"\xff"</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scr</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pack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"c"</w:t>
      </w:r>
      <w:r w:rsidRPr="000E53EB">
        <w:rPr>
          <w:rFonts w:ascii="Consolas" w:eastAsia="Times New Roman" w:hAnsi="Consolas" w:cs="Courier New"/>
          <w:color w:val="999999"/>
          <w:sz w:val="20"/>
          <w:szCs w:val="20"/>
        </w:rPr>
        <w:t>))</w:t>
      </w:r>
    </w:p>
    <w:p w14:paraId="16517E9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gsub</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"\x35\x34\x34\x82\x41"</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arr</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4</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0..4</w:t>
      </w:r>
      <w:r w:rsidRPr="000E53EB">
        <w:rPr>
          <w:rFonts w:ascii="Consolas" w:eastAsia="Times New Roman" w:hAnsi="Consolas" w:cs="Courier New"/>
          <w:color w:val="999999"/>
          <w:sz w:val="20"/>
          <w:szCs w:val="20"/>
        </w:rPr>
        <w:t>]))</w:t>
      </w:r>
    </w:p>
    <w:p w14:paraId="4F72D40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033C001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put</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packet</w:t>
      </w:r>
      <w:r w:rsidRPr="000E53EB">
        <w:rPr>
          <w:rFonts w:ascii="Consolas" w:eastAsia="Times New Roman" w:hAnsi="Consolas" w:cs="Courier New"/>
          <w:color w:val="999999"/>
          <w:sz w:val="20"/>
          <w:szCs w:val="20"/>
        </w:rPr>
        <w:t>[</w:t>
      </w:r>
      <w:r w:rsidRPr="000E53EB">
        <w:rPr>
          <w:rFonts w:ascii="Consolas" w:eastAsia="Times New Roman" w:hAnsi="Consolas" w:cs="Courier New"/>
          <w:color w:val="990055"/>
          <w:sz w:val="20"/>
          <w:szCs w:val="20"/>
        </w:rPr>
        <w:t>3</w:t>
      </w:r>
      <w:r w:rsidRPr="000E53EB">
        <w:rPr>
          <w:rFonts w:ascii="Consolas" w:eastAsia="Times New Roman" w:hAnsi="Consolas" w:cs="Courier New"/>
          <w:color w:val="999999"/>
          <w:sz w:val="20"/>
          <w:szCs w:val="20"/>
        </w:rPr>
        <w:t>])</w:t>
      </w:r>
      <w:r w:rsidRPr="000E53EB">
        <w:rPr>
          <w:rFonts w:ascii="Consolas" w:eastAsia="Times New Roman" w:hAnsi="Consolas" w:cs="Courier New"/>
          <w:color w:val="708090"/>
          <w:sz w:val="20"/>
          <w:szCs w:val="20"/>
        </w:rPr>
        <w:t>#send uknown packet to plc</w:t>
      </w:r>
    </w:p>
    <w:p w14:paraId="2FDBF7A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t>sock</w:t>
      </w:r>
      <w:r w:rsidRPr="000E53EB">
        <w:rPr>
          <w:rFonts w:ascii="Consolas" w:eastAsia="Times New Roman" w:hAnsi="Consolas" w:cs="Courier New"/>
          <w:color w:val="999999"/>
          <w:sz w:val="20"/>
          <w:szCs w:val="20"/>
        </w:rPr>
        <w:t>.</w:t>
      </w:r>
      <w:r w:rsidRPr="000E53EB">
        <w:rPr>
          <w:rFonts w:ascii="Consolas" w:eastAsia="Times New Roman" w:hAnsi="Consolas" w:cs="Courier New"/>
          <w:color w:val="DD4A68"/>
          <w:sz w:val="20"/>
          <w:szCs w:val="20"/>
        </w:rPr>
        <w:t>get_once</w:t>
      </w:r>
      <w:r w:rsidRPr="000E53EB">
        <w:rPr>
          <w:rFonts w:ascii="Consolas" w:eastAsia="Times New Roman" w:hAnsi="Consolas" w:cs="Courier New"/>
          <w:color w:val="999999"/>
          <w:sz w:val="20"/>
          <w:szCs w:val="20"/>
        </w:rPr>
        <w:t>()</w:t>
      </w:r>
    </w:p>
    <w:p w14:paraId="24B97DB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case</w:t>
      </w:r>
      <w:r w:rsidRPr="000E53EB">
        <w:rPr>
          <w:rFonts w:ascii="Consolas" w:eastAsia="Times New Roman" w:hAnsi="Consolas" w:cs="Courier New"/>
          <w:color w:val="000000"/>
          <w:sz w:val="20"/>
          <w:szCs w:val="20"/>
        </w:rPr>
        <w:t xml:space="preserve"> mode</w:t>
      </w:r>
    </w:p>
    <w:p w14:paraId="7B18CC77"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when</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"START"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"start"</w:t>
      </w:r>
    </w:p>
    <w:p w14:paraId="0168DC28"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start_PLC</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scr</w:t>
      </w:r>
      <w:r w:rsidRPr="000E53EB">
        <w:rPr>
          <w:rFonts w:ascii="Consolas" w:eastAsia="Times New Roman" w:hAnsi="Consolas" w:cs="Courier New"/>
          <w:color w:val="999999"/>
          <w:sz w:val="20"/>
          <w:szCs w:val="20"/>
        </w:rPr>
        <w:t>)</w:t>
      </w:r>
    </w:p>
    <w:p w14:paraId="2ED2A5CD"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lastRenderedPageBreak/>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when</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"STOP"</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 xml:space="preserve"> </w:t>
      </w:r>
      <w:r w:rsidRPr="000E53EB">
        <w:rPr>
          <w:rFonts w:ascii="Consolas" w:eastAsia="Times New Roman" w:hAnsi="Consolas" w:cs="Courier New"/>
          <w:color w:val="669900"/>
          <w:sz w:val="20"/>
          <w:szCs w:val="20"/>
        </w:rPr>
        <w:t>"stop"</w:t>
      </w:r>
    </w:p>
    <w:p w14:paraId="622F76F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stop_PLC</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scr</w:t>
      </w:r>
      <w:r w:rsidRPr="000E53EB">
        <w:rPr>
          <w:rFonts w:ascii="Consolas" w:eastAsia="Times New Roman" w:hAnsi="Consolas" w:cs="Courier New"/>
          <w:color w:val="999999"/>
          <w:sz w:val="20"/>
          <w:szCs w:val="20"/>
        </w:rPr>
        <w:t>)</w:t>
      </w:r>
    </w:p>
    <w:p w14:paraId="51F32693"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else</w:t>
      </w:r>
    </w:p>
    <w:p w14:paraId="781BB2E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print_error</w:t>
      </w:r>
      <w:r w:rsidRPr="000E53EB">
        <w:rPr>
          <w:rFonts w:ascii="Consolas" w:eastAsia="Times New Roman" w:hAnsi="Consolas" w:cs="Courier New"/>
          <w:color w:val="999999"/>
          <w:sz w:val="20"/>
          <w:szCs w:val="20"/>
        </w:rPr>
        <w:t>(</w:t>
      </w:r>
      <w:r w:rsidRPr="000E53EB">
        <w:rPr>
          <w:rFonts w:ascii="Consolas" w:eastAsia="Times New Roman" w:hAnsi="Consolas" w:cs="Courier New"/>
          <w:color w:val="669900"/>
          <w:sz w:val="20"/>
          <w:szCs w:val="20"/>
        </w:rPr>
        <w:t>"Invalid MODE"</w:t>
      </w:r>
      <w:r w:rsidRPr="000E53EB">
        <w:rPr>
          <w:rFonts w:ascii="Consolas" w:eastAsia="Times New Roman" w:hAnsi="Consolas" w:cs="Courier New"/>
          <w:color w:val="999999"/>
          <w:sz w:val="20"/>
          <w:szCs w:val="20"/>
        </w:rPr>
        <w:t>)</w:t>
      </w:r>
    </w:p>
    <w:p w14:paraId="59AB88DB"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24AE2F4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else</w:t>
      </w:r>
    </w:p>
    <w:p w14:paraId="4958519E"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PLC_SCAN</w:t>
      </w:r>
      <w:r w:rsidRPr="000E53EB">
        <w:rPr>
          <w:rFonts w:ascii="Consolas" w:eastAsia="Times New Roman" w:hAnsi="Consolas" w:cs="Courier New"/>
          <w:color w:val="999999"/>
          <w:sz w:val="20"/>
          <w:szCs w:val="20"/>
        </w:rPr>
        <w:t>(</w:t>
      </w:r>
      <w:r w:rsidRPr="000E53EB">
        <w:rPr>
          <w:rFonts w:ascii="Consolas" w:eastAsia="Times New Roman" w:hAnsi="Consolas" w:cs="Courier New"/>
          <w:color w:val="000000"/>
          <w:sz w:val="20"/>
          <w:szCs w:val="20"/>
        </w:rPr>
        <w:t>ip</w:t>
      </w:r>
      <w:r w:rsidRPr="000E53EB">
        <w:rPr>
          <w:rFonts w:ascii="Consolas" w:eastAsia="Times New Roman" w:hAnsi="Consolas" w:cs="Courier New"/>
          <w:color w:val="999999"/>
          <w:sz w:val="20"/>
          <w:szCs w:val="20"/>
        </w:rPr>
        <w:t>)</w:t>
      </w:r>
    </w:p>
    <w:p w14:paraId="5C3FF549"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1CB1D806"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0000"/>
          <w:sz w:val="20"/>
          <w:szCs w:val="20"/>
        </w:rPr>
        <w:tab/>
      </w:r>
      <w:r w:rsidRPr="000E53EB">
        <w:rPr>
          <w:rFonts w:ascii="Consolas" w:eastAsia="Times New Roman" w:hAnsi="Consolas" w:cs="Courier New"/>
          <w:color w:val="DD4A68"/>
          <w:sz w:val="20"/>
          <w:szCs w:val="20"/>
        </w:rPr>
        <w:t>disconnect</w:t>
      </w:r>
      <w:r w:rsidRPr="000E53EB">
        <w:rPr>
          <w:rFonts w:ascii="Consolas" w:eastAsia="Times New Roman" w:hAnsi="Consolas" w:cs="Courier New"/>
          <w:color w:val="999999"/>
          <w:sz w:val="20"/>
          <w:szCs w:val="20"/>
        </w:rPr>
        <w:t>()</w:t>
      </w:r>
    </w:p>
    <w:p w14:paraId="6DB9243C"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0000"/>
          <w:sz w:val="20"/>
          <w:szCs w:val="20"/>
        </w:rPr>
        <w:tab/>
      </w:r>
      <w:r w:rsidRPr="000E53EB">
        <w:rPr>
          <w:rFonts w:ascii="Consolas" w:eastAsia="Times New Roman" w:hAnsi="Consolas" w:cs="Courier New"/>
          <w:color w:val="0077AA"/>
          <w:sz w:val="20"/>
          <w:szCs w:val="20"/>
        </w:rPr>
        <w:t>end</w:t>
      </w:r>
    </w:p>
    <w:p w14:paraId="72B00BA1"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0E53EB">
        <w:rPr>
          <w:rFonts w:ascii="Consolas" w:eastAsia="Times New Roman" w:hAnsi="Consolas" w:cs="Courier New"/>
          <w:color w:val="0077AA"/>
          <w:sz w:val="20"/>
          <w:szCs w:val="20"/>
        </w:rPr>
        <w:t>end</w:t>
      </w:r>
    </w:p>
    <w:p w14:paraId="66BB06D0" w14:textId="77777777" w:rsidR="000E53EB" w:rsidRPr="000E53EB" w:rsidRDefault="000E53EB" w:rsidP="000E53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rPr>
      </w:pPr>
      <w:r w:rsidRPr="000E53EB">
        <w:rPr>
          <w:rFonts w:ascii="Consolas" w:eastAsia="Times New Roman" w:hAnsi="Consolas" w:cs="Courier New"/>
          <w:color w:val="000000"/>
          <w:sz w:val="20"/>
          <w:szCs w:val="20"/>
        </w:rPr>
        <w:t xml:space="preserve">            </w:t>
      </w:r>
    </w:p>
    <w:p w14:paraId="4DFD64D5" w14:textId="7D1B68D5" w:rsidR="00064F86" w:rsidRDefault="00064F86">
      <w:r>
        <w:br w:type="page"/>
      </w:r>
    </w:p>
    <w:p w14:paraId="2E4B658C" w14:textId="77777777" w:rsidR="00064F86" w:rsidRDefault="00064F86" w:rsidP="00064F86">
      <w:pPr>
        <w:pStyle w:val="Heading1"/>
        <w:spacing w:after="300" w:afterAutospacing="0"/>
        <w:jc w:val="center"/>
        <w:textAlignment w:val="center"/>
        <w:rPr>
          <w:rFonts w:ascii="Lato" w:hAnsi="Lato"/>
          <w:color w:val="FFFFFF"/>
        </w:rPr>
      </w:pPr>
      <w:r>
        <w:rPr>
          <w:rFonts w:ascii="Lato" w:hAnsi="Lato"/>
          <w:color w:val="FFFFFF"/>
        </w:rPr>
        <w:lastRenderedPageBreak/>
        <w:t>The Siemens S7 Communication - Part 1 General Structure</w:t>
      </w:r>
    </w:p>
    <w:p w14:paraId="1D838660" w14:textId="77777777" w:rsidR="00064F86" w:rsidRDefault="00064F86" w:rsidP="00064F86">
      <w:pPr>
        <w:pStyle w:val="Heading2"/>
        <w:jc w:val="center"/>
        <w:textAlignment w:val="center"/>
        <w:rPr>
          <w:rFonts w:ascii="Lato" w:hAnsi="Lato"/>
          <w:color w:val="FFFFFF"/>
        </w:rPr>
      </w:pPr>
      <w:r>
        <w:rPr>
          <w:rStyle w:val="entry-date"/>
          <w:rFonts w:ascii="Lato" w:hAnsi="Lato"/>
          <w:color w:val="FFFFFF"/>
        </w:rPr>
        <w:t>January 30, 2016</w:t>
      </w:r>
    </w:p>
    <w:p w14:paraId="59C6D489" w14:textId="77777777" w:rsidR="00064F86" w:rsidRDefault="00064F86" w:rsidP="00064F86">
      <w:pPr>
        <w:pStyle w:val="entry-reading-time"/>
        <w:jc w:val="center"/>
        <w:textAlignment w:val="center"/>
        <w:rPr>
          <w:rFonts w:ascii="Lato" w:hAnsi="Lato"/>
          <w:color w:val="FFFFFF"/>
        </w:rPr>
      </w:pPr>
      <w:r>
        <w:rPr>
          <w:rFonts w:ascii="Lato" w:hAnsi="Lato"/>
          <w:color w:val="FFFFFF"/>
        </w:rPr>
        <w:t> </w:t>
      </w:r>
    </w:p>
    <w:p w14:paraId="3BD4666F" w14:textId="77777777" w:rsidR="00064F86" w:rsidRDefault="00064F86" w:rsidP="00064F86">
      <w:pPr>
        <w:pStyle w:val="Heading1"/>
        <w:shd w:val="clear" w:color="auto" w:fill="FFFFFF"/>
        <w:rPr>
          <w:rFonts w:ascii="Lato" w:hAnsi="Lato"/>
        </w:rPr>
      </w:pPr>
      <w:r>
        <w:rPr>
          <w:rFonts w:ascii="Lato" w:hAnsi="Lato"/>
        </w:rPr>
        <w:t>The Siemens S7 Communication - Part 1 General Structure</w:t>
      </w:r>
    </w:p>
    <w:p w14:paraId="5E6A81EB" w14:textId="77777777" w:rsidR="00064F86" w:rsidRDefault="00064F86" w:rsidP="00064F86">
      <w:pPr>
        <w:pStyle w:val="NormalWeb"/>
        <w:shd w:val="clear" w:color="auto" w:fill="FFFFFF"/>
        <w:rPr>
          <w:rFonts w:ascii="Lato" w:hAnsi="Lato"/>
        </w:rPr>
      </w:pPr>
      <w:r>
        <w:rPr>
          <w:rFonts w:ascii="Lato" w:hAnsi="Lato"/>
        </w:rPr>
        <w:t>I have been working with Siemens PLCs for quite some time, mostly developing applications that either communicate with them or observe/simulate their communication. I thought it would be time to share my gathered knowledge of the S7 protocol as some might find it useful, interesting. The purpose of this writing is to aid those who wish to gain a deeper understanding of the Siemens S7 communication protocol and help the development of software interfering with these devices. This documentation of the protocol is not comprehensive, there are many parts left to be uncovered. While writing this article I only had access to S-300 and S-400 series devices (S315-2A and S417 to be specific) and I had never worked with S-200/S-1200/S-1500 series PLCs before, thus functions specific to those are not covered here.</w:t>
      </w:r>
    </w:p>
    <w:p w14:paraId="37070D28" w14:textId="77777777" w:rsidR="00064F86" w:rsidRDefault="00064F86" w:rsidP="00064F86">
      <w:pPr>
        <w:pStyle w:val="NormalWeb"/>
        <w:shd w:val="clear" w:color="auto" w:fill="FFFFFF"/>
        <w:rPr>
          <w:rFonts w:ascii="Lato" w:hAnsi="Lato"/>
        </w:rPr>
      </w:pPr>
      <w:r>
        <w:rPr>
          <w:rFonts w:ascii="Lato" w:hAnsi="Lato"/>
        </w:rPr>
        <w:t>As far as I know, there is no publicly available documentation for the S7 protocol, however there are a few notable projects that help to deal with it. Davide Nardella has created a fantastic open source communication library the </w:t>
      </w:r>
      <w:hyperlink r:id="rId88" w:history="1">
        <w:r>
          <w:rPr>
            <w:rStyle w:val="Hyperlink"/>
            <w:rFonts w:ascii="Lato" w:hAnsi="Lato"/>
            <w:u w:val="none"/>
          </w:rPr>
          <w:t>Snap7</w:t>
        </w:r>
      </w:hyperlink>
      <w:r>
        <w:rPr>
          <w:rFonts w:ascii="Lato" w:hAnsi="Lato"/>
        </w:rPr>
        <w:t>, which implements basic communication scenarios. The library comes with the extensive documentation of the basic structure of the S7 protocol. Another great project is the </w:t>
      </w:r>
      <w:hyperlink r:id="rId89" w:history="1">
        <w:r>
          <w:rPr>
            <w:rStyle w:val="Hyperlink"/>
            <w:rFonts w:ascii="Lato" w:hAnsi="Lato"/>
            <w:u w:val="none"/>
          </w:rPr>
          <w:t>S7 Wireshark dissector</w:t>
        </w:r>
      </w:hyperlink>
      <w:r>
        <w:rPr>
          <w:rFonts w:ascii="Lato" w:hAnsi="Lato"/>
        </w:rPr>
        <w:t> by Thomas W. which covers most of the protocol and its source code contains a lengthy list of protocol constants. These proved to be invaluable for me during the years I have spent working with Siemens equipment. Since, there is no official documentation, official terminology does not exists when it comes to the S7 protocol. In the rest of this document I try to comply with the terms used in the above mentioned projects.</w:t>
      </w:r>
    </w:p>
    <w:p w14:paraId="249089E1" w14:textId="77777777" w:rsidR="00064F86" w:rsidRDefault="00064F86" w:rsidP="00064F86">
      <w:pPr>
        <w:pStyle w:val="NormalWeb"/>
        <w:shd w:val="clear" w:color="auto" w:fill="FFFFFF"/>
        <w:rPr>
          <w:rFonts w:ascii="Lato" w:hAnsi="Lato"/>
        </w:rPr>
      </w:pPr>
      <w:r>
        <w:rPr>
          <w:rStyle w:val="Strong"/>
          <w:rFonts w:ascii="Lato" w:hAnsi="Lato"/>
        </w:rPr>
        <w:t>Edit:</w:t>
      </w:r>
      <w:r>
        <w:rPr>
          <w:rFonts w:ascii="Lato" w:hAnsi="Lato"/>
        </w:rPr>
        <w:t> Since I wrote this article I learned about a new and actively developed open-source project, </w:t>
      </w:r>
      <w:hyperlink r:id="rId90" w:history="1">
        <w:r>
          <w:rPr>
            <w:rStyle w:val="Hyperlink"/>
            <w:rFonts w:ascii="Lato" w:hAnsi="Lato"/>
            <w:u w:val="none"/>
          </w:rPr>
          <w:t>plc4x</w:t>
        </w:r>
      </w:hyperlink>
      <w:r>
        <w:rPr>
          <w:rFonts w:ascii="Lato" w:hAnsi="Lato"/>
        </w:rPr>
        <w:t>. The project provides implementation for multiple industrial protocols including the S7 protocol.</w:t>
      </w:r>
    </w:p>
    <w:p w14:paraId="5806481D" w14:textId="77777777" w:rsidR="00064F86" w:rsidRDefault="00064F86" w:rsidP="00064F86">
      <w:pPr>
        <w:pStyle w:val="Heading2"/>
        <w:shd w:val="clear" w:color="auto" w:fill="FFFFFF"/>
        <w:rPr>
          <w:rFonts w:ascii="Lato" w:hAnsi="Lato"/>
        </w:rPr>
      </w:pPr>
      <w:r>
        <w:rPr>
          <w:rFonts w:ascii="Lato" w:hAnsi="Lato"/>
        </w:rPr>
        <w:lastRenderedPageBreak/>
        <w:t>1. The Siemens Communication Scenario</w:t>
      </w:r>
    </w:p>
    <w:p w14:paraId="04097667" w14:textId="77777777" w:rsidR="00064F86" w:rsidRDefault="00064F86" w:rsidP="00064F86">
      <w:pPr>
        <w:pStyle w:val="NormalWeb"/>
        <w:shd w:val="clear" w:color="auto" w:fill="FFFFFF"/>
        <w:rPr>
          <w:rFonts w:ascii="Lato" w:hAnsi="Lato"/>
        </w:rPr>
      </w:pPr>
      <w:r>
        <w:rPr>
          <w:rFonts w:ascii="Lato" w:hAnsi="Lato"/>
        </w:rPr>
        <w:t>Before going into more technical details first I’d like to briefly introduce the basic Siemens communication theater. When I talk about the “</w:t>
      </w:r>
      <w:r>
        <w:rPr>
          <w:rStyle w:val="Strong"/>
          <w:rFonts w:ascii="Lato" w:hAnsi="Lato"/>
        </w:rPr>
        <w:t>S7 protocol</w:t>
      </w:r>
      <w:r>
        <w:rPr>
          <w:rFonts w:ascii="Lato" w:hAnsi="Lato"/>
        </w:rPr>
        <w:t>” I refer to the Ethernet S7 communication that is mainly used to connect the PLCs to the (I)PC stations (PG/PC - PLC communication). This is not to be confused with the different fieldbus protocols that the Siemens equipment use, such as MPI, Profibus, IE and Profinet (which is an Ethernet based protocol used to connect PLCs to IO modules, not the management protocol of the devices).</w:t>
      </w:r>
    </w:p>
    <w:p w14:paraId="7A0FF62D" w14:textId="77777777" w:rsidR="00064F86" w:rsidRDefault="00064F86" w:rsidP="00064F86">
      <w:pPr>
        <w:pStyle w:val="NormalWeb"/>
        <w:shd w:val="clear" w:color="auto" w:fill="FFFFFF"/>
        <w:rPr>
          <w:rFonts w:ascii="Lato" w:hAnsi="Lato"/>
        </w:rPr>
      </w:pPr>
      <w:r>
        <w:rPr>
          <w:rFonts w:ascii="Lato" w:hAnsi="Lato"/>
        </w:rPr>
        <w:t>Most of the time the Siemens communication follows the traditional </w:t>
      </w:r>
      <w:r>
        <w:rPr>
          <w:rStyle w:val="Strong"/>
          <w:rFonts w:ascii="Lato" w:hAnsi="Lato"/>
        </w:rPr>
        <w:t>master-slave</w:t>
      </w:r>
      <w:r>
        <w:rPr>
          <w:rFonts w:ascii="Lato" w:hAnsi="Lato"/>
        </w:rPr>
        <w:t> or </w:t>
      </w:r>
      <w:r>
        <w:rPr>
          <w:rStyle w:val="Strong"/>
          <w:rFonts w:ascii="Lato" w:hAnsi="Lato"/>
        </w:rPr>
        <w:t>client-server</w:t>
      </w:r>
      <w:r>
        <w:rPr>
          <w:rFonts w:ascii="Lato" w:hAnsi="Lato"/>
        </w:rPr>
        <w:t> model, where the PC (master/client) sends </w:t>
      </w:r>
      <w:r>
        <w:rPr>
          <w:rStyle w:val="Strong"/>
          <w:rFonts w:ascii="Lato" w:hAnsi="Lato"/>
        </w:rPr>
        <w:t>S7 requests</w:t>
      </w:r>
      <w:r>
        <w:rPr>
          <w:rFonts w:ascii="Lato" w:hAnsi="Lato"/>
        </w:rPr>
        <w:t> to the field device (slave/server). These requests are used to query from or send data to the device or issue certain commands. There are a few exceptions when a PLC can be the communication master, with </w:t>
      </w:r>
      <w:r>
        <w:rPr>
          <w:rStyle w:val="Strong"/>
          <w:rFonts w:ascii="Lato" w:hAnsi="Lato"/>
        </w:rPr>
        <w:t>FB14/FB15</w:t>
      </w:r>
      <w:r>
        <w:rPr>
          <w:rFonts w:ascii="Lato" w:hAnsi="Lato"/>
        </w:rPr>
        <w:t> the device can initiate </w:t>
      </w:r>
      <w:r>
        <w:rPr>
          <w:rStyle w:val="Strong"/>
          <w:rFonts w:ascii="Lato" w:hAnsi="Lato"/>
        </w:rPr>
        <w:t>GET</w:t>
      </w:r>
      <w:r>
        <w:rPr>
          <w:rFonts w:ascii="Lato" w:hAnsi="Lato"/>
        </w:rPr>
        <w:t> and </w:t>
      </w:r>
      <w:r>
        <w:rPr>
          <w:rStyle w:val="Strong"/>
          <w:rFonts w:ascii="Lato" w:hAnsi="Lato"/>
        </w:rPr>
        <w:t>PUT</w:t>
      </w:r>
      <w:r>
        <w:rPr>
          <w:rFonts w:ascii="Lato" w:hAnsi="Lato"/>
        </w:rPr>
        <w:t> requests to other devices.</w:t>
      </w:r>
    </w:p>
    <w:p w14:paraId="5164155B" w14:textId="77777777" w:rsidR="00064F86" w:rsidRDefault="00064F86" w:rsidP="00064F86">
      <w:pPr>
        <w:pStyle w:val="NormalWeb"/>
        <w:shd w:val="clear" w:color="auto" w:fill="FFFFFF"/>
        <w:rPr>
          <w:rFonts w:ascii="Lato" w:hAnsi="Lato"/>
        </w:rPr>
      </w:pPr>
      <w:r>
        <w:rPr>
          <w:rFonts w:ascii="Lato" w:hAnsi="Lato"/>
        </w:rPr>
        <w:t>In the S400 series a so called </w:t>
      </w:r>
      <w:r>
        <w:rPr>
          <w:rStyle w:val="Strong"/>
          <w:rFonts w:ascii="Lato" w:hAnsi="Lato"/>
        </w:rPr>
        <w:t>Cyclic Data I/O</w:t>
      </w:r>
      <w:r>
        <w:rPr>
          <w:rFonts w:ascii="Lato" w:hAnsi="Lato"/>
        </w:rPr>
        <w:t> function is implemented, this resembles to the traditional </w:t>
      </w:r>
      <w:r>
        <w:rPr>
          <w:rStyle w:val="Strong"/>
          <w:rFonts w:ascii="Lato" w:hAnsi="Lato"/>
        </w:rPr>
        <w:t>publisher-subscriber</w:t>
      </w:r>
      <w:r>
        <w:rPr>
          <w:rFonts w:ascii="Lato" w:hAnsi="Lato"/>
        </w:rPr>
        <w:t> model. The PC can subscribe to certain events, than the PLC </w:t>
      </w:r>
      <w:r>
        <w:rPr>
          <w:rStyle w:val="Strong"/>
          <w:rFonts w:ascii="Lato" w:hAnsi="Lato"/>
        </w:rPr>
        <w:t>periodically pushes</w:t>
      </w:r>
      <w:r>
        <w:rPr>
          <w:rFonts w:ascii="Lato" w:hAnsi="Lato"/>
        </w:rPr>
        <w:t> the requested data to the network. There is also a </w:t>
      </w:r>
      <w:r>
        <w:rPr>
          <w:rStyle w:val="Strong"/>
          <w:rFonts w:ascii="Lato" w:hAnsi="Lato"/>
        </w:rPr>
        <w:t>Partner</w:t>
      </w:r>
      <w:r>
        <w:rPr>
          <w:rFonts w:ascii="Lato" w:hAnsi="Lato"/>
        </w:rPr>
        <w:t> or </w:t>
      </w:r>
      <w:r>
        <w:rPr>
          <w:rStyle w:val="Strong"/>
          <w:rFonts w:ascii="Lato" w:hAnsi="Lato"/>
        </w:rPr>
        <w:t>peer-to-peer</w:t>
      </w:r>
      <w:r>
        <w:rPr>
          <w:rFonts w:ascii="Lato" w:hAnsi="Lato"/>
        </w:rPr>
        <w:t> model, when an Active Partner requests a connection and calls </w:t>
      </w:r>
      <w:r>
        <w:rPr>
          <w:rStyle w:val="Strong"/>
          <w:rFonts w:ascii="Lato" w:hAnsi="Lato"/>
        </w:rPr>
        <w:t>Block Send</w:t>
      </w:r>
      <w:r>
        <w:rPr>
          <w:rFonts w:ascii="Lato" w:hAnsi="Lato"/>
        </w:rPr>
        <w:t> while at the same time the Passive Partner calls the </w:t>
      </w:r>
      <w:r>
        <w:rPr>
          <w:rStyle w:val="Strong"/>
          <w:rFonts w:ascii="Lato" w:hAnsi="Lato"/>
        </w:rPr>
        <w:t>Block Receive</w:t>
      </w:r>
      <w:r>
        <w:rPr>
          <w:rFonts w:ascii="Lato" w:hAnsi="Lato"/>
        </w:rPr>
        <w:t> method.</w:t>
      </w:r>
    </w:p>
    <w:p w14:paraId="07942B63" w14:textId="77777777" w:rsidR="00064F86" w:rsidRDefault="00064F86" w:rsidP="00064F86">
      <w:pPr>
        <w:pStyle w:val="NormalWeb"/>
        <w:shd w:val="clear" w:color="auto" w:fill="FFFFFF"/>
        <w:rPr>
          <w:rFonts w:ascii="Lato" w:hAnsi="Lato"/>
        </w:rPr>
      </w:pPr>
      <w:r>
        <w:rPr>
          <w:rFonts w:ascii="Lato" w:hAnsi="Lato"/>
        </w:rPr>
        <w:t>For more information on the general overview of the S7 communication see the </w:t>
      </w:r>
      <w:hyperlink r:id="rId91" w:history="1">
        <w:r>
          <w:rPr>
            <w:rStyle w:val="Hyperlink"/>
            <w:rFonts w:ascii="Lato" w:hAnsi="Lato"/>
            <w:u w:val="none"/>
          </w:rPr>
          <w:t>Siemens Simatic Net</w:t>
        </w:r>
      </w:hyperlink>
      <w:r>
        <w:rPr>
          <w:rFonts w:ascii="Lato" w:hAnsi="Lato"/>
        </w:rPr>
        <w:t> and </w:t>
      </w:r>
      <w:hyperlink r:id="rId92" w:history="1">
        <w:r>
          <w:rPr>
            <w:rStyle w:val="Hyperlink"/>
            <w:rFonts w:ascii="Lato" w:hAnsi="Lato"/>
            <w:u w:val="none"/>
          </w:rPr>
          <w:t>Snap7</w:t>
        </w:r>
      </w:hyperlink>
      <w:r>
        <w:rPr>
          <w:rFonts w:ascii="Lato" w:hAnsi="Lato"/>
        </w:rPr>
        <w:t> documentation.</w:t>
      </w:r>
    </w:p>
    <w:p w14:paraId="5A513AF2" w14:textId="77777777" w:rsidR="00064F86" w:rsidRDefault="00064F86" w:rsidP="00064F86">
      <w:pPr>
        <w:pStyle w:val="Heading2"/>
        <w:shd w:val="clear" w:color="auto" w:fill="FFFFFF"/>
        <w:rPr>
          <w:rFonts w:ascii="Lato" w:hAnsi="Lato"/>
        </w:rPr>
      </w:pPr>
      <w:r>
        <w:rPr>
          <w:rFonts w:ascii="Lato" w:hAnsi="Lato"/>
        </w:rPr>
        <w:t>2. The S7 PDU</w:t>
      </w:r>
    </w:p>
    <w:p w14:paraId="794F48C7" w14:textId="77777777" w:rsidR="00064F86" w:rsidRDefault="00064F86" w:rsidP="00064F86">
      <w:pPr>
        <w:pStyle w:val="NormalWeb"/>
        <w:shd w:val="clear" w:color="auto" w:fill="FFFFFF"/>
        <w:rPr>
          <w:rFonts w:ascii="Lato" w:hAnsi="Lato"/>
        </w:rPr>
      </w:pPr>
      <w:r>
        <w:rPr>
          <w:rFonts w:ascii="Lato" w:hAnsi="Lato"/>
        </w:rPr>
        <w:t>The S7 protocol TCP/IP implementation relies on the block oriented ISO transport service. The S7 protocol is wrapped in the </w:t>
      </w:r>
      <w:r>
        <w:rPr>
          <w:rStyle w:val="Strong"/>
          <w:rFonts w:ascii="Lato" w:hAnsi="Lato"/>
        </w:rPr>
        <w:t>TPKT</w:t>
      </w:r>
      <w:r>
        <w:rPr>
          <w:rFonts w:ascii="Lato" w:hAnsi="Lato"/>
        </w:rPr>
        <w:t> and </w:t>
      </w:r>
      <w:r>
        <w:rPr>
          <w:rStyle w:val="Strong"/>
          <w:rFonts w:ascii="Lato" w:hAnsi="Lato"/>
        </w:rPr>
        <w:t>ISO-COTP</w:t>
      </w:r>
      <w:r>
        <w:rPr>
          <w:rFonts w:ascii="Lato" w:hAnsi="Lato"/>
        </w:rPr>
        <w:t> protocols, which allows the </w:t>
      </w:r>
      <w:r>
        <w:rPr>
          <w:rStyle w:val="Strong"/>
          <w:rFonts w:ascii="Lato" w:hAnsi="Lato"/>
        </w:rPr>
        <w:t>PDU</w:t>
      </w:r>
      <w:r>
        <w:rPr>
          <w:rFonts w:ascii="Lato" w:hAnsi="Lato"/>
        </w:rPr>
        <w:t> (Protocol Data Unit) to be carried over TCP. The </w:t>
      </w:r>
      <w:r>
        <w:rPr>
          <w:rStyle w:val="Strong"/>
          <w:rFonts w:ascii="Lato" w:hAnsi="Lato"/>
        </w:rPr>
        <w:t>ISO over TCP</w:t>
      </w:r>
      <w:r>
        <w:rPr>
          <w:rFonts w:ascii="Lato" w:hAnsi="Lato"/>
        </w:rPr>
        <w:t> communication is defined in </w:t>
      </w:r>
      <w:hyperlink r:id="rId93" w:history="1">
        <w:r>
          <w:rPr>
            <w:rStyle w:val="Hyperlink"/>
            <w:rFonts w:ascii="Lato" w:hAnsi="Lato"/>
            <w:u w:val="none"/>
          </w:rPr>
          <w:t>RFC1006</w:t>
        </w:r>
      </w:hyperlink>
      <w:r>
        <w:rPr>
          <w:rFonts w:ascii="Lato" w:hAnsi="Lato"/>
        </w:rPr>
        <w:t>, the </w:t>
      </w:r>
      <w:r>
        <w:rPr>
          <w:rStyle w:val="Strong"/>
          <w:rFonts w:ascii="Lato" w:hAnsi="Lato"/>
        </w:rPr>
        <w:t>ISO-COTP</w:t>
      </w:r>
      <w:r>
        <w:rPr>
          <w:rFonts w:ascii="Lato" w:hAnsi="Lato"/>
        </w:rPr>
        <w:t> is defined in </w:t>
      </w:r>
      <w:hyperlink r:id="rId94" w:history="1">
        <w:r>
          <w:rPr>
            <w:rStyle w:val="Hyperlink"/>
            <w:rFonts w:ascii="Lato" w:hAnsi="Lato"/>
            <w:u w:val="none"/>
          </w:rPr>
          <w:t>RFC2126</w:t>
        </w:r>
      </w:hyperlink>
      <w:r>
        <w:rPr>
          <w:rFonts w:ascii="Lato" w:hAnsi="Lato"/>
        </w:rPr>
        <w:t> which is based on the </w:t>
      </w:r>
      <w:r>
        <w:rPr>
          <w:rStyle w:val="Strong"/>
          <w:rFonts w:ascii="Lato" w:hAnsi="Lato"/>
        </w:rPr>
        <w:t>ISO 8073</w:t>
      </w:r>
      <w:r>
        <w:rPr>
          <w:rFonts w:ascii="Lato" w:hAnsi="Lato"/>
        </w:rPr>
        <w:t> protocol (</w:t>
      </w:r>
      <w:hyperlink r:id="rId95" w:history="1">
        <w:r>
          <w:rPr>
            <w:rStyle w:val="Hyperlink"/>
            <w:rFonts w:ascii="Lato" w:hAnsi="Lato"/>
            <w:u w:val="none"/>
          </w:rPr>
          <w:t>RFC905</w:t>
        </w:r>
      </w:hyperlink>
      <w:r>
        <w:rPr>
          <w:rFonts w:ascii="Lato" w:hAnsi="Lato"/>
        </w:rPr>
        <w:t>).This structure is presented in the figure below.</w:t>
      </w:r>
    </w:p>
    <w:p w14:paraId="71A7E596" w14:textId="28D11D5C" w:rsidR="00064F86" w:rsidRDefault="00064F86" w:rsidP="00064F86">
      <w:pPr>
        <w:pStyle w:val="NormalWeb"/>
        <w:shd w:val="clear" w:color="auto" w:fill="FFFFFF"/>
        <w:rPr>
          <w:rFonts w:ascii="Lato" w:hAnsi="Lato"/>
        </w:rPr>
      </w:pPr>
      <w:r>
        <w:rPr>
          <w:rFonts w:ascii="Lato" w:hAnsi="Lato"/>
          <w:noProof/>
        </w:rPr>
        <w:drawing>
          <wp:inline distT="0" distB="0" distL="0" distR="0" wp14:anchorId="07683D9F" wp14:editId="64E7B9D5">
            <wp:extent cx="5943600" cy="1308735"/>
            <wp:effectExtent l="0" t="0" r="0" b="0"/>
            <wp:docPr id="22" name="Picture 22" descr="S7Proto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7ProtoStructur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08735"/>
                    </a:xfrm>
                    <a:prstGeom prst="rect">
                      <a:avLst/>
                    </a:prstGeom>
                    <a:noFill/>
                    <a:ln>
                      <a:noFill/>
                    </a:ln>
                  </pic:spPr>
                </pic:pic>
              </a:graphicData>
            </a:graphic>
          </wp:inline>
        </w:drawing>
      </w:r>
    </w:p>
    <w:p w14:paraId="511FAFE4" w14:textId="77777777" w:rsidR="00064F86" w:rsidRDefault="00064F86" w:rsidP="00064F86">
      <w:pPr>
        <w:pStyle w:val="NormalWeb"/>
        <w:shd w:val="clear" w:color="auto" w:fill="FFFFFF"/>
        <w:rPr>
          <w:rFonts w:ascii="Lato" w:hAnsi="Lato"/>
        </w:rPr>
      </w:pPr>
      <w:r>
        <w:rPr>
          <w:rFonts w:ascii="Lato" w:hAnsi="Lato"/>
        </w:rPr>
        <w:lastRenderedPageBreak/>
        <w:t>The S7 protocol is </w:t>
      </w:r>
      <w:r>
        <w:rPr>
          <w:rStyle w:val="Strong"/>
          <w:rFonts w:ascii="Lato" w:hAnsi="Lato"/>
        </w:rPr>
        <w:t>function/command</w:t>
      </w:r>
      <w:r>
        <w:rPr>
          <w:rFonts w:ascii="Lato" w:hAnsi="Lato"/>
        </w:rPr>
        <w:t> oriented which means a transmission consist of an S7 request and an appropriate reply (with very few exceptions). The number of the parallel transmission and the maximum length of a PDU is negotiated during the connection setup.</w:t>
      </w:r>
    </w:p>
    <w:p w14:paraId="47AB962B" w14:textId="77777777" w:rsidR="00064F86" w:rsidRDefault="00064F86" w:rsidP="00064F86">
      <w:pPr>
        <w:pStyle w:val="NormalWeb"/>
        <w:shd w:val="clear" w:color="auto" w:fill="FFFFFF"/>
        <w:rPr>
          <w:rFonts w:ascii="Lato" w:hAnsi="Lato"/>
        </w:rPr>
      </w:pPr>
      <w:r>
        <w:rPr>
          <w:rFonts w:ascii="Lato" w:hAnsi="Lato"/>
        </w:rPr>
        <w:t>The S7 PDU consists of three main parts:</w:t>
      </w:r>
    </w:p>
    <w:p w14:paraId="1CACCF62" w14:textId="77777777" w:rsidR="00064F86" w:rsidRDefault="00064F86" w:rsidP="00064F86">
      <w:pPr>
        <w:numPr>
          <w:ilvl w:val="0"/>
          <w:numId w:val="35"/>
        </w:numPr>
        <w:shd w:val="clear" w:color="auto" w:fill="FFFFFF"/>
        <w:spacing w:before="100" w:beforeAutospacing="1" w:after="105" w:line="240" w:lineRule="auto"/>
        <w:rPr>
          <w:rFonts w:ascii="Lato" w:hAnsi="Lato"/>
        </w:rPr>
      </w:pPr>
      <w:r>
        <w:rPr>
          <w:rStyle w:val="Strong"/>
          <w:rFonts w:ascii="Lato" w:hAnsi="Lato"/>
        </w:rPr>
        <w:t>Header:</w:t>
      </w:r>
      <w:r>
        <w:rPr>
          <w:rFonts w:ascii="Lato" w:hAnsi="Lato"/>
        </w:rPr>
        <w:t> contains length information, PDU reference and message type constant</w:t>
      </w:r>
    </w:p>
    <w:p w14:paraId="2C9C9B53" w14:textId="77777777" w:rsidR="00064F86" w:rsidRDefault="00064F86" w:rsidP="00064F86">
      <w:pPr>
        <w:numPr>
          <w:ilvl w:val="0"/>
          <w:numId w:val="35"/>
        </w:numPr>
        <w:shd w:val="clear" w:color="auto" w:fill="FFFFFF"/>
        <w:spacing w:before="100" w:beforeAutospacing="1" w:after="105" w:line="240" w:lineRule="auto"/>
        <w:rPr>
          <w:rFonts w:ascii="Lato" w:hAnsi="Lato"/>
        </w:rPr>
      </w:pPr>
      <w:r>
        <w:rPr>
          <w:rStyle w:val="Strong"/>
          <w:rFonts w:ascii="Lato" w:hAnsi="Lato"/>
        </w:rPr>
        <w:t>Parameters:</w:t>
      </w:r>
      <w:r>
        <w:rPr>
          <w:rFonts w:ascii="Lato" w:hAnsi="Lato"/>
        </w:rPr>
        <w:t> the content and structure greatly varies based on the message and function type of the PDU</w:t>
      </w:r>
    </w:p>
    <w:p w14:paraId="0EFF85E3" w14:textId="77777777" w:rsidR="00064F86" w:rsidRDefault="00064F86" w:rsidP="00064F86">
      <w:pPr>
        <w:numPr>
          <w:ilvl w:val="0"/>
          <w:numId w:val="35"/>
        </w:numPr>
        <w:shd w:val="clear" w:color="auto" w:fill="FFFFFF"/>
        <w:spacing w:before="100" w:beforeAutospacing="1" w:after="105" w:line="240" w:lineRule="auto"/>
        <w:rPr>
          <w:rFonts w:ascii="Lato" w:hAnsi="Lato"/>
        </w:rPr>
      </w:pPr>
      <w:r>
        <w:rPr>
          <w:rStyle w:val="Strong"/>
          <w:rFonts w:ascii="Lato" w:hAnsi="Lato"/>
        </w:rPr>
        <w:t>Data:</w:t>
      </w:r>
      <w:r>
        <w:rPr>
          <w:rFonts w:ascii="Lato" w:hAnsi="Lato"/>
        </w:rPr>
        <w:t> it is an optional field to carry the data if there is any, e.g. memory values, block code, firmware data …etc.</w:t>
      </w:r>
    </w:p>
    <w:p w14:paraId="7BC01AEC" w14:textId="77777777" w:rsidR="00064F86" w:rsidRDefault="00064F86" w:rsidP="00064F86">
      <w:pPr>
        <w:pStyle w:val="Heading3"/>
        <w:shd w:val="clear" w:color="auto" w:fill="FFFFFF"/>
        <w:rPr>
          <w:rFonts w:ascii="Lato" w:hAnsi="Lato"/>
        </w:rPr>
      </w:pPr>
      <w:r>
        <w:rPr>
          <w:rFonts w:ascii="Lato" w:hAnsi="Lato"/>
        </w:rPr>
        <w:t>2.1 Header</w:t>
      </w:r>
    </w:p>
    <w:p w14:paraId="13D5B830" w14:textId="77777777" w:rsidR="00064F86" w:rsidRDefault="00064F86" w:rsidP="00064F86">
      <w:pPr>
        <w:pStyle w:val="NormalWeb"/>
        <w:shd w:val="clear" w:color="auto" w:fill="FFFFFF"/>
        <w:rPr>
          <w:rFonts w:ascii="Lato" w:hAnsi="Lato"/>
        </w:rPr>
      </w:pPr>
      <w:r>
        <w:rPr>
          <w:rFonts w:ascii="Lato" w:hAnsi="Lato"/>
        </w:rPr>
        <w:t>The header is 10-12 bytes long, the </w:t>
      </w:r>
      <w:r>
        <w:rPr>
          <w:rStyle w:val="Strong"/>
          <w:rFonts w:ascii="Lato" w:hAnsi="Lato"/>
        </w:rPr>
        <w:t>Acknowledgement</w:t>
      </w:r>
      <w:r>
        <w:rPr>
          <w:rFonts w:ascii="Lato" w:hAnsi="Lato"/>
        </w:rPr>
        <w:t> messages contain two extra error code bytes. Other than that the header format is consistent across all the PDUs.</w:t>
      </w:r>
    </w:p>
    <w:p w14:paraId="0907C502" w14:textId="58CE8037" w:rsidR="00064F86" w:rsidRDefault="00064F86" w:rsidP="00064F86">
      <w:pPr>
        <w:pStyle w:val="NormalWeb"/>
        <w:shd w:val="clear" w:color="auto" w:fill="FFFFFF"/>
        <w:rPr>
          <w:rFonts w:ascii="Lato" w:hAnsi="Lato"/>
        </w:rPr>
      </w:pPr>
      <w:r>
        <w:rPr>
          <w:rFonts w:ascii="Lato" w:hAnsi="Lato"/>
          <w:noProof/>
        </w:rPr>
        <w:drawing>
          <wp:inline distT="0" distB="0" distL="0" distR="0" wp14:anchorId="4510BDBA" wp14:editId="1CCF53CC">
            <wp:extent cx="5943600" cy="2087880"/>
            <wp:effectExtent l="0" t="0" r="0" b="0"/>
            <wp:docPr id="21" name="Picture 21" descr="S7Header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7HeaderStructur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0A1DA0B7" w14:textId="77777777" w:rsidR="00064F86" w:rsidRDefault="00064F86" w:rsidP="00064F86">
      <w:pPr>
        <w:pStyle w:val="NormalWeb"/>
        <w:shd w:val="clear" w:color="auto" w:fill="FFFFFF"/>
        <w:rPr>
          <w:rFonts w:ascii="Lato" w:hAnsi="Lato"/>
        </w:rPr>
      </w:pPr>
      <w:r>
        <w:rPr>
          <w:rFonts w:ascii="Lato" w:hAnsi="Lato"/>
        </w:rPr>
        <w:t>Fields:</w:t>
      </w:r>
    </w:p>
    <w:p w14:paraId="2DAB4ECB" w14:textId="77777777" w:rsidR="00064F86" w:rsidRDefault="00064F86" w:rsidP="00064F86">
      <w:pPr>
        <w:numPr>
          <w:ilvl w:val="0"/>
          <w:numId w:val="36"/>
        </w:numPr>
        <w:shd w:val="clear" w:color="auto" w:fill="FFFFFF"/>
        <w:spacing w:before="100" w:beforeAutospacing="1" w:after="105" w:line="240" w:lineRule="auto"/>
        <w:rPr>
          <w:rFonts w:ascii="Lato" w:hAnsi="Lato"/>
        </w:rPr>
      </w:pPr>
      <w:r>
        <w:rPr>
          <w:rStyle w:val="Strong"/>
          <w:rFonts w:ascii="Lato" w:hAnsi="Lato"/>
        </w:rPr>
        <w:t>Protocol ID:</w:t>
      </w:r>
      <w:r>
        <w:rPr>
          <w:rFonts w:ascii="Lato" w:hAnsi="Lato"/>
        </w:rPr>
        <w:t>[1b] protocol constant always set to 0x32</w:t>
      </w:r>
    </w:p>
    <w:p w14:paraId="1FFA9212" w14:textId="77777777" w:rsidR="00064F86" w:rsidRDefault="00064F86" w:rsidP="00064F86">
      <w:pPr>
        <w:numPr>
          <w:ilvl w:val="0"/>
          <w:numId w:val="36"/>
        </w:numPr>
        <w:shd w:val="clear" w:color="auto" w:fill="FFFFFF"/>
        <w:spacing w:before="100" w:beforeAutospacing="1" w:after="105" w:line="240" w:lineRule="auto"/>
        <w:rPr>
          <w:rFonts w:ascii="Lato" w:hAnsi="Lato"/>
        </w:rPr>
      </w:pPr>
      <w:r>
        <w:rPr>
          <w:rStyle w:val="Strong"/>
          <w:rFonts w:ascii="Lato" w:hAnsi="Lato"/>
        </w:rPr>
        <w:t>Message Type:</w:t>
      </w:r>
      <w:r>
        <w:rPr>
          <w:rFonts w:ascii="Lato" w:hAnsi="Lato"/>
        </w:rPr>
        <w:t>[1b] the general type of the message (sometimes referred as ROSCTR type)</w:t>
      </w:r>
    </w:p>
    <w:p w14:paraId="6AC28B96" w14:textId="77777777" w:rsidR="00064F86" w:rsidRDefault="00064F86" w:rsidP="00064F86">
      <w:pPr>
        <w:numPr>
          <w:ilvl w:val="1"/>
          <w:numId w:val="36"/>
        </w:numPr>
        <w:shd w:val="clear" w:color="auto" w:fill="FFFFFF"/>
        <w:spacing w:before="100" w:beforeAutospacing="1" w:after="105" w:line="240" w:lineRule="auto"/>
        <w:rPr>
          <w:rFonts w:ascii="Lato" w:hAnsi="Lato"/>
        </w:rPr>
      </w:pPr>
      <w:r>
        <w:rPr>
          <w:rFonts w:ascii="Lato" w:hAnsi="Lato"/>
        </w:rPr>
        <w:t>0x01-</w:t>
      </w:r>
      <w:r>
        <w:rPr>
          <w:rStyle w:val="Strong"/>
          <w:rFonts w:ascii="Lato" w:hAnsi="Lato"/>
        </w:rPr>
        <w:t>Job Request</w:t>
      </w:r>
      <w:r>
        <w:rPr>
          <w:rFonts w:ascii="Lato" w:hAnsi="Lato"/>
        </w:rPr>
        <w:t>: request sent by the master (e.g. read/write memory, read/write blocks, start/stop device, setup communication)</w:t>
      </w:r>
    </w:p>
    <w:p w14:paraId="4471EB88" w14:textId="77777777" w:rsidR="00064F86" w:rsidRDefault="00064F86" w:rsidP="00064F86">
      <w:pPr>
        <w:numPr>
          <w:ilvl w:val="1"/>
          <w:numId w:val="36"/>
        </w:numPr>
        <w:shd w:val="clear" w:color="auto" w:fill="FFFFFF"/>
        <w:spacing w:before="100" w:beforeAutospacing="1" w:after="105" w:line="240" w:lineRule="auto"/>
        <w:rPr>
          <w:rFonts w:ascii="Lato" w:hAnsi="Lato"/>
        </w:rPr>
      </w:pPr>
      <w:r>
        <w:rPr>
          <w:rFonts w:ascii="Lato" w:hAnsi="Lato"/>
        </w:rPr>
        <w:t>0x02-</w:t>
      </w:r>
      <w:r>
        <w:rPr>
          <w:rStyle w:val="Strong"/>
          <w:rFonts w:ascii="Lato" w:hAnsi="Lato"/>
        </w:rPr>
        <w:t>Ack</w:t>
      </w:r>
      <w:r>
        <w:rPr>
          <w:rFonts w:ascii="Lato" w:hAnsi="Lato"/>
        </w:rPr>
        <w:t>: simple acknowledgement sent by the slave with no data field (I have never seen it sent by the S300/S400 devices)</w:t>
      </w:r>
    </w:p>
    <w:p w14:paraId="6165ABC7" w14:textId="77777777" w:rsidR="00064F86" w:rsidRDefault="00064F86" w:rsidP="00064F86">
      <w:pPr>
        <w:numPr>
          <w:ilvl w:val="1"/>
          <w:numId w:val="36"/>
        </w:numPr>
        <w:shd w:val="clear" w:color="auto" w:fill="FFFFFF"/>
        <w:spacing w:before="100" w:beforeAutospacing="1" w:after="105" w:line="240" w:lineRule="auto"/>
        <w:rPr>
          <w:rFonts w:ascii="Lato" w:hAnsi="Lato"/>
        </w:rPr>
      </w:pPr>
      <w:r>
        <w:rPr>
          <w:rFonts w:ascii="Lato" w:hAnsi="Lato"/>
        </w:rPr>
        <w:t>0x03-</w:t>
      </w:r>
      <w:r>
        <w:rPr>
          <w:rStyle w:val="Strong"/>
          <w:rFonts w:ascii="Lato" w:hAnsi="Lato"/>
        </w:rPr>
        <w:t>Ack-Data</w:t>
      </w:r>
      <w:r>
        <w:rPr>
          <w:rFonts w:ascii="Lato" w:hAnsi="Lato"/>
        </w:rPr>
        <w:t>: acknowledgement with optional data field, contains the reply to a job request</w:t>
      </w:r>
    </w:p>
    <w:p w14:paraId="147BD64D" w14:textId="77777777" w:rsidR="00064F86" w:rsidRDefault="00064F86" w:rsidP="00064F86">
      <w:pPr>
        <w:numPr>
          <w:ilvl w:val="1"/>
          <w:numId w:val="36"/>
        </w:numPr>
        <w:shd w:val="clear" w:color="auto" w:fill="FFFFFF"/>
        <w:spacing w:before="100" w:beforeAutospacing="1" w:after="105" w:line="240" w:lineRule="auto"/>
        <w:rPr>
          <w:rFonts w:ascii="Lato" w:hAnsi="Lato"/>
        </w:rPr>
      </w:pPr>
      <w:r>
        <w:rPr>
          <w:rFonts w:ascii="Lato" w:hAnsi="Lato"/>
        </w:rPr>
        <w:t>0x07-</w:t>
      </w:r>
      <w:r>
        <w:rPr>
          <w:rStyle w:val="Strong"/>
          <w:rFonts w:ascii="Lato" w:hAnsi="Lato"/>
        </w:rPr>
        <w:t>Userdata</w:t>
      </w:r>
      <w:r>
        <w:rPr>
          <w:rFonts w:ascii="Lato" w:hAnsi="Lato"/>
        </w:rPr>
        <w:t>: an extension of the original protocol, the parameter field contains the request/response id, (used for programming/debugging, SZL reads, security functions, time setup, cyclic read..)</w:t>
      </w:r>
    </w:p>
    <w:p w14:paraId="6DD8F5C0" w14:textId="77777777" w:rsidR="00064F86" w:rsidRDefault="00064F86" w:rsidP="00064F86">
      <w:pPr>
        <w:numPr>
          <w:ilvl w:val="0"/>
          <w:numId w:val="36"/>
        </w:numPr>
        <w:shd w:val="clear" w:color="auto" w:fill="FFFFFF"/>
        <w:spacing w:before="100" w:beforeAutospacing="1" w:after="105" w:line="240" w:lineRule="auto"/>
        <w:rPr>
          <w:rFonts w:ascii="Lato" w:hAnsi="Lato"/>
        </w:rPr>
      </w:pPr>
      <w:r>
        <w:rPr>
          <w:rStyle w:val="Strong"/>
          <w:rFonts w:ascii="Lato" w:hAnsi="Lato"/>
        </w:rPr>
        <w:lastRenderedPageBreak/>
        <w:t>Reserved:</w:t>
      </w:r>
      <w:r>
        <w:rPr>
          <w:rFonts w:ascii="Lato" w:hAnsi="Lato"/>
        </w:rPr>
        <w:t>[2b] always set to 0x0000 (but probably ignored)</w:t>
      </w:r>
    </w:p>
    <w:p w14:paraId="3758C647" w14:textId="77777777" w:rsidR="00064F86" w:rsidRDefault="00064F86" w:rsidP="00064F86">
      <w:pPr>
        <w:numPr>
          <w:ilvl w:val="0"/>
          <w:numId w:val="36"/>
        </w:numPr>
        <w:shd w:val="clear" w:color="auto" w:fill="FFFFFF"/>
        <w:spacing w:before="100" w:beforeAutospacing="1" w:after="105" w:line="240" w:lineRule="auto"/>
        <w:rPr>
          <w:rFonts w:ascii="Lato" w:hAnsi="Lato"/>
        </w:rPr>
      </w:pPr>
      <w:r>
        <w:rPr>
          <w:rStyle w:val="Strong"/>
          <w:rFonts w:ascii="Lato" w:hAnsi="Lato"/>
        </w:rPr>
        <w:t>PDU reference:</w:t>
      </w:r>
      <w:r>
        <w:rPr>
          <w:rFonts w:ascii="Lato" w:hAnsi="Lato"/>
        </w:rPr>
        <w:t>[2b] generated by the master, incremented with each new transmission, used to link responses to their requests, </w:t>
      </w:r>
      <w:r>
        <w:rPr>
          <w:rStyle w:val="Strong"/>
          <w:rFonts w:ascii="Lato" w:hAnsi="Lato"/>
        </w:rPr>
        <w:t>Little-Endian</w:t>
      </w:r>
      <w:r>
        <w:rPr>
          <w:rFonts w:ascii="Lato" w:hAnsi="Lato"/>
        </w:rPr>
        <w:t> (note: this is the behaviour of WinCC, Step7, and other Siemens programs, it could probably be randomly generated, the PLC just copies it to the reply)</w:t>
      </w:r>
    </w:p>
    <w:p w14:paraId="63BB71A0" w14:textId="77777777" w:rsidR="00064F86" w:rsidRDefault="00064F86" w:rsidP="00064F86">
      <w:pPr>
        <w:numPr>
          <w:ilvl w:val="0"/>
          <w:numId w:val="36"/>
        </w:numPr>
        <w:shd w:val="clear" w:color="auto" w:fill="FFFFFF"/>
        <w:spacing w:before="100" w:beforeAutospacing="1" w:after="105" w:line="240" w:lineRule="auto"/>
        <w:rPr>
          <w:rFonts w:ascii="Lato" w:hAnsi="Lato"/>
        </w:rPr>
      </w:pPr>
      <w:r>
        <w:rPr>
          <w:rStyle w:val="Strong"/>
          <w:rFonts w:ascii="Lato" w:hAnsi="Lato"/>
        </w:rPr>
        <w:t>Parameter Length:</w:t>
      </w:r>
      <w:r>
        <w:rPr>
          <w:rFonts w:ascii="Lato" w:hAnsi="Lato"/>
        </w:rPr>
        <w:t>[2b] the length of the parameter field, </w:t>
      </w:r>
      <w:r>
        <w:rPr>
          <w:rStyle w:val="Strong"/>
          <w:rFonts w:ascii="Lato" w:hAnsi="Lato"/>
        </w:rPr>
        <w:t>Big-Endian</w:t>
      </w:r>
    </w:p>
    <w:p w14:paraId="2902ED2E" w14:textId="77777777" w:rsidR="00064F86" w:rsidRDefault="00064F86" w:rsidP="00064F86">
      <w:pPr>
        <w:numPr>
          <w:ilvl w:val="0"/>
          <w:numId w:val="36"/>
        </w:numPr>
        <w:shd w:val="clear" w:color="auto" w:fill="FFFFFF"/>
        <w:spacing w:before="100" w:beforeAutospacing="1" w:after="105" w:line="240" w:lineRule="auto"/>
        <w:rPr>
          <w:rFonts w:ascii="Lato" w:hAnsi="Lato"/>
        </w:rPr>
      </w:pPr>
      <w:r>
        <w:rPr>
          <w:rStyle w:val="Strong"/>
          <w:rFonts w:ascii="Lato" w:hAnsi="Lato"/>
        </w:rPr>
        <w:t>Data Length:</w:t>
      </w:r>
      <w:r>
        <w:rPr>
          <w:rFonts w:ascii="Lato" w:hAnsi="Lato"/>
        </w:rPr>
        <w:t>[2b] the length of the data field, </w:t>
      </w:r>
      <w:r>
        <w:rPr>
          <w:rStyle w:val="Strong"/>
          <w:rFonts w:ascii="Lato" w:hAnsi="Lato"/>
        </w:rPr>
        <w:t>Big-Endian</w:t>
      </w:r>
    </w:p>
    <w:p w14:paraId="7051C052" w14:textId="77777777" w:rsidR="00064F86" w:rsidRDefault="00064F86" w:rsidP="00064F86">
      <w:pPr>
        <w:numPr>
          <w:ilvl w:val="0"/>
          <w:numId w:val="36"/>
        </w:numPr>
        <w:shd w:val="clear" w:color="auto" w:fill="FFFFFF"/>
        <w:spacing w:before="100" w:beforeAutospacing="1" w:after="105" w:line="240" w:lineRule="auto"/>
        <w:rPr>
          <w:rFonts w:ascii="Lato" w:hAnsi="Lato"/>
        </w:rPr>
      </w:pPr>
      <w:r>
        <w:rPr>
          <w:rStyle w:val="Strong"/>
          <w:rFonts w:ascii="Lato" w:hAnsi="Lato"/>
        </w:rPr>
        <w:t>(Error class):</w:t>
      </w:r>
      <w:r>
        <w:rPr>
          <w:rFonts w:ascii="Lato" w:hAnsi="Lato"/>
        </w:rPr>
        <w:t>[1b] only present in the </w:t>
      </w:r>
      <w:r>
        <w:rPr>
          <w:rStyle w:val="Strong"/>
          <w:rFonts w:ascii="Lato" w:hAnsi="Lato"/>
        </w:rPr>
        <w:t>Ack-Data</w:t>
      </w:r>
      <w:r>
        <w:rPr>
          <w:rFonts w:ascii="Lato" w:hAnsi="Lato"/>
        </w:rPr>
        <w:t> messages, the possible error constants are listed in the </w:t>
      </w:r>
      <w:hyperlink r:id="rId98" w:history="1">
        <w:r>
          <w:rPr>
            <w:rStyle w:val="Hyperlink"/>
            <w:rFonts w:ascii="Lato" w:hAnsi="Lato"/>
            <w:u w:val="none"/>
          </w:rPr>
          <w:t>constants.txt</w:t>
        </w:r>
      </w:hyperlink>
    </w:p>
    <w:p w14:paraId="0B4BF5FD" w14:textId="77777777" w:rsidR="00064F86" w:rsidRDefault="00064F86" w:rsidP="00064F86">
      <w:pPr>
        <w:numPr>
          <w:ilvl w:val="0"/>
          <w:numId w:val="36"/>
        </w:numPr>
        <w:shd w:val="clear" w:color="auto" w:fill="FFFFFF"/>
        <w:spacing w:before="100" w:beforeAutospacing="1" w:after="105" w:line="240" w:lineRule="auto"/>
        <w:rPr>
          <w:rFonts w:ascii="Lato" w:hAnsi="Lato"/>
        </w:rPr>
      </w:pPr>
      <w:r>
        <w:rPr>
          <w:rStyle w:val="Strong"/>
          <w:rFonts w:ascii="Lato" w:hAnsi="Lato"/>
        </w:rPr>
        <w:t>(Error code):</w:t>
      </w:r>
      <w:r>
        <w:rPr>
          <w:rFonts w:ascii="Lato" w:hAnsi="Lato"/>
        </w:rPr>
        <w:t>[1b] only present in the </w:t>
      </w:r>
      <w:r>
        <w:rPr>
          <w:rStyle w:val="Strong"/>
          <w:rFonts w:ascii="Lato" w:hAnsi="Lato"/>
        </w:rPr>
        <w:t>Ack-Data</w:t>
      </w:r>
      <w:r>
        <w:rPr>
          <w:rFonts w:ascii="Lato" w:hAnsi="Lato"/>
        </w:rPr>
        <w:t> messages, the possible error constants are listed in the </w:t>
      </w:r>
      <w:hyperlink r:id="rId99" w:history="1">
        <w:r>
          <w:rPr>
            <w:rStyle w:val="Hyperlink"/>
            <w:rFonts w:ascii="Lato" w:hAnsi="Lato"/>
            <w:u w:val="none"/>
          </w:rPr>
          <w:t>constants.txt</w:t>
        </w:r>
      </w:hyperlink>
    </w:p>
    <w:p w14:paraId="7C28A979" w14:textId="77777777" w:rsidR="00064F86" w:rsidRDefault="00064F86" w:rsidP="00064F86">
      <w:pPr>
        <w:pStyle w:val="NormalWeb"/>
        <w:shd w:val="clear" w:color="auto" w:fill="FFFFFF"/>
        <w:rPr>
          <w:rFonts w:ascii="Lato" w:hAnsi="Lato"/>
        </w:rPr>
      </w:pPr>
      <w:r>
        <w:rPr>
          <w:rFonts w:ascii="Lato" w:hAnsi="Lato"/>
        </w:rPr>
        <w:t>The rest of the message greatly depends on the </w:t>
      </w:r>
      <w:r>
        <w:rPr>
          <w:rStyle w:val="Strong"/>
          <w:rFonts w:ascii="Lato" w:hAnsi="Lato"/>
        </w:rPr>
        <w:t>Message Type</w:t>
      </w:r>
      <w:r>
        <w:rPr>
          <w:rFonts w:ascii="Lato" w:hAnsi="Lato"/>
        </w:rPr>
        <w:t> and function code I will be covering each of those in the upcoming articles. </w:t>
      </w:r>
      <w:hyperlink r:id="rId100" w:history="1">
        <w:r>
          <w:rPr>
            <w:rStyle w:val="Hyperlink"/>
            <w:rFonts w:ascii="Lato" w:hAnsi="Lato"/>
            <w:u w:val="none"/>
          </w:rPr>
          <w:t>Part 2</w:t>
        </w:r>
      </w:hyperlink>
      <w:r>
        <w:rPr>
          <w:rFonts w:ascii="Lato" w:hAnsi="Lato"/>
        </w:rPr>
        <w:t> will focus on </w:t>
      </w:r>
      <w:r>
        <w:rPr>
          <w:rStyle w:val="Strong"/>
          <w:rFonts w:ascii="Lato" w:hAnsi="Lato"/>
        </w:rPr>
        <w:t>Job Request</w:t>
      </w:r>
      <w:r>
        <w:rPr>
          <w:rFonts w:ascii="Lato" w:hAnsi="Lato"/>
        </w:rPr>
        <w:t>s and </w:t>
      </w:r>
      <w:r>
        <w:rPr>
          <w:rStyle w:val="Strong"/>
          <w:rFonts w:ascii="Lato" w:hAnsi="Lato"/>
        </w:rPr>
        <w:t>Ack-Data</w:t>
      </w:r>
      <w:r>
        <w:rPr>
          <w:rFonts w:ascii="Lato" w:hAnsi="Lato"/>
        </w:rPr>
        <w:t> messages. </w:t>
      </w:r>
      <w:r>
        <w:rPr>
          <w:rFonts w:ascii="Lato" w:hAnsi="Lato"/>
          <w:strike/>
        </w:rPr>
        <w:t>Part 3 will cover the different **Userdata** functions and their structures.</w:t>
      </w:r>
    </w:p>
    <w:p w14:paraId="3EFA7A7F" w14:textId="77777777" w:rsidR="00064F86" w:rsidRDefault="00064F86" w:rsidP="00064F86">
      <w:pPr>
        <w:pStyle w:val="NormalWeb"/>
        <w:shd w:val="clear" w:color="auto" w:fill="FFFFFF"/>
        <w:rPr>
          <w:rFonts w:ascii="Lato" w:hAnsi="Lato"/>
        </w:rPr>
      </w:pPr>
      <w:r>
        <w:rPr>
          <w:rFonts w:ascii="Lato" w:hAnsi="Lato"/>
        </w:rPr>
        <w:t>All the different protocol constants are collected in the </w:t>
      </w:r>
      <w:hyperlink r:id="rId101" w:history="1">
        <w:r>
          <w:rPr>
            <w:rStyle w:val="Hyperlink"/>
            <w:rFonts w:ascii="Lato" w:hAnsi="Lato"/>
            <w:u w:val="none"/>
          </w:rPr>
          <w:t>constants.txt</w:t>
        </w:r>
      </w:hyperlink>
      <w:r>
        <w:rPr>
          <w:rFonts w:ascii="Lato" w:hAnsi="Lato"/>
        </w:rPr>
        <w:t>.</w:t>
      </w:r>
    </w:p>
    <w:p w14:paraId="2A3A3793" w14:textId="77777777" w:rsidR="00064F86" w:rsidRDefault="00064F86" w:rsidP="00064F86">
      <w:pPr>
        <w:pStyle w:val="NormalWeb"/>
        <w:shd w:val="clear" w:color="auto" w:fill="FFFFFF"/>
        <w:rPr>
          <w:rFonts w:ascii="Lato" w:hAnsi="Lato"/>
        </w:rPr>
      </w:pPr>
      <w:r>
        <w:rPr>
          <w:rFonts w:ascii="Lato" w:hAnsi="Lato"/>
        </w:rPr>
        <w:t>I plan to keep these writings updated as much as possible, so if you have anything to add or correct feel free to contact me or leave a comment.</w:t>
      </w:r>
    </w:p>
    <w:p w14:paraId="1672C94A" w14:textId="77777777" w:rsidR="00064F86" w:rsidRDefault="00064F86" w:rsidP="00064F86">
      <w:pPr>
        <w:pStyle w:val="NormalWeb"/>
        <w:shd w:val="clear" w:color="auto" w:fill="FFFFFF"/>
        <w:rPr>
          <w:rFonts w:ascii="Lato" w:hAnsi="Lato"/>
        </w:rPr>
      </w:pPr>
      <w:r>
        <w:rPr>
          <w:rStyle w:val="Strong"/>
          <w:rFonts w:ascii="Lato" w:hAnsi="Lato"/>
        </w:rPr>
        <w:t>Update 2018-04-08:</w:t>
      </w:r>
    </w:p>
    <w:p w14:paraId="4CA0C8EA" w14:textId="77777777" w:rsidR="00064F86" w:rsidRDefault="00064F86" w:rsidP="00064F86">
      <w:pPr>
        <w:numPr>
          <w:ilvl w:val="0"/>
          <w:numId w:val="37"/>
        </w:numPr>
        <w:shd w:val="clear" w:color="auto" w:fill="FFFFFF"/>
        <w:spacing w:before="100" w:beforeAutospacing="1" w:after="105" w:line="240" w:lineRule="auto"/>
        <w:rPr>
          <w:rFonts w:ascii="Lato" w:hAnsi="Lato"/>
        </w:rPr>
      </w:pPr>
      <w:r>
        <w:rPr>
          <w:rFonts w:ascii="Lato" w:hAnsi="Lato"/>
        </w:rPr>
        <w:t>Added reference to plc4x</w:t>
      </w:r>
    </w:p>
    <w:p w14:paraId="4F489937" w14:textId="77777777" w:rsidR="00064F86" w:rsidRDefault="00064F86" w:rsidP="00064F86">
      <w:pPr>
        <w:numPr>
          <w:ilvl w:val="0"/>
          <w:numId w:val="37"/>
        </w:numPr>
        <w:shd w:val="clear" w:color="auto" w:fill="FFFFFF"/>
        <w:spacing w:before="100" w:beforeAutospacing="1" w:after="105" w:line="240" w:lineRule="auto"/>
        <w:rPr>
          <w:rFonts w:ascii="Lato" w:hAnsi="Lato"/>
        </w:rPr>
      </w:pPr>
      <w:r>
        <w:rPr>
          <w:rFonts w:ascii="Lato" w:hAnsi="Lato"/>
        </w:rPr>
        <w:t>Added link to the second part</w:t>
      </w:r>
    </w:p>
    <w:p w14:paraId="2F2AB583" w14:textId="77777777" w:rsidR="00064F86" w:rsidRDefault="00064F86" w:rsidP="00064F86">
      <w:pPr>
        <w:pStyle w:val="NormalWeb"/>
        <w:shd w:val="clear" w:color="auto" w:fill="FFFFFF"/>
        <w:rPr>
          <w:rFonts w:ascii="Lato" w:hAnsi="Lato"/>
        </w:rPr>
      </w:pPr>
      <w:r>
        <w:rPr>
          <w:rStyle w:val="Strong"/>
          <w:rFonts w:ascii="Lato" w:hAnsi="Lato"/>
        </w:rPr>
        <w:t>Update 2017-03-14:</w:t>
      </w:r>
    </w:p>
    <w:p w14:paraId="148236F6" w14:textId="77777777" w:rsidR="00064F86" w:rsidRDefault="00064F86" w:rsidP="00064F86">
      <w:pPr>
        <w:numPr>
          <w:ilvl w:val="0"/>
          <w:numId w:val="38"/>
        </w:numPr>
        <w:shd w:val="clear" w:color="auto" w:fill="FFFFFF"/>
        <w:spacing w:before="100" w:beforeAutospacing="1" w:after="105" w:line="240" w:lineRule="auto"/>
        <w:rPr>
          <w:rFonts w:ascii="Lato" w:hAnsi="Lato"/>
        </w:rPr>
      </w:pPr>
      <w:r>
        <w:rPr>
          <w:rFonts w:ascii="Lato" w:hAnsi="Lato"/>
        </w:rPr>
        <w:t>I have added a git repo with various thematic network captures of S7 communication </w:t>
      </w:r>
      <w:hyperlink r:id="rId102" w:history="1">
        <w:r>
          <w:rPr>
            <w:rStyle w:val="Hyperlink"/>
            <w:rFonts w:ascii="Lato" w:hAnsi="Lato"/>
            <w:u w:val="none"/>
          </w:rPr>
          <w:t>click here</w:t>
        </w:r>
      </w:hyperlink>
    </w:p>
    <w:p w14:paraId="62834312" w14:textId="77777777" w:rsidR="00064F86" w:rsidRDefault="00064F86" w:rsidP="00064F86">
      <w:pPr>
        <w:numPr>
          <w:ilvl w:val="0"/>
          <w:numId w:val="38"/>
        </w:numPr>
        <w:shd w:val="clear" w:color="auto" w:fill="FFFFFF"/>
        <w:spacing w:before="100" w:beforeAutospacing="1" w:after="105" w:line="240" w:lineRule="auto"/>
        <w:rPr>
          <w:rFonts w:ascii="Lato" w:hAnsi="Lato"/>
        </w:rPr>
      </w:pPr>
      <w:r>
        <w:rPr>
          <w:rFonts w:ascii="Lato" w:hAnsi="Lato"/>
        </w:rPr>
        <w:t>I am no longer working with Siemens equipment however due to the interest in the topic I have started writing part 2 of this article. Since I have no access to real devices it is going to be based on the different traffic captures I have laying around and my memories. Expect more gaps to fill</w:t>
      </w:r>
    </w:p>
    <w:p w14:paraId="60B10339" w14:textId="226DD24B" w:rsidR="00224AF0" w:rsidRDefault="00064F86" w:rsidP="00064F86">
      <w:pPr>
        <w:numPr>
          <w:ilvl w:val="0"/>
          <w:numId w:val="38"/>
        </w:numPr>
        <w:shd w:val="clear" w:color="auto" w:fill="FFFFFF"/>
        <w:spacing w:before="100" w:beforeAutospacing="1" w:after="105" w:line="240" w:lineRule="auto"/>
        <w:rPr>
          <w:rFonts w:ascii="Lato" w:hAnsi="Lato"/>
        </w:rPr>
      </w:pPr>
      <w:r>
        <w:rPr>
          <w:rFonts w:ascii="Lato" w:hAnsi="Lato"/>
        </w:rPr>
        <w:t>I have limited experience dealing with </w:t>
      </w:r>
      <w:r>
        <w:rPr>
          <w:rStyle w:val="Strong"/>
          <w:rFonts w:ascii="Lato" w:hAnsi="Lato"/>
        </w:rPr>
        <w:t>userdata</w:t>
      </w:r>
      <w:r>
        <w:rPr>
          <w:rFonts w:ascii="Lato" w:hAnsi="Lato"/>
        </w:rPr>
        <w:t> messages (other than SZL reads and cyclic updates they are mostly used for development, programming and debugging purposes) so I am not sure if I can cover them in a meaningful way based on the few pcaps I have</w:t>
      </w:r>
    </w:p>
    <w:p w14:paraId="6A293B78" w14:textId="77777777" w:rsidR="00224AF0" w:rsidRDefault="00224AF0">
      <w:pPr>
        <w:rPr>
          <w:rFonts w:ascii="Lato" w:hAnsi="Lato"/>
        </w:rPr>
      </w:pPr>
      <w:r>
        <w:rPr>
          <w:rFonts w:ascii="Lato" w:hAnsi="Lato"/>
        </w:rPr>
        <w:br w:type="page"/>
      </w:r>
    </w:p>
    <w:p w14:paraId="72DE5961" w14:textId="77777777" w:rsidR="00224AF0" w:rsidRDefault="00224AF0" w:rsidP="00224AF0">
      <w:pPr>
        <w:pStyle w:val="Heading1"/>
        <w:rPr>
          <w:rFonts w:ascii="Lato" w:hAnsi="Lato"/>
        </w:rPr>
      </w:pPr>
      <w:r>
        <w:rPr>
          <w:rFonts w:ascii="Lato" w:hAnsi="Lato"/>
        </w:rPr>
        <w:lastRenderedPageBreak/>
        <w:t>The Siemens S7 Communication - Part 2 Job Requests and Ack Data</w:t>
      </w:r>
    </w:p>
    <w:p w14:paraId="5717DCA4" w14:textId="77777777" w:rsidR="00224AF0" w:rsidRDefault="00224AF0" w:rsidP="00224AF0">
      <w:pPr>
        <w:pStyle w:val="NormalWeb"/>
        <w:rPr>
          <w:rFonts w:ascii="Lato" w:hAnsi="Lato"/>
        </w:rPr>
      </w:pPr>
      <w:r>
        <w:rPr>
          <w:rFonts w:ascii="Lato" w:hAnsi="Lato"/>
        </w:rPr>
        <w:t>This article series introduces the Siemens S7 protocol in depth, the </w:t>
      </w:r>
      <w:hyperlink r:id="rId103" w:history="1">
        <w:r>
          <w:rPr>
            <w:rStyle w:val="Hyperlink"/>
            <w:rFonts w:ascii="Lato" w:hAnsi="Lato"/>
          </w:rPr>
          <w:t>first part</w:t>
        </w:r>
      </w:hyperlink>
      <w:r>
        <w:rPr>
          <w:rFonts w:ascii="Lato" w:hAnsi="Lato"/>
        </w:rPr>
        <w:t> detailed the general communication scenario and packet structure. This part further examines the purpose and internal structure of the Job Request and Ack Data messages. These message types are discussed together because they are very similar and usually each Job Request results in an Ack Data reply.</w:t>
      </w:r>
    </w:p>
    <w:p w14:paraId="497869E7" w14:textId="77777777" w:rsidR="00224AF0" w:rsidRDefault="00224AF0" w:rsidP="00224AF0">
      <w:pPr>
        <w:pStyle w:val="NormalWeb"/>
        <w:rPr>
          <w:rFonts w:ascii="Lato" w:hAnsi="Lato"/>
        </w:rPr>
      </w:pPr>
      <w:r>
        <w:rPr>
          <w:rFonts w:ascii="Lato" w:hAnsi="Lato"/>
        </w:rPr>
        <w:t>The structure of the S7 PDU and the general protocol header is explained in the </w:t>
      </w:r>
      <w:hyperlink r:id="rId104" w:history="1">
        <w:r>
          <w:rPr>
            <w:rStyle w:val="Hyperlink"/>
            <w:rFonts w:ascii="Lato" w:hAnsi="Lato"/>
          </w:rPr>
          <w:t>previous part</w:t>
        </w:r>
      </w:hyperlink>
      <w:r>
        <w:rPr>
          <w:rFonts w:ascii="Lato" w:hAnsi="Lato"/>
        </w:rPr>
        <w:t>. However, the parameter header is specific to the </w:t>
      </w:r>
      <w:r>
        <w:rPr>
          <w:rStyle w:val="Emphasis"/>
          <w:rFonts w:ascii="Lato" w:eastAsiaTheme="majorEastAsia" w:hAnsi="Lato"/>
        </w:rPr>
        <w:t>message type</w:t>
      </w:r>
      <w:r>
        <w:rPr>
          <w:rFonts w:ascii="Lato" w:hAnsi="Lato"/>
        </w:rPr>
        <w:t> and for the </w:t>
      </w:r>
      <w:r>
        <w:rPr>
          <w:rStyle w:val="Emphasis"/>
          <w:rFonts w:ascii="Lato" w:eastAsiaTheme="majorEastAsia" w:hAnsi="Lato"/>
        </w:rPr>
        <w:t>Job</w:t>
      </w:r>
      <w:r>
        <w:rPr>
          <w:rFonts w:ascii="Lato" w:hAnsi="Lato"/>
        </w:rPr>
        <w:t> and </w:t>
      </w:r>
      <w:r>
        <w:rPr>
          <w:rStyle w:val="Emphasis"/>
          <w:rFonts w:ascii="Lato" w:eastAsiaTheme="majorEastAsia" w:hAnsi="Lato"/>
        </w:rPr>
        <w:t>Ack Data</w:t>
      </w:r>
      <w:r>
        <w:rPr>
          <w:rFonts w:ascii="Lato" w:hAnsi="Lato"/>
        </w:rPr>
        <w:t> messages it begins with a </w:t>
      </w:r>
      <w:r>
        <w:rPr>
          <w:rStyle w:val="Strong"/>
          <w:rFonts w:ascii="Lato" w:hAnsi="Lato"/>
        </w:rPr>
        <w:t>function code.</w:t>
      </w:r>
      <w:r>
        <w:rPr>
          <w:rFonts w:ascii="Lato" w:hAnsi="Lato"/>
        </w:rPr>
        <w:t> The structure of the rest of the fields depend on this value. This </w:t>
      </w:r>
      <w:r>
        <w:rPr>
          <w:rStyle w:val="Strong"/>
          <w:rFonts w:ascii="Lato" w:hAnsi="Lato"/>
        </w:rPr>
        <w:t>function code</w:t>
      </w:r>
      <w:r>
        <w:rPr>
          <w:rFonts w:ascii="Lato" w:hAnsi="Lato"/>
        </w:rPr>
        <w:t> determines the purpose of the message and serves as the basis of further discussion.</w:t>
      </w:r>
    </w:p>
    <w:p w14:paraId="2B839318" w14:textId="77777777" w:rsidR="00224AF0" w:rsidRDefault="00224AF0" w:rsidP="00224AF0">
      <w:pPr>
        <w:pStyle w:val="Heading3"/>
        <w:rPr>
          <w:rFonts w:ascii="Lato" w:hAnsi="Lato"/>
        </w:rPr>
      </w:pPr>
      <w:r>
        <w:rPr>
          <w:rFonts w:ascii="Lato" w:hAnsi="Lato"/>
        </w:rPr>
        <w:t>1. Setup Communication [0xF0]</w:t>
      </w:r>
    </w:p>
    <w:p w14:paraId="71AEC0D4" w14:textId="77777777" w:rsidR="00224AF0" w:rsidRDefault="00224AF0" w:rsidP="00224AF0">
      <w:pPr>
        <w:pStyle w:val="NormalWeb"/>
        <w:rPr>
          <w:rFonts w:ascii="Lato" w:hAnsi="Lato"/>
        </w:rPr>
      </w:pPr>
      <w:r>
        <w:rPr>
          <w:rFonts w:ascii="Lato" w:hAnsi="Lato"/>
        </w:rPr>
        <w:t>Pcap: </w:t>
      </w:r>
      <w:hyperlink r:id="rId105" w:history="1">
        <w:r>
          <w:rPr>
            <w:rStyle w:val="Hyperlink"/>
            <w:rFonts w:ascii="Lato" w:hAnsi="Lato"/>
          </w:rPr>
          <w:t>S300-setup-communication</w:t>
        </w:r>
      </w:hyperlink>
    </w:p>
    <w:p w14:paraId="58287F4C" w14:textId="77777777" w:rsidR="00224AF0" w:rsidRDefault="00224AF0" w:rsidP="00224AF0">
      <w:pPr>
        <w:pStyle w:val="NormalWeb"/>
        <w:rPr>
          <w:rFonts w:ascii="Lato" w:hAnsi="Lato"/>
        </w:rPr>
      </w:pPr>
      <w:r>
        <w:rPr>
          <w:rFonts w:ascii="Lato" w:hAnsi="Lato"/>
        </w:rPr>
        <w:t>This message pair (a </w:t>
      </w:r>
      <w:r>
        <w:rPr>
          <w:rStyle w:val="Emphasis"/>
          <w:rFonts w:ascii="Lato" w:eastAsiaTheme="majorEastAsia" w:hAnsi="Lato"/>
        </w:rPr>
        <w:t>Job</w:t>
      </w:r>
      <w:r>
        <w:rPr>
          <w:rFonts w:ascii="Lato" w:hAnsi="Lato"/>
        </w:rPr>
        <w:t> and </w:t>
      </w:r>
      <w:r>
        <w:rPr>
          <w:rStyle w:val="Emphasis"/>
          <w:rFonts w:ascii="Lato" w:eastAsiaTheme="majorEastAsia" w:hAnsi="Lato"/>
        </w:rPr>
        <w:t>Ack Data</w:t>
      </w:r>
      <w:r>
        <w:rPr>
          <w:rFonts w:ascii="Lato" w:hAnsi="Lato"/>
        </w:rPr>
        <w:t> response) is sent at the beginning of each session before any other messages could be exchanged. It is used to negotiate the size of the </w:t>
      </w:r>
      <w:r>
        <w:rPr>
          <w:rStyle w:val="Strong"/>
          <w:rFonts w:ascii="Lato" w:hAnsi="Lato"/>
        </w:rPr>
        <w:t>Ack queues</w:t>
      </w:r>
      <w:r>
        <w:rPr>
          <w:rFonts w:ascii="Lato" w:hAnsi="Lato"/>
        </w:rPr>
        <w:t> and the </w:t>
      </w:r>
      <w:r>
        <w:rPr>
          <w:rStyle w:val="Strong"/>
          <w:rFonts w:ascii="Lato" w:hAnsi="Lato"/>
        </w:rPr>
        <w:t>max PDU length</w:t>
      </w:r>
      <w:r>
        <w:rPr>
          <w:rFonts w:ascii="Lato" w:hAnsi="Lato"/>
        </w:rPr>
        <w:t>, both parties declare their supported values. The length of the </w:t>
      </w:r>
      <w:r>
        <w:rPr>
          <w:rStyle w:val="Strong"/>
          <w:rFonts w:ascii="Lato" w:hAnsi="Lato"/>
        </w:rPr>
        <w:t>Ack queues</w:t>
      </w:r>
      <w:r>
        <w:rPr>
          <w:rFonts w:ascii="Lato" w:hAnsi="Lato"/>
        </w:rPr>
        <w:t> determine the number of parallel </w:t>
      </w:r>
      <w:r>
        <w:rPr>
          <w:rStyle w:val="Emphasis"/>
          <w:rFonts w:ascii="Lato" w:eastAsiaTheme="majorEastAsia" w:hAnsi="Lato"/>
        </w:rPr>
        <w:t>jobs</w:t>
      </w:r>
      <w:r>
        <w:rPr>
          <w:rFonts w:ascii="Lato" w:hAnsi="Lato"/>
        </w:rPr>
        <w:t> that can be initiated simultaneously without acknowledgement. Both the PDU and queue length fields are big endian.</w:t>
      </w:r>
    </w:p>
    <w:p w14:paraId="24A8713C" w14:textId="77777777" w:rsidR="00224AF0" w:rsidRDefault="00224AF0" w:rsidP="00224AF0">
      <w:pPr>
        <w:pStyle w:val="NormalWeb"/>
        <w:rPr>
          <w:rFonts w:ascii="Lato" w:hAnsi="Lato"/>
        </w:rPr>
      </w:pPr>
      <w:r>
        <w:rPr>
          <w:rFonts w:ascii="Lato" w:hAnsi="Lato"/>
        </w:rPr>
        <w:t>The parameter header is shown in the following diagram:</w:t>
      </w:r>
    </w:p>
    <w:p w14:paraId="6D0CD07A" w14:textId="08CE1D0F" w:rsidR="00224AF0" w:rsidRDefault="00224AF0" w:rsidP="00224AF0">
      <w:pPr>
        <w:pStyle w:val="NormalWeb"/>
        <w:rPr>
          <w:rFonts w:ascii="Lato" w:hAnsi="Lato"/>
        </w:rPr>
      </w:pPr>
      <w:r>
        <w:rPr>
          <w:rFonts w:ascii="Lato" w:hAnsi="Lato"/>
          <w:noProof/>
        </w:rPr>
        <w:drawing>
          <wp:inline distT="0" distB="0" distL="0" distR="0" wp14:anchorId="0ADCDD79" wp14:editId="5A3A474C">
            <wp:extent cx="5715000" cy="2240280"/>
            <wp:effectExtent l="0" t="0" r="0" b="0"/>
            <wp:docPr id="58" name="Picture 58" descr="S7CommSetupPa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7CommSetupPara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240280"/>
                    </a:xfrm>
                    <a:prstGeom prst="rect">
                      <a:avLst/>
                    </a:prstGeom>
                    <a:noFill/>
                    <a:ln>
                      <a:noFill/>
                    </a:ln>
                  </pic:spPr>
                </pic:pic>
              </a:graphicData>
            </a:graphic>
          </wp:inline>
        </w:drawing>
      </w:r>
    </w:p>
    <w:p w14:paraId="1FA6D5AD" w14:textId="77777777" w:rsidR="00224AF0" w:rsidRDefault="00224AF0" w:rsidP="00224AF0">
      <w:pPr>
        <w:pStyle w:val="Heading4"/>
        <w:rPr>
          <w:rFonts w:ascii="Lato" w:hAnsi="Lato"/>
        </w:rPr>
      </w:pPr>
      <w:r>
        <w:rPr>
          <w:rFonts w:ascii="Lato" w:hAnsi="Lato"/>
        </w:rPr>
        <w:lastRenderedPageBreak/>
        <w:t>1.1 S7 Authentication and Protection</w:t>
      </w:r>
    </w:p>
    <w:p w14:paraId="5E602357" w14:textId="77777777" w:rsidR="00224AF0" w:rsidRDefault="00224AF0" w:rsidP="00224AF0">
      <w:pPr>
        <w:pStyle w:val="NormalWeb"/>
        <w:rPr>
          <w:rFonts w:ascii="Lato" w:hAnsi="Lato"/>
        </w:rPr>
      </w:pPr>
      <w:r>
        <w:rPr>
          <w:rFonts w:ascii="Lato" w:hAnsi="Lato"/>
        </w:rPr>
        <w:t>Pcap: </w:t>
      </w:r>
      <w:hyperlink r:id="rId106" w:history="1">
        <w:r>
          <w:rPr>
            <w:rStyle w:val="Hyperlink"/>
            <w:rFonts w:ascii="Lato" w:hAnsi="Lato"/>
          </w:rPr>
          <w:t>s300-authentication</w:t>
        </w:r>
      </w:hyperlink>
    </w:p>
    <w:p w14:paraId="2938A41D" w14:textId="77777777" w:rsidR="00224AF0" w:rsidRDefault="00224AF0" w:rsidP="00224AF0">
      <w:pPr>
        <w:pStyle w:val="NormalWeb"/>
        <w:rPr>
          <w:rFonts w:ascii="Lato" w:hAnsi="Lato"/>
        </w:rPr>
      </w:pPr>
      <w:r>
        <w:rPr>
          <w:rFonts w:ascii="Lato" w:hAnsi="Lato"/>
        </w:rPr>
        <w:t>This is probably a good place to talk about the S7 authentication and protection mechanisms (even though they have nothing to do with the actual communication setup). There are three protection modes that can be set during configuration for the CPU.</w:t>
      </w:r>
    </w:p>
    <w:p w14:paraId="7CFCA866" w14:textId="77777777" w:rsidR="00224AF0" w:rsidRDefault="00224AF0" w:rsidP="00224AF0">
      <w:pPr>
        <w:numPr>
          <w:ilvl w:val="0"/>
          <w:numId w:val="42"/>
        </w:numPr>
        <w:spacing w:before="100" w:beforeAutospacing="1" w:after="105" w:line="240" w:lineRule="auto"/>
        <w:rPr>
          <w:rFonts w:ascii="Lato" w:hAnsi="Lato"/>
        </w:rPr>
      </w:pPr>
      <w:r>
        <w:rPr>
          <w:rFonts w:ascii="Lato" w:hAnsi="Lato"/>
        </w:rPr>
        <w:t>No protection: Just as one would expect no authentication is required.</w:t>
      </w:r>
    </w:p>
    <w:p w14:paraId="03D55648" w14:textId="77777777" w:rsidR="00224AF0" w:rsidRDefault="00224AF0" w:rsidP="00224AF0">
      <w:pPr>
        <w:numPr>
          <w:ilvl w:val="0"/>
          <w:numId w:val="42"/>
        </w:numPr>
        <w:spacing w:before="100" w:beforeAutospacing="1" w:after="105" w:line="240" w:lineRule="auto"/>
        <w:rPr>
          <w:rFonts w:ascii="Lato" w:hAnsi="Lato"/>
        </w:rPr>
      </w:pPr>
      <w:r>
        <w:rPr>
          <w:rFonts w:ascii="Lato" w:hAnsi="Lato"/>
        </w:rPr>
        <w:t>Write protection: For </w:t>
      </w:r>
      <w:r>
        <w:rPr>
          <w:rStyle w:val="Emphasis"/>
          <w:rFonts w:ascii="Lato" w:hAnsi="Lato"/>
        </w:rPr>
        <w:t>certain</w:t>
      </w:r>
      <w:r>
        <w:rPr>
          <w:rFonts w:ascii="Lato" w:hAnsi="Lato"/>
        </w:rPr>
        <w:t> data write and configuration change operations authentication is required.</w:t>
      </w:r>
    </w:p>
    <w:p w14:paraId="2A5BBA23" w14:textId="77777777" w:rsidR="00224AF0" w:rsidRDefault="00224AF0" w:rsidP="00224AF0">
      <w:pPr>
        <w:numPr>
          <w:ilvl w:val="0"/>
          <w:numId w:val="42"/>
        </w:numPr>
        <w:spacing w:before="100" w:beforeAutospacing="1" w:after="105" w:line="240" w:lineRule="auto"/>
        <w:rPr>
          <w:rFonts w:ascii="Lato" w:hAnsi="Lato"/>
        </w:rPr>
      </w:pPr>
      <w:r>
        <w:rPr>
          <w:rFonts w:ascii="Lato" w:hAnsi="Lato"/>
        </w:rPr>
        <w:t>Read/Write protection: Just like the previous one but </w:t>
      </w:r>
      <w:r>
        <w:rPr>
          <w:rStyle w:val="Emphasis"/>
          <w:rFonts w:ascii="Lato" w:hAnsi="Lato"/>
        </w:rPr>
        <w:t>certain</w:t>
      </w:r>
      <w:r>
        <w:rPr>
          <w:rFonts w:ascii="Lato" w:hAnsi="Lato"/>
        </w:rPr>
        <w:t> read operations require authentication as well.</w:t>
      </w:r>
    </w:p>
    <w:p w14:paraId="1C008A1D" w14:textId="77777777" w:rsidR="00224AF0" w:rsidRDefault="00224AF0" w:rsidP="00224AF0">
      <w:pPr>
        <w:pStyle w:val="NormalWeb"/>
        <w:rPr>
          <w:rFonts w:ascii="Lato" w:hAnsi="Lato"/>
        </w:rPr>
      </w:pPr>
      <w:r>
        <w:rPr>
          <w:rFonts w:ascii="Lato" w:hAnsi="Lato"/>
        </w:rPr>
        <w:t>It must be noted that even if Read/Write protection is enabled there are certain operations that are allowed such as reading </w:t>
      </w:r>
      <w:r>
        <w:rPr>
          <w:rStyle w:val="Strong"/>
          <w:rFonts w:ascii="Lato" w:hAnsi="Lato"/>
        </w:rPr>
        <w:t>SZL Lists</w:t>
      </w:r>
      <w:r>
        <w:rPr>
          <w:rFonts w:ascii="Lato" w:hAnsi="Lato"/>
        </w:rPr>
        <w:t> or reading and writing into </w:t>
      </w:r>
      <w:r>
        <w:rPr>
          <w:rStyle w:val="Strong"/>
          <w:rFonts w:ascii="Lato" w:hAnsi="Lato"/>
        </w:rPr>
        <w:t>Marker</w:t>
      </w:r>
      <w:r>
        <w:rPr>
          <w:rFonts w:ascii="Lato" w:hAnsi="Lato"/>
        </w:rPr>
        <w:t> area. Other operations such as reading or writing </w:t>
      </w:r>
      <w:r>
        <w:rPr>
          <w:rStyle w:val="Strong"/>
          <w:rFonts w:ascii="Lato" w:hAnsi="Lato"/>
        </w:rPr>
        <w:t>Object/Function/Data Blocks</w:t>
      </w:r>
      <w:r>
        <w:rPr>
          <w:rFonts w:ascii="Lato" w:hAnsi="Lato"/>
        </w:rPr>
        <w:t> should return a permission error.</w:t>
      </w:r>
    </w:p>
    <w:p w14:paraId="5BBF3341" w14:textId="77777777" w:rsidR="00224AF0" w:rsidRDefault="00224AF0" w:rsidP="00224AF0">
      <w:pPr>
        <w:pStyle w:val="NormalWeb"/>
        <w:rPr>
          <w:rFonts w:ascii="Lato" w:hAnsi="Lato"/>
        </w:rPr>
      </w:pPr>
      <w:r>
        <w:rPr>
          <w:rFonts w:ascii="Lato" w:hAnsi="Lato"/>
        </w:rPr>
        <w:t>There are two protection level sets associated with the CPU, the assigned protection level and the real protection level. The assigned protection level is the one set during configuration, while the real one is the current protection level applicable for the communication session.</w:t>
      </w:r>
    </w:p>
    <w:p w14:paraId="511E31B5" w14:textId="77777777" w:rsidR="00224AF0" w:rsidRDefault="00224AF0" w:rsidP="00224AF0">
      <w:pPr>
        <w:pStyle w:val="NormalWeb"/>
        <w:rPr>
          <w:rFonts w:ascii="Lato" w:hAnsi="Lato"/>
        </w:rPr>
      </w:pPr>
      <w:r>
        <w:rPr>
          <w:rFonts w:ascii="Lato" w:hAnsi="Lato"/>
        </w:rPr>
        <w:t>During normal operation clients that need read/write privileges query the real and assigned protection levels, after the communication setup, through </w:t>
      </w:r>
      <w:r>
        <w:rPr>
          <w:rStyle w:val="Strong"/>
          <w:rFonts w:ascii="Lato" w:hAnsi="Lato"/>
        </w:rPr>
        <w:t>SZL reads</w:t>
      </w:r>
      <w:r>
        <w:rPr>
          <w:rFonts w:ascii="Lato" w:hAnsi="Lato"/>
        </w:rPr>
        <w:t> (SZL ID: 0x0132 SZL Index: 0x0004). If authentication is required the password is sent to the device, in a </w:t>
      </w:r>
      <w:r>
        <w:rPr>
          <w:rStyle w:val="Strong"/>
          <w:rFonts w:ascii="Lato" w:hAnsi="Lato"/>
        </w:rPr>
        <w:t>userdata</w:t>
      </w:r>
      <w:r>
        <w:rPr>
          <w:rFonts w:ascii="Lato" w:hAnsi="Lato"/>
        </w:rPr>
        <w:t> message, which lowers the effective protection level.</w:t>
      </w:r>
    </w:p>
    <w:p w14:paraId="0E65D894" w14:textId="77777777" w:rsidR="00224AF0" w:rsidRDefault="00224AF0" w:rsidP="00224AF0">
      <w:pPr>
        <w:pStyle w:val="NormalWeb"/>
        <w:rPr>
          <w:rFonts w:ascii="Lato" w:hAnsi="Lato"/>
        </w:rPr>
      </w:pPr>
      <w:r>
        <w:rPr>
          <w:rFonts w:ascii="Lato" w:hAnsi="Lato"/>
        </w:rPr>
        <w:t>Just before anyone would think that this provides at least a tiny bit of security let me clarify that it is not. The password is six bytes and sent almost in the clear (XORed with constants and shifted). It is replayable and can be bruteforced. The protocol also provides no integrity or confidentiality protection, message injection and modification is possible. The general rule of thumb when it comes to S7 security is </w:t>
      </w:r>
      <w:r>
        <w:rPr>
          <w:rStyle w:val="Strong"/>
          <w:rFonts w:ascii="Lato" w:hAnsi="Lato"/>
        </w:rPr>
        <w:t>if you can ping the device you can own it</w:t>
      </w:r>
      <w:r>
        <w:rPr>
          <w:rFonts w:ascii="Lato" w:hAnsi="Lato"/>
        </w:rPr>
        <w:t>.</w:t>
      </w:r>
    </w:p>
    <w:p w14:paraId="743267D9" w14:textId="77777777" w:rsidR="00224AF0" w:rsidRDefault="00224AF0" w:rsidP="00224AF0">
      <w:pPr>
        <w:pStyle w:val="NormalWeb"/>
        <w:rPr>
          <w:rFonts w:ascii="Lato" w:hAnsi="Lato"/>
        </w:rPr>
      </w:pPr>
      <w:r>
        <w:rPr>
          <w:rFonts w:ascii="Lato" w:hAnsi="Lato"/>
        </w:rPr>
        <w:t>It must be noted here that the S7-1200/1500 series devices use a slightly different approach, protection levels are handled a bit differently and the password sent is significantly longer (it is actually the hash of the password) but it is still constant and replayable.</w:t>
      </w:r>
    </w:p>
    <w:p w14:paraId="4CC6F7FA" w14:textId="77777777" w:rsidR="00224AF0" w:rsidRDefault="00224AF0" w:rsidP="00224AF0">
      <w:pPr>
        <w:pStyle w:val="Heading3"/>
        <w:rPr>
          <w:rFonts w:ascii="Lato" w:hAnsi="Lato"/>
        </w:rPr>
      </w:pPr>
      <w:r>
        <w:rPr>
          <w:rFonts w:ascii="Lato" w:hAnsi="Lato"/>
        </w:rPr>
        <w:lastRenderedPageBreak/>
        <w:t>2. Read/Write Variable [0x04/0x05]</w:t>
      </w:r>
    </w:p>
    <w:p w14:paraId="08240D50" w14:textId="77777777" w:rsidR="00224AF0" w:rsidRDefault="00224AF0" w:rsidP="00224AF0">
      <w:pPr>
        <w:pStyle w:val="NormalWeb"/>
        <w:rPr>
          <w:rFonts w:ascii="Lato" w:hAnsi="Lato"/>
        </w:rPr>
      </w:pPr>
      <w:r>
        <w:rPr>
          <w:rFonts w:ascii="Lato" w:hAnsi="Lato"/>
        </w:rPr>
        <w:t>Pcaps:</w:t>
      </w:r>
    </w:p>
    <w:p w14:paraId="6A1F6138" w14:textId="77777777" w:rsidR="00224AF0" w:rsidRDefault="00224AF0" w:rsidP="00224AF0">
      <w:pPr>
        <w:numPr>
          <w:ilvl w:val="0"/>
          <w:numId w:val="43"/>
        </w:numPr>
        <w:spacing w:before="100" w:beforeAutospacing="1" w:after="105" w:line="240" w:lineRule="auto"/>
        <w:rPr>
          <w:rFonts w:ascii="Lato" w:hAnsi="Lato"/>
        </w:rPr>
      </w:pPr>
      <w:hyperlink r:id="rId107" w:history="1">
        <w:r>
          <w:rPr>
            <w:rStyle w:val="Hyperlink"/>
            <w:rFonts w:ascii="Lato" w:hAnsi="Lato"/>
          </w:rPr>
          <w:t>s300-read-variable-simple</w:t>
        </w:r>
      </w:hyperlink>
    </w:p>
    <w:p w14:paraId="50E19329" w14:textId="77777777" w:rsidR="00224AF0" w:rsidRDefault="00224AF0" w:rsidP="00224AF0">
      <w:pPr>
        <w:numPr>
          <w:ilvl w:val="0"/>
          <w:numId w:val="43"/>
        </w:numPr>
        <w:spacing w:before="100" w:beforeAutospacing="1" w:after="105" w:line="240" w:lineRule="auto"/>
        <w:rPr>
          <w:rFonts w:ascii="Lato" w:hAnsi="Lato"/>
        </w:rPr>
      </w:pPr>
      <w:hyperlink r:id="rId108" w:history="1">
        <w:r>
          <w:rPr>
            <w:rStyle w:val="Hyperlink"/>
            <w:rFonts w:ascii="Lato" w:hAnsi="Lato"/>
          </w:rPr>
          <w:t>s300-read-write-variable</w:t>
        </w:r>
      </w:hyperlink>
      <w:r>
        <w:rPr>
          <w:rFonts w:ascii="Lato" w:hAnsi="Lato"/>
        </w:rPr>
        <w:t> (multiple variable reads and writes with simple addressing)</w:t>
      </w:r>
    </w:p>
    <w:p w14:paraId="78D7625C" w14:textId="77777777" w:rsidR="00224AF0" w:rsidRDefault="00224AF0" w:rsidP="00224AF0">
      <w:pPr>
        <w:numPr>
          <w:ilvl w:val="0"/>
          <w:numId w:val="43"/>
        </w:numPr>
        <w:spacing w:before="100" w:beforeAutospacing="1" w:after="105" w:line="240" w:lineRule="auto"/>
        <w:rPr>
          <w:rFonts w:ascii="Lato" w:hAnsi="Lato"/>
        </w:rPr>
      </w:pPr>
      <w:hyperlink r:id="rId109" w:history="1">
        <w:r>
          <w:rPr>
            <w:rStyle w:val="Hyperlink"/>
            <w:rFonts w:ascii="Lato" w:hAnsi="Lato"/>
          </w:rPr>
          <w:t>s400-read-write-variable-db</w:t>
        </w:r>
      </w:hyperlink>
      <w:r>
        <w:rPr>
          <w:rFonts w:ascii="Lato" w:hAnsi="Lato"/>
        </w:rPr>
        <w:t> (multiple variable reads and writes with database addressing)</w:t>
      </w:r>
    </w:p>
    <w:p w14:paraId="79E554C9" w14:textId="77777777" w:rsidR="00224AF0" w:rsidRDefault="00224AF0" w:rsidP="00224AF0">
      <w:pPr>
        <w:pStyle w:val="NormalWeb"/>
        <w:rPr>
          <w:rFonts w:ascii="Lato" w:hAnsi="Lato"/>
        </w:rPr>
      </w:pPr>
      <w:r>
        <w:rPr>
          <w:rFonts w:ascii="Lato" w:hAnsi="Lato"/>
        </w:rPr>
        <w:t>Here is when things start to get a bit more complicated, I highly recommend looking at the provided pcaps while reading this section (wireshark2 comes with S7 dissector enabled by default). Data read and write operations are carried out by specifying the </w:t>
      </w:r>
      <w:r>
        <w:rPr>
          <w:rStyle w:val="Emphasis"/>
          <w:rFonts w:ascii="Lato" w:eastAsiaTheme="majorEastAsia" w:hAnsi="Lato"/>
        </w:rPr>
        <w:t>memory area</w:t>
      </w:r>
      <w:r>
        <w:rPr>
          <w:rFonts w:ascii="Lato" w:hAnsi="Lato"/>
        </w:rPr>
        <w:t> of the variable, its </w:t>
      </w:r>
      <w:r>
        <w:rPr>
          <w:rStyle w:val="Emphasis"/>
          <w:rFonts w:ascii="Lato" w:eastAsiaTheme="majorEastAsia" w:hAnsi="Lato"/>
        </w:rPr>
        <w:t>address</w:t>
      </w:r>
      <w:r>
        <w:rPr>
          <w:rFonts w:ascii="Lato" w:hAnsi="Lato"/>
        </w:rPr>
        <w:t> (offset) and its size or </w:t>
      </w:r>
      <w:r>
        <w:rPr>
          <w:rStyle w:val="Emphasis"/>
          <w:rFonts w:ascii="Lato" w:eastAsiaTheme="majorEastAsia" w:hAnsi="Lato"/>
        </w:rPr>
        <w:t>type</w:t>
      </w:r>
      <w:r>
        <w:rPr>
          <w:rFonts w:ascii="Lato" w:hAnsi="Lato"/>
        </w:rPr>
        <w:t>. Before going into the protocol details I would like to briefly introduce the S7 addressing model.</w:t>
      </w:r>
    </w:p>
    <w:p w14:paraId="6DF29C7A" w14:textId="77777777" w:rsidR="00224AF0" w:rsidRDefault="00224AF0" w:rsidP="00224AF0">
      <w:pPr>
        <w:pStyle w:val="NormalWeb"/>
        <w:rPr>
          <w:rFonts w:ascii="Lato" w:hAnsi="Lato"/>
        </w:rPr>
      </w:pPr>
      <w:r>
        <w:rPr>
          <w:rFonts w:ascii="Lato" w:hAnsi="Lato"/>
        </w:rPr>
        <w:t>Like mentioned previously variables are accessed by specifying their addresses, this address is composed of three main attributes. The </w:t>
      </w:r>
      <w:r>
        <w:rPr>
          <w:rStyle w:val="Emphasis"/>
          <w:rFonts w:ascii="Lato" w:eastAsiaTheme="majorEastAsia" w:hAnsi="Lato"/>
        </w:rPr>
        <w:t>memory area</w:t>
      </w:r>
      <w:r>
        <w:rPr>
          <w:rFonts w:ascii="Lato" w:hAnsi="Lato"/>
        </w:rPr>
        <w:t>:</w:t>
      </w:r>
    </w:p>
    <w:p w14:paraId="0F69DF19" w14:textId="77777777" w:rsidR="00224AF0" w:rsidRDefault="00224AF0" w:rsidP="00224AF0">
      <w:pPr>
        <w:numPr>
          <w:ilvl w:val="0"/>
          <w:numId w:val="44"/>
        </w:numPr>
        <w:spacing w:before="100" w:beforeAutospacing="1" w:after="105" w:line="240" w:lineRule="auto"/>
        <w:rPr>
          <w:rFonts w:ascii="Lato" w:hAnsi="Lato"/>
        </w:rPr>
      </w:pPr>
      <w:r>
        <w:rPr>
          <w:rStyle w:val="Strong"/>
          <w:rFonts w:ascii="Lato" w:hAnsi="Lato"/>
        </w:rPr>
        <w:t>Merker:</w:t>
      </w:r>
      <w:r>
        <w:rPr>
          <w:rFonts w:ascii="Lato" w:hAnsi="Lato"/>
        </w:rPr>
        <w:t>[M] arbitrary marker variables or flag registers reside here.</w:t>
      </w:r>
    </w:p>
    <w:p w14:paraId="6BA06F69" w14:textId="77777777" w:rsidR="00224AF0" w:rsidRDefault="00224AF0" w:rsidP="00224AF0">
      <w:pPr>
        <w:numPr>
          <w:ilvl w:val="0"/>
          <w:numId w:val="44"/>
        </w:numPr>
        <w:spacing w:before="100" w:beforeAutospacing="1" w:after="105" w:line="240" w:lineRule="auto"/>
        <w:rPr>
          <w:rFonts w:ascii="Lato" w:hAnsi="Lato"/>
        </w:rPr>
      </w:pPr>
      <w:r>
        <w:rPr>
          <w:rStyle w:val="Strong"/>
          <w:rFonts w:ascii="Lato" w:hAnsi="Lato"/>
        </w:rPr>
        <w:t>Data Block:</w:t>
      </w:r>
      <w:r>
        <w:rPr>
          <w:rFonts w:ascii="Lato" w:hAnsi="Lato"/>
        </w:rPr>
        <w:t>[DB] DB areas are the most common place to store data required by the different functions of the device, these data block are numbered which is part of the address.</w:t>
      </w:r>
    </w:p>
    <w:p w14:paraId="04DF0B3B" w14:textId="77777777" w:rsidR="00224AF0" w:rsidRDefault="00224AF0" w:rsidP="00224AF0">
      <w:pPr>
        <w:numPr>
          <w:ilvl w:val="0"/>
          <w:numId w:val="44"/>
        </w:numPr>
        <w:spacing w:before="100" w:beforeAutospacing="1" w:after="105" w:line="240" w:lineRule="auto"/>
        <w:rPr>
          <w:rFonts w:ascii="Lato" w:hAnsi="Lato"/>
        </w:rPr>
      </w:pPr>
      <w:r>
        <w:rPr>
          <w:rStyle w:val="Strong"/>
          <w:rFonts w:ascii="Lato" w:hAnsi="Lato"/>
        </w:rPr>
        <w:t>Input:</w:t>
      </w:r>
      <w:r>
        <w:rPr>
          <w:rFonts w:ascii="Lato" w:hAnsi="Lato"/>
        </w:rPr>
        <w:t>[I] digital and analog input module values, mapped into memory.</w:t>
      </w:r>
    </w:p>
    <w:p w14:paraId="7BBE821D" w14:textId="77777777" w:rsidR="00224AF0" w:rsidRDefault="00224AF0" w:rsidP="00224AF0">
      <w:pPr>
        <w:numPr>
          <w:ilvl w:val="0"/>
          <w:numId w:val="44"/>
        </w:numPr>
        <w:spacing w:before="100" w:beforeAutospacing="1" w:after="105" w:line="240" w:lineRule="auto"/>
        <w:rPr>
          <w:rFonts w:ascii="Lato" w:hAnsi="Lato"/>
        </w:rPr>
      </w:pPr>
      <w:r>
        <w:rPr>
          <w:rStyle w:val="Strong"/>
          <w:rFonts w:ascii="Lato" w:hAnsi="Lato"/>
        </w:rPr>
        <w:t>Output:</w:t>
      </w:r>
      <w:r>
        <w:rPr>
          <w:rFonts w:ascii="Lato" w:hAnsi="Lato"/>
        </w:rPr>
        <w:t>[Q] similarly memory mapped outputs.</w:t>
      </w:r>
    </w:p>
    <w:p w14:paraId="56928EC4" w14:textId="77777777" w:rsidR="00224AF0" w:rsidRDefault="00224AF0" w:rsidP="00224AF0">
      <w:pPr>
        <w:numPr>
          <w:ilvl w:val="0"/>
          <w:numId w:val="44"/>
        </w:numPr>
        <w:spacing w:before="100" w:beforeAutospacing="1" w:after="105" w:line="240" w:lineRule="auto"/>
        <w:rPr>
          <w:rFonts w:ascii="Lato" w:hAnsi="Lato"/>
        </w:rPr>
      </w:pPr>
      <w:r>
        <w:rPr>
          <w:rStyle w:val="Strong"/>
          <w:rFonts w:ascii="Lato" w:hAnsi="Lato"/>
        </w:rPr>
        <w:t>Counter:</w:t>
      </w:r>
      <w:r>
        <w:rPr>
          <w:rFonts w:ascii="Lato" w:hAnsi="Lato"/>
        </w:rPr>
        <w:t>[C] values of different counters used by the PLC program.</w:t>
      </w:r>
    </w:p>
    <w:p w14:paraId="4F7BD556" w14:textId="77777777" w:rsidR="00224AF0" w:rsidRDefault="00224AF0" w:rsidP="00224AF0">
      <w:pPr>
        <w:numPr>
          <w:ilvl w:val="0"/>
          <w:numId w:val="44"/>
        </w:numPr>
        <w:spacing w:before="100" w:beforeAutospacing="1" w:after="105" w:line="240" w:lineRule="auto"/>
        <w:rPr>
          <w:rFonts w:ascii="Lato" w:hAnsi="Lato"/>
        </w:rPr>
      </w:pPr>
      <w:r>
        <w:rPr>
          <w:rStyle w:val="Strong"/>
          <w:rFonts w:ascii="Lato" w:hAnsi="Lato"/>
        </w:rPr>
        <w:t>Timer:</w:t>
      </w:r>
      <w:r>
        <w:rPr>
          <w:rFonts w:ascii="Lato" w:hAnsi="Lato"/>
        </w:rPr>
        <w:t>[T] values of different timers used by the PLC program.</w:t>
      </w:r>
    </w:p>
    <w:p w14:paraId="5CB41FCE" w14:textId="77777777" w:rsidR="00224AF0" w:rsidRDefault="00224AF0" w:rsidP="00224AF0">
      <w:pPr>
        <w:pStyle w:val="NormalWeb"/>
        <w:rPr>
          <w:rFonts w:ascii="Lato" w:hAnsi="Lato"/>
        </w:rPr>
      </w:pPr>
      <w:r>
        <w:rPr>
          <w:rFonts w:ascii="Lato" w:hAnsi="Lato"/>
        </w:rPr>
        <w:t>There are other less common memory areas as well (such as local data [L] and peripheral access [P] and so on).</w:t>
      </w:r>
    </w:p>
    <w:p w14:paraId="0534FA55" w14:textId="77777777" w:rsidR="00224AF0" w:rsidRDefault="00224AF0" w:rsidP="00224AF0">
      <w:pPr>
        <w:pStyle w:val="NormalWeb"/>
        <w:rPr>
          <w:rFonts w:ascii="Lato" w:hAnsi="Lato"/>
        </w:rPr>
      </w:pPr>
      <w:r>
        <w:rPr>
          <w:rFonts w:ascii="Lato" w:hAnsi="Lato"/>
        </w:rPr>
        <w:t>The </w:t>
      </w:r>
      <w:r>
        <w:rPr>
          <w:rStyle w:val="Emphasis"/>
          <w:rFonts w:ascii="Lato" w:eastAsiaTheme="majorEastAsia" w:hAnsi="Lato"/>
        </w:rPr>
        <w:t>type</w:t>
      </w:r>
      <w:r>
        <w:rPr>
          <w:rFonts w:ascii="Lato" w:hAnsi="Lato"/>
        </w:rPr>
        <w:t> of the variable determines its length and how it should be interpreted. A few examples are:</w:t>
      </w:r>
    </w:p>
    <w:p w14:paraId="5C742FD9" w14:textId="77777777" w:rsidR="00224AF0" w:rsidRDefault="00224AF0" w:rsidP="00224AF0">
      <w:pPr>
        <w:numPr>
          <w:ilvl w:val="0"/>
          <w:numId w:val="45"/>
        </w:numPr>
        <w:spacing w:before="100" w:beforeAutospacing="1" w:after="105" w:line="240" w:lineRule="auto"/>
        <w:rPr>
          <w:rFonts w:ascii="Lato" w:hAnsi="Lato"/>
        </w:rPr>
      </w:pPr>
      <w:r>
        <w:rPr>
          <w:rFonts w:ascii="Lato" w:hAnsi="Lato"/>
        </w:rPr>
        <w:t>BIT:[X] a single bit.</w:t>
      </w:r>
    </w:p>
    <w:p w14:paraId="705C6EAC" w14:textId="77777777" w:rsidR="00224AF0" w:rsidRDefault="00224AF0" w:rsidP="00224AF0">
      <w:pPr>
        <w:numPr>
          <w:ilvl w:val="0"/>
          <w:numId w:val="45"/>
        </w:numPr>
        <w:spacing w:before="100" w:beforeAutospacing="1" w:after="105" w:line="240" w:lineRule="auto"/>
        <w:rPr>
          <w:rFonts w:ascii="Lato" w:hAnsi="Lato"/>
        </w:rPr>
      </w:pPr>
      <w:r>
        <w:rPr>
          <w:rFonts w:ascii="Lato" w:hAnsi="Lato"/>
        </w:rPr>
        <w:t>WORD: two bytes wide unsigned integer.</w:t>
      </w:r>
    </w:p>
    <w:p w14:paraId="250EAA55" w14:textId="77777777" w:rsidR="00224AF0" w:rsidRDefault="00224AF0" w:rsidP="00224AF0">
      <w:pPr>
        <w:numPr>
          <w:ilvl w:val="0"/>
          <w:numId w:val="45"/>
        </w:numPr>
        <w:spacing w:before="100" w:beforeAutospacing="1" w:after="105" w:line="240" w:lineRule="auto"/>
        <w:rPr>
          <w:rFonts w:ascii="Lato" w:hAnsi="Lato"/>
        </w:rPr>
      </w:pPr>
      <w:r>
        <w:rPr>
          <w:rFonts w:ascii="Lato" w:hAnsi="Lato"/>
        </w:rPr>
        <w:t>DINT: four bytes wide signed integer.</w:t>
      </w:r>
    </w:p>
    <w:p w14:paraId="3EA93D72" w14:textId="77777777" w:rsidR="00224AF0" w:rsidRDefault="00224AF0" w:rsidP="00224AF0">
      <w:pPr>
        <w:numPr>
          <w:ilvl w:val="0"/>
          <w:numId w:val="45"/>
        </w:numPr>
        <w:spacing w:before="100" w:beforeAutospacing="1" w:after="105" w:line="240" w:lineRule="auto"/>
        <w:rPr>
          <w:rFonts w:ascii="Lato" w:hAnsi="Lato"/>
        </w:rPr>
      </w:pPr>
      <w:r>
        <w:rPr>
          <w:rFonts w:ascii="Lato" w:hAnsi="Lato"/>
        </w:rPr>
        <w:t>REAL: four bytes wide IEEE floating point number.</w:t>
      </w:r>
    </w:p>
    <w:p w14:paraId="7DA70B96" w14:textId="77777777" w:rsidR="00224AF0" w:rsidRDefault="00224AF0" w:rsidP="00224AF0">
      <w:pPr>
        <w:numPr>
          <w:ilvl w:val="0"/>
          <w:numId w:val="45"/>
        </w:numPr>
        <w:spacing w:before="100" w:beforeAutospacing="1" w:after="105" w:line="240" w:lineRule="auto"/>
        <w:rPr>
          <w:rFonts w:ascii="Lato" w:hAnsi="Lato"/>
        </w:rPr>
      </w:pPr>
      <w:r>
        <w:rPr>
          <w:rFonts w:ascii="Lato" w:hAnsi="Lato"/>
        </w:rPr>
        <w:t>COUNTER: counter type used by the PLC program counters.</w:t>
      </w:r>
    </w:p>
    <w:p w14:paraId="0C747D25" w14:textId="77777777" w:rsidR="00224AF0" w:rsidRDefault="00224AF0" w:rsidP="00224AF0">
      <w:pPr>
        <w:pStyle w:val="NormalWeb"/>
        <w:rPr>
          <w:rFonts w:ascii="Lato" w:hAnsi="Lato"/>
        </w:rPr>
      </w:pPr>
      <w:r>
        <w:rPr>
          <w:rFonts w:ascii="Lato" w:hAnsi="Lato"/>
        </w:rPr>
        <w:t>An example address of a variable is DB123X 2.1 which accesses the second bit of the third byte of the Data Block #123.</w:t>
      </w:r>
    </w:p>
    <w:p w14:paraId="6BF1AD76" w14:textId="77777777" w:rsidR="00224AF0" w:rsidRDefault="00224AF0" w:rsidP="00224AF0">
      <w:pPr>
        <w:pStyle w:val="NormalWeb"/>
        <w:rPr>
          <w:rFonts w:ascii="Lato" w:hAnsi="Lato"/>
        </w:rPr>
      </w:pPr>
      <w:r>
        <w:rPr>
          <w:rFonts w:ascii="Lato" w:hAnsi="Lato"/>
        </w:rPr>
        <w:lastRenderedPageBreak/>
        <w:t>After this short detour let’s go back to the protocol’s implementation of variable read/write. The S7 protocol supports querying multiple variable reads/writes in single message with different addressing modes. There are three main modes:</w:t>
      </w:r>
    </w:p>
    <w:p w14:paraId="31986A79" w14:textId="77777777" w:rsidR="00224AF0" w:rsidRDefault="00224AF0" w:rsidP="00224AF0">
      <w:pPr>
        <w:numPr>
          <w:ilvl w:val="0"/>
          <w:numId w:val="46"/>
        </w:numPr>
        <w:spacing w:before="100" w:beforeAutospacing="1" w:after="105" w:line="240" w:lineRule="auto"/>
        <w:rPr>
          <w:rFonts w:ascii="Lato" w:hAnsi="Lato"/>
        </w:rPr>
      </w:pPr>
      <w:r>
        <w:rPr>
          <w:rStyle w:val="Strong"/>
          <w:rFonts w:ascii="Lato" w:hAnsi="Lato"/>
        </w:rPr>
        <w:t>any-type:</w:t>
      </w:r>
      <w:r>
        <w:rPr>
          <w:rFonts w:ascii="Lato" w:hAnsi="Lato"/>
        </w:rPr>
        <w:t> This is the default addressing mode and it is used to query arbitrary variables. All three parameters (area, address, type) are specified for each addressed variable.</w:t>
      </w:r>
    </w:p>
    <w:p w14:paraId="3F397F4C" w14:textId="77777777" w:rsidR="00224AF0" w:rsidRDefault="00224AF0" w:rsidP="00224AF0">
      <w:pPr>
        <w:numPr>
          <w:ilvl w:val="0"/>
          <w:numId w:val="46"/>
        </w:numPr>
        <w:spacing w:before="100" w:beforeAutospacing="1" w:after="105" w:line="240" w:lineRule="auto"/>
        <w:rPr>
          <w:rFonts w:ascii="Lato" w:hAnsi="Lato"/>
        </w:rPr>
      </w:pPr>
      <w:r>
        <w:rPr>
          <w:rStyle w:val="Strong"/>
          <w:rFonts w:ascii="Lato" w:hAnsi="Lato"/>
        </w:rPr>
        <w:t>db-type:</w:t>
      </w:r>
      <w:r>
        <w:rPr>
          <w:rFonts w:ascii="Lato" w:hAnsi="Lato"/>
        </w:rPr>
        <w:t> This is special mode designed to address DB area variables, it is more compact than the any-type addressing.</w:t>
      </w:r>
    </w:p>
    <w:p w14:paraId="1BD54A32" w14:textId="77777777" w:rsidR="00224AF0" w:rsidRDefault="00224AF0" w:rsidP="00224AF0">
      <w:pPr>
        <w:numPr>
          <w:ilvl w:val="0"/>
          <w:numId w:val="46"/>
        </w:numPr>
        <w:spacing w:before="100" w:beforeAutospacing="1" w:after="105" w:line="240" w:lineRule="auto"/>
        <w:rPr>
          <w:rFonts w:ascii="Lato" w:hAnsi="Lato"/>
        </w:rPr>
      </w:pPr>
      <w:r>
        <w:rPr>
          <w:rStyle w:val="Strong"/>
          <w:rFonts w:ascii="Lato" w:hAnsi="Lato"/>
        </w:rPr>
        <w:t>symbolic-addressing:</w:t>
      </w:r>
      <w:r>
        <w:rPr>
          <w:rFonts w:ascii="Lato" w:hAnsi="Lato"/>
        </w:rPr>
        <w:t> This mode is used by the S7-1200/1500 series devices and allows the addressing of certain variables with their pre-defined symbolic names. This mode will not be covered in detail here.</w:t>
      </w:r>
    </w:p>
    <w:p w14:paraId="608C33DB" w14:textId="77777777" w:rsidR="00224AF0" w:rsidRDefault="00224AF0" w:rsidP="00224AF0">
      <w:pPr>
        <w:pStyle w:val="NormalWeb"/>
        <w:rPr>
          <w:rFonts w:ascii="Lato" w:hAnsi="Lato"/>
        </w:rPr>
      </w:pPr>
      <w:r>
        <w:rPr>
          <w:rFonts w:ascii="Lato" w:hAnsi="Lato"/>
        </w:rPr>
        <w:t>For each addressing mode the </w:t>
      </w:r>
      <w:r>
        <w:rPr>
          <w:rStyle w:val="Strong"/>
          <w:rFonts w:ascii="Lato" w:hAnsi="Lato"/>
        </w:rPr>
        <w:t>Parameters</w:t>
      </w:r>
      <w:r>
        <w:rPr>
          <w:rFonts w:ascii="Lato" w:hAnsi="Lato"/>
        </w:rPr>
        <w:t> header is structured in the same way:</w:t>
      </w:r>
    </w:p>
    <w:p w14:paraId="7DAE54A3" w14:textId="77777777" w:rsidR="00224AF0" w:rsidRDefault="00224AF0" w:rsidP="00224AF0">
      <w:pPr>
        <w:numPr>
          <w:ilvl w:val="0"/>
          <w:numId w:val="47"/>
        </w:numPr>
        <w:spacing w:before="100" w:beforeAutospacing="1" w:after="105" w:line="240" w:lineRule="auto"/>
        <w:rPr>
          <w:rFonts w:ascii="Lato" w:hAnsi="Lato"/>
        </w:rPr>
      </w:pPr>
      <w:r>
        <w:rPr>
          <w:rStyle w:val="Strong"/>
          <w:rFonts w:ascii="Lato" w:hAnsi="Lato"/>
        </w:rPr>
        <w:t>Function Code:</w:t>
      </w:r>
      <w:r>
        <w:rPr>
          <w:rFonts w:ascii="Lato" w:hAnsi="Lato"/>
        </w:rPr>
        <w:t>[1b] constant value of 0x04 for read or 0x05 for write Jobs and replies.</w:t>
      </w:r>
    </w:p>
    <w:p w14:paraId="23F1E9A0" w14:textId="77777777" w:rsidR="00224AF0" w:rsidRDefault="00224AF0" w:rsidP="00224AF0">
      <w:pPr>
        <w:numPr>
          <w:ilvl w:val="0"/>
          <w:numId w:val="47"/>
        </w:numPr>
        <w:spacing w:before="100" w:beforeAutospacing="1" w:after="105" w:line="240" w:lineRule="auto"/>
        <w:rPr>
          <w:rFonts w:ascii="Lato" w:hAnsi="Lato"/>
        </w:rPr>
      </w:pPr>
      <w:r>
        <w:rPr>
          <w:rStyle w:val="Strong"/>
          <w:rFonts w:ascii="Lato" w:hAnsi="Lato"/>
        </w:rPr>
        <w:t>Item Count:</w:t>
      </w:r>
      <w:r>
        <w:rPr>
          <w:rFonts w:ascii="Lato" w:hAnsi="Lato"/>
        </w:rPr>
        <w:t>[1b] number of following </w:t>
      </w:r>
      <w:r>
        <w:rPr>
          <w:rStyle w:val="Strong"/>
          <w:rFonts w:ascii="Lato" w:hAnsi="Lato"/>
        </w:rPr>
        <w:t>Request Item</w:t>
      </w:r>
      <w:r>
        <w:rPr>
          <w:rFonts w:ascii="Lato" w:hAnsi="Lato"/>
        </w:rPr>
        <w:t> structures.</w:t>
      </w:r>
    </w:p>
    <w:p w14:paraId="129C7512" w14:textId="77777777" w:rsidR="00224AF0" w:rsidRDefault="00224AF0" w:rsidP="00224AF0">
      <w:pPr>
        <w:numPr>
          <w:ilvl w:val="0"/>
          <w:numId w:val="47"/>
        </w:numPr>
        <w:spacing w:before="100" w:beforeAutospacing="1" w:after="105" w:line="240" w:lineRule="auto"/>
        <w:rPr>
          <w:rFonts w:ascii="Lato" w:hAnsi="Lato"/>
        </w:rPr>
      </w:pPr>
      <w:r>
        <w:rPr>
          <w:rStyle w:val="Strong"/>
          <w:rFonts w:ascii="Lato" w:hAnsi="Lato"/>
        </w:rPr>
        <w:t>Request Item:</w:t>
      </w:r>
      <w:r>
        <w:rPr>
          <w:rFonts w:ascii="Lato" w:hAnsi="Lato"/>
        </w:rPr>
        <w:t> this structure is used to address the actual variables, its length and fields depend on the type of addressing being used. These items are only present in the </w:t>
      </w:r>
      <w:r>
        <w:rPr>
          <w:rStyle w:val="Strong"/>
          <w:rFonts w:ascii="Lato" w:hAnsi="Lato"/>
        </w:rPr>
        <w:t>Job</w:t>
      </w:r>
      <w:r>
        <w:rPr>
          <w:rFonts w:ascii="Lato" w:hAnsi="Lato"/>
        </w:rPr>
        <w:t> request and are emitted from the corresponding </w:t>
      </w:r>
      <w:r>
        <w:rPr>
          <w:rStyle w:val="Strong"/>
          <w:rFonts w:ascii="Lato" w:hAnsi="Lato"/>
        </w:rPr>
        <w:t>Ack Data</w:t>
      </w:r>
      <w:r>
        <w:rPr>
          <w:rFonts w:ascii="Lato" w:hAnsi="Lato"/>
        </w:rPr>
        <w:t> no matter what the addressing mode is or whether it is a read or write request.</w:t>
      </w:r>
    </w:p>
    <w:p w14:paraId="1743F421" w14:textId="77777777" w:rsidR="00224AF0" w:rsidRDefault="00224AF0" w:rsidP="00224AF0">
      <w:pPr>
        <w:pStyle w:val="NormalWeb"/>
        <w:rPr>
          <w:rFonts w:ascii="Lato" w:hAnsi="Lato"/>
        </w:rPr>
      </w:pPr>
      <w:r>
        <w:rPr>
          <w:rFonts w:ascii="Lato" w:hAnsi="Lato"/>
        </w:rPr>
        <w:t>The </w:t>
      </w:r>
      <w:r>
        <w:rPr>
          <w:rStyle w:val="Strong"/>
          <w:rFonts w:ascii="Lato" w:hAnsi="Lato"/>
        </w:rPr>
        <w:t>Data</w:t>
      </w:r>
      <w:r>
        <w:rPr>
          <w:rFonts w:ascii="Lato" w:hAnsi="Lato"/>
        </w:rPr>
        <w:t> part of the S7 PDU varies based on the type (read/write) and the direction (Job/Ack Data) of the message:</w:t>
      </w:r>
    </w:p>
    <w:p w14:paraId="24F95F7F" w14:textId="77777777" w:rsidR="00224AF0" w:rsidRDefault="00224AF0" w:rsidP="00224AF0">
      <w:pPr>
        <w:numPr>
          <w:ilvl w:val="0"/>
          <w:numId w:val="48"/>
        </w:numPr>
        <w:spacing w:before="100" w:beforeAutospacing="1" w:after="105" w:line="240" w:lineRule="auto"/>
        <w:rPr>
          <w:rFonts w:ascii="Lato" w:hAnsi="Lato"/>
        </w:rPr>
      </w:pPr>
      <w:r>
        <w:rPr>
          <w:rStyle w:val="Strong"/>
          <w:rFonts w:ascii="Lato" w:hAnsi="Lato"/>
        </w:rPr>
        <w:t>Read Request:</w:t>
      </w:r>
      <w:r>
        <w:rPr>
          <w:rFonts w:ascii="Lato" w:hAnsi="Lato"/>
        </w:rPr>
        <w:t> the </w:t>
      </w:r>
      <w:r>
        <w:rPr>
          <w:rStyle w:val="Strong"/>
          <w:rFonts w:ascii="Lato" w:hAnsi="Lato"/>
        </w:rPr>
        <w:t>Data</w:t>
      </w:r>
      <w:r>
        <w:rPr>
          <w:rFonts w:ascii="Lato" w:hAnsi="Lato"/>
        </w:rPr>
        <w:t> part is empty.</w:t>
      </w:r>
    </w:p>
    <w:p w14:paraId="0DD145E2" w14:textId="77777777" w:rsidR="00224AF0" w:rsidRDefault="00224AF0" w:rsidP="00224AF0">
      <w:pPr>
        <w:numPr>
          <w:ilvl w:val="0"/>
          <w:numId w:val="48"/>
        </w:numPr>
        <w:spacing w:before="100" w:beforeAutospacing="1" w:after="105" w:line="240" w:lineRule="auto"/>
        <w:rPr>
          <w:rFonts w:ascii="Lato" w:hAnsi="Lato"/>
        </w:rPr>
      </w:pPr>
      <w:r>
        <w:rPr>
          <w:rStyle w:val="Strong"/>
          <w:rFonts w:ascii="Lato" w:hAnsi="Lato"/>
        </w:rPr>
        <w:t>Read Response:</w:t>
      </w:r>
      <w:r>
        <w:rPr>
          <w:rFonts w:ascii="Lato" w:hAnsi="Lato"/>
        </w:rPr>
        <w:t> the Ack Data message’s </w:t>
      </w:r>
      <w:r>
        <w:rPr>
          <w:rStyle w:val="Strong"/>
          <w:rFonts w:ascii="Lato" w:hAnsi="Lato"/>
        </w:rPr>
        <w:t>Data</w:t>
      </w:r>
      <w:r>
        <w:rPr>
          <w:rFonts w:ascii="Lato" w:hAnsi="Lato"/>
        </w:rPr>
        <w:t> part consists of </w:t>
      </w:r>
      <w:r>
        <w:rPr>
          <w:rStyle w:val="Strong"/>
          <w:rFonts w:ascii="Lato" w:hAnsi="Lato"/>
        </w:rPr>
        <w:t>Data Item</w:t>
      </w:r>
      <w:r>
        <w:rPr>
          <w:rFonts w:ascii="Lato" w:hAnsi="Lato"/>
        </w:rPr>
        <w:t> structures, one for each of the </w:t>
      </w:r>
      <w:r>
        <w:rPr>
          <w:rStyle w:val="Strong"/>
          <w:rFonts w:ascii="Lato" w:hAnsi="Lato"/>
        </w:rPr>
        <w:t>Request Items</w:t>
      </w:r>
      <w:r>
        <w:rPr>
          <w:rFonts w:ascii="Lato" w:hAnsi="Lato"/>
        </w:rPr>
        <w:t> present in the original request. These items contain the actual value of the read variable and the format depends on the addressing mode.</w:t>
      </w:r>
    </w:p>
    <w:p w14:paraId="3072B22A" w14:textId="77777777" w:rsidR="00224AF0" w:rsidRDefault="00224AF0" w:rsidP="00224AF0">
      <w:pPr>
        <w:numPr>
          <w:ilvl w:val="0"/>
          <w:numId w:val="48"/>
        </w:numPr>
        <w:spacing w:before="100" w:beforeAutospacing="1" w:after="105" w:line="240" w:lineRule="auto"/>
        <w:rPr>
          <w:rFonts w:ascii="Lato" w:hAnsi="Lato"/>
        </w:rPr>
      </w:pPr>
      <w:r>
        <w:rPr>
          <w:rStyle w:val="Strong"/>
          <w:rFonts w:ascii="Lato" w:hAnsi="Lato"/>
        </w:rPr>
        <w:t>Write Request:</w:t>
      </w:r>
      <w:r>
        <w:rPr>
          <w:rFonts w:ascii="Lato" w:hAnsi="Lato"/>
        </w:rPr>
        <w:t> contains similar </w:t>
      </w:r>
      <w:r>
        <w:rPr>
          <w:rStyle w:val="Strong"/>
          <w:rFonts w:ascii="Lato" w:hAnsi="Lato"/>
        </w:rPr>
        <w:t>Data Items</w:t>
      </w:r>
      <w:r>
        <w:rPr>
          <w:rFonts w:ascii="Lato" w:hAnsi="Lato"/>
        </w:rPr>
        <w:t> as the read response, one for each of the </w:t>
      </w:r>
      <w:r>
        <w:rPr>
          <w:rStyle w:val="Strong"/>
          <w:rFonts w:ascii="Lato" w:hAnsi="Lato"/>
        </w:rPr>
        <w:t>Request Items</w:t>
      </w:r>
      <w:r>
        <w:rPr>
          <w:rFonts w:ascii="Lato" w:hAnsi="Lato"/>
        </w:rPr>
        <w:t> in the </w:t>
      </w:r>
      <w:r>
        <w:rPr>
          <w:rStyle w:val="Strong"/>
          <w:rFonts w:ascii="Lato" w:hAnsi="Lato"/>
        </w:rPr>
        <w:t>Parameter</w:t>
      </w:r>
      <w:r>
        <w:rPr>
          <w:rFonts w:ascii="Lato" w:hAnsi="Lato"/>
        </w:rPr>
        <w:t> header. Similarly, these contain the variable value to be written on the slave device.</w:t>
      </w:r>
    </w:p>
    <w:p w14:paraId="3B29BE8A" w14:textId="77777777" w:rsidR="00224AF0" w:rsidRDefault="00224AF0" w:rsidP="00224AF0">
      <w:pPr>
        <w:numPr>
          <w:ilvl w:val="0"/>
          <w:numId w:val="48"/>
        </w:numPr>
        <w:spacing w:before="100" w:beforeAutospacing="1" w:after="105" w:line="240" w:lineRule="auto"/>
        <w:rPr>
          <w:rFonts w:ascii="Lato" w:hAnsi="Lato"/>
        </w:rPr>
      </w:pPr>
      <w:r>
        <w:rPr>
          <w:rStyle w:val="Strong"/>
          <w:rFonts w:ascii="Lato" w:hAnsi="Lato"/>
        </w:rPr>
        <w:t>Write Response:</w:t>
      </w:r>
      <w:r>
        <w:rPr>
          <w:rFonts w:ascii="Lato" w:hAnsi="Lato"/>
        </w:rPr>
        <w:t> The </w:t>
      </w:r>
      <w:r>
        <w:rPr>
          <w:rStyle w:val="Strong"/>
          <w:rFonts w:ascii="Lato" w:hAnsi="Lato"/>
        </w:rPr>
        <w:t>Data</w:t>
      </w:r>
      <w:r>
        <w:rPr>
          <w:rFonts w:ascii="Lato" w:hAnsi="Lato"/>
        </w:rPr>
        <w:t> part of the </w:t>
      </w:r>
      <w:r>
        <w:rPr>
          <w:rStyle w:val="Strong"/>
          <w:rFonts w:ascii="Lato" w:hAnsi="Lato"/>
        </w:rPr>
        <w:t>Ack Data</w:t>
      </w:r>
      <w:r>
        <w:rPr>
          <w:rFonts w:ascii="Lato" w:hAnsi="Lato"/>
        </w:rPr>
        <w:t> message simply contains a one byte error code for each of the </w:t>
      </w:r>
      <w:r>
        <w:rPr>
          <w:rStyle w:val="Strong"/>
          <w:rFonts w:ascii="Lato" w:hAnsi="Lato"/>
        </w:rPr>
        <w:t>Request Items</w:t>
      </w:r>
      <w:r>
        <w:rPr>
          <w:rFonts w:ascii="Lato" w:hAnsi="Lato"/>
        </w:rPr>
        <w:t> in the original </w:t>
      </w:r>
      <w:r>
        <w:rPr>
          <w:rStyle w:val="Strong"/>
          <w:rFonts w:ascii="Lato" w:hAnsi="Lato"/>
        </w:rPr>
        <w:t>Write Request</w:t>
      </w:r>
      <w:r>
        <w:rPr>
          <w:rFonts w:ascii="Lato" w:hAnsi="Lato"/>
        </w:rPr>
        <w:t>. See the </w:t>
      </w:r>
      <w:hyperlink r:id="rId110" w:history="1">
        <w:r>
          <w:rPr>
            <w:rStyle w:val="Hyperlink"/>
            <w:rFonts w:ascii="Lato" w:hAnsi="Lato"/>
          </w:rPr>
          <w:t>constants.txt</w:t>
        </w:r>
      </w:hyperlink>
      <w:r>
        <w:rPr>
          <w:rFonts w:ascii="Lato" w:hAnsi="Lato"/>
        </w:rPr>
        <w:t> for the error code values.</w:t>
      </w:r>
    </w:p>
    <w:p w14:paraId="4B7F8056" w14:textId="77777777" w:rsidR="00224AF0" w:rsidRDefault="00224AF0" w:rsidP="00224AF0">
      <w:pPr>
        <w:pStyle w:val="NormalWeb"/>
        <w:rPr>
          <w:rFonts w:ascii="Lato" w:hAnsi="Lato"/>
        </w:rPr>
      </w:pPr>
      <w:r>
        <w:rPr>
          <w:rFonts w:ascii="Lato" w:hAnsi="Lato"/>
        </w:rPr>
        <w:t>To sum it up, the </w:t>
      </w:r>
      <w:r>
        <w:rPr>
          <w:rStyle w:val="Strong"/>
          <w:rFonts w:ascii="Lato" w:hAnsi="Lato"/>
        </w:rPr>
        <w:t>Request Item</w:t>
      </w:r>
      <w:r>
        <w:rPr>
          <w:rFonts w:ascii="Lato" w:hAnsi="Lato"/>
        </w:rPr>
        <w:t> always contains the description of the variables and multiple of these can be sent in the Job request while the </w:t>
      </w:r>
      <w:r>
        <w:rPr>
          <w:rStyle w:val="Strong"/>
          <w:rFonts w:ascii="Lato" w:hAnsi="Lato"/>
        </w:rPr>
        <w:t>Data Items</w:t>
      </w:r>
      <w:r>
        <w:rPr>
          <w:rFonts w:ascii="Lato" w:hAnsi="Lato"/>
        </w:rPr>
        <w:t> contain the actual values of the described variables. The </w:t>
      </w:r>
      <w:r>
        <w:rPr>
          <w:rStyle w:val="Strong"/>
          <w:rFonts w:ascii="Lato" w:hAnsi="Lato"/>
        </w:rPr>
        <w:t>Data Item</w:t>
      </w:r>
      <w:r>
        <w:rPr>
          <w:rFonts w:ascii="Lato" w:hAnsi="Lato"/>
        </w:rPr>
        <w:t> structures must begin on even bytes so if their length is an odd number and there is a following </w:t>
      </w:r>
      <w:r>
        <w:rPr>
          <w:rStyle w:val="Strong"/>
          <w:rFonts w:ascii="Lato" w:hAnsi="Lato"/>
        </w:rPr>
        <w:t>Data Item</w:t>
      </w:r>
      <w:r>
        <w:rPr>
          <w:rFonts w:ascii="Lato" w:hAnsi="Lato"/>
        </w:rPr>
        <w:t> then they are padded with a zero byte.</w:t>
      </w:r>
    </w:p>
    <w:p w14:paraId="756B32AA" w14:textId="77777777" w:rsidR="00224AF0" w:rsidRDefault="00224AF0" w:rsidP="00224AF0">
      <w:pPr>
        <w:pStyle w:val="NormalWeb"/>
        <w:rPr>
          <w:rFonts w:ascii="Lato" w:hAnsi="Lato"/>
        </w:rPr>
      </w:pPr>
      <w:r>
        <w:rPr>
          <w:rFonts w:ascii="Lato" w:hAnsi="Lato"/>
        </w:rPr>
        <w:t>What is left to be discussed is the format of the </w:t>
      </w:r>
      <w:r>
        <w:rPr>
          <w:rStyle w:val="Strong"/>
          <w:rFonts w:ascii="Lato" w:hAnsi="Lato"/>
        </w:rPr>
        <w:t>Request/Data Item</w:t>
      </w:r>
      <w:r>
        <w:rPr>
          <w:rFonts w:ascii="Lato" w:hAnsi="Lato"/>
        </w:rPr>
        <w:t> structures. As previously mentioned they are dependent on the addressing mode being used so they are going to be introduced based on that.</w:t>
      </w:r>
    </w:p>
    <w:p w14:paraId="2C839247" w14:textId="77777777" w:rsidR="00224AF0" w:rsidRDefault="00224AF0" w:rsidP="00224AF0">
      <w:pPr>
        <w:pStyle w:val="Heading4"/>
        <w:rPr>
          <w:rFonts w:ascii="Lato" w:hAnsi="Lato"/>
        </w:rPr>
      </w:pPr>
      <w:r>
        <w:rPr>
          <w:rFonts w:ascii="Lato" w:hAnsi="Lato"/>
        </w:rPr>
        <w:lastRenderedPageBreak/>
        <w:t>2.1 Item Structures with any-type Addressing</w:t>
      </w:r>
    </w:p>
    <w:p w14:paraId="4E8F84A2" w14:textId="77777777" w:rsidR="00224AF0" w:rsidRDefault="00224AF0" w:rsidP="00224AF0">
      <w:pPr>
        <w:pStyle w:val="NormalWeb"/>
        <w:rPr>
          <w:rFonts w:ascii="Lato" w:hAnsi="Lato"/>
        </w:rPr>
      </w:pPr>
      <w:r>
        <w:rPr>
          <w:rFonts w:ascii="Lato" w:hAnsi="Lato"/>
        </w:rPr>
        <w:t>The figure below shows the </w:t>
      </w:r>
      <w:r>
        <w:rPr>
          <w:rStyle w:val="Strong"/>
          <w:rFonts w:ascii="Lato" w:hAnsi="Lato"/>
        </w:rPr>
        <w:t>Request and Data Item</w:t>
      </w:r>
      <w:r>
        <w:rPr>
          <w:rFonts w:ascii="Lato" w:hAnsi="Lato"/>
        </w:rPr>
        <w:t> structures:</w:t>
      </w:r>
    </w:p>
    <w:p w14:paraId="72E028B2" w14:textId="5684B776" w:rsidR="00224AF0" w:rsidRDefault="00224AF0" w:rsidP="00224AF0">
      <w:pPr>
        <w:pStyle w:val="NormalWeb"/>
        <w:rPr>
          <w:rFonts w:ascii="Lato" w:hAnsi="Lato"/>
        </w:rPr>
      </w:pPr>
      <w:r>
        <w:rPr>
          <w:rFonts w:ascii="Lato" w:hAnsi="Lato"/>
          <w:noProof/>
        </w:rPr>
        <w:drawing>
          <wp:inline distT="0" distB="0" distL="0" distR="0" wp14:anchorId="56293390" wp14:editId="6275A696">
            <wp:extent cx="5943600" cy="1568450"/>
            <wp:effectExtent l="0" t="0" r="0" b="0"/>
            <wp:docPr id="57" name="Picture 57" descr="s7-any-type-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7-any-type-ite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p>
    <w:p w14:paraId="1C861972" w14:textId="77777777" w:rsidR="00224AF0" w:rsidRDefault="00224AF0" w:rsidP="00224AF0">
      <w:pPr>
        <w:pStyle w:val="NormalWeb"/>
        <w:rPr>
          <w:rFonts w:ascii="Lato" w:hAnsi="Lato"/>
        </w:rPr>
      </w:pPr>
      <w:r>
        <w:rPr>
          <w:rFonts w:ascii="Lato" w:hAnsi="Lato"/>
        </w:rPr>
        <w:t>The fields of the </w:t>
      </w:r>
      <w:r>
        <w:rPr>
          <w:rStyle w:val="Strong"/>
          <w:rFonts w:ascii="Lato" w:hAnsi="Lato"/>
        </w:rPr>
        <w:t>Request Item</w:t>
      </w:r>
      <w:r>
        <w:rPr>
          <w:rFonts w:ascii="Lato" w:hAnsi="Lato"/>
        </w:rPr>
        <w:t>:</w:t>
      </w:r>
    </w:p>
    <w:p w14:paraId="5F8AE9BA" w14:textId="77777777" w:rsidR="00224AF0" w:rsidRDefault="00224AF0" w:rsidP="00224AF0">
      <w:pPr>
        <w:numPr>
          <w:ilvl w:val="0"/>
          <w:numId w:val="49"/>
        </w:numPr>
        <w:spacing w:before="100" w:beforeAutospacing="1" w:after="105" w:line="240" w:lineRule="auto"/>
        <w:rPr>
          <w:rFonts w:ascii="Lato" w:hAnsi="Lato"/>
        </w:rPr>
      </w:pPr>
      <w:r>
        <w:rPr>
          <w:rStyle w:val="Strong"/>
          <w:rFonts w:ascii="Lato" w:hAnsi="Lato"/>
        </w:rPr>
        <w:t>Specification Type:</w:t>
      </w:r>
      <w:r>
        <w:rPr>
          <w:rFonts w:ascii="Lato" w:hAnsi="Lato"/>
        </w:rPr>
        <w:t>[1b] this field determines the main type of the item struct, for read/write messages it always has the value 0x12 which stands for </w:t>
      </w:r>
      <w:r>
        <w:rPr>
          <w:rStyle w:val="Emphasis"/>
          <w:rFonts w:ascii="Lato" w:hAnsi="Lato"/>
        </w:rPr>
        <w:t>Variable Specification</w:t>
      </w:r>
      <w:r>
        <w:rPr>
          <w:rFonts w:ascii="Lato" w:hAnsi="Lato"/>
        </w:rPr>
        <w:t>.</w:t>
      </w:r>
    </w:p>
    <w:p w14:paraId="6F357110" w14:textId="77777777" w:rsidR="00224AF0" w:rsidRDefault="00224AF0" w:rsidP="00224AF0">
      <w:pPr>
        <w:numPr>
          <w:ilvl w:val="0"/>
          <w:numId w:val="49"/>
        </w:numPr>
        <w:spacing w:before="100" w:beforeAutospacing="1" w:after="105" w:line="240" w:lineRule="auto"/>
        <w:rPr>
          <w:rFonts w:ascii="Lato" w:hAnsi="Lato"/>
        </w:rPr>
      </w:pPr>
      <w:r>
        <w:rPr>
          <w:rStyle w:val="Strong"/>
          <w:rFonts w:ascii="Lato" w:hAnsi="Lato"/>
        </w:rPr>
        <w:t>Length:</w:t>
      </w:r>
      <w:r>
        <w:rPr>
          <w:rFonts w:ascii="Lato" w:hAnsi="Lato"/>
        </w:rPr>
        <w:t>[1b] the length of the rest of this item.</w:t>
      </w:r>
    </w:p>
    <w:p w14:paraId="703F739D" w14:textId="77777777" w:rsidR="00224AF0" w:rsidRDefault="00224AF0" w:rsidP="00224AF0">
      <w:pPr>
        <w:numPr>
          <w:ilvl w:val="0"/>
          <w:numId w:val="49"/>
        </w:numPr>
        <w:spacing w:before="100" w:beforeAutospacing="1" w:after="105" w:line="240" w:lineRule="auto"/>
        <w:rPr>
          <w:rFonts w:ascii="Lato" w:hAnsi="Lato"/>
        </w:rPr>
      </w:pPr>
      <w:r>
        <w:rPr>
          <w:rStyle w:val="Strong"/>
          <w:rFonts w:ascii="Lato" w:hAnsi="Lato"/>
        </w:rPr>
        <w:t>Syntax ID:</w:t>
      </w:r>
      <w:r>
        <w:rPr>
          <w:rFonts w:ascii="Lato" w:hAnsi="Lato"/>
        </w:rPr>
        <w:t>[1b] this field determines the addressing mode and the format of the rest of the item structure. It has the constant value of 0x10 for the </w:t>
      </w:r>
      <w:r>
        <w:rPr>
          <w:rStyle w:val="Strong"/>
          <w:rFonts w:ascii="Lato" w:hAnsi="Lato"/>
        </w:rPr>
        <w:t>any-type</w:t>
      </w:r>
      <w:r>
        <w:rPr>
          <w:rFonts w:ascii="Lato" w:hAnsi="Lato"/>
        </w:rPr>
        <w:t> addressing.</w:t>
      </w:r>
    </w:p>
    <w:p w14:paraId="4D43312A" w14:textId="77777777" w:rsidR="00224AF0" w:rsidRDefault="00224AF0" w:rsidP="00224AF0">
      <w:pPr>
        <w:numPr>
          <w:ilvl w:val="0"/>
          <w:numId w:val="49"/>
        </w:numPr>
        <w:spacing w:before="100" w:beforeAutospacing="1" w:after="105" w:line="240" w:lineRule="auto"/>
        <w:rPr>
          <w:rFonts w:ascii="Lato" w:hAnsi="Lato"/>
        </w:rPr>
      </w:pPr>
      <w:r>
        <w:rPr>
          <w:rStyle w:val="Strong"/>
          <w:rFonts w:ascii="Lato" w:hAnsi="Lato"/>
        </w:rPr>
        <w:t>Variable Type:</w:t>
      </w:r>
      <w:r>
        <w:rPr>
          <w:rFonts w:ascii="Lato" w:hAnsi="Lato"/>
        </w:rPr>
        <w:t>[1b] is is used to determine the type and length of the variable (usual S7 types are used such as REAL, BIT, BYTE, WORD, DWORD, COUNTER, …).</w:t>
      </w:r>
    </w:p>
    <w:p w14:paraId="25C1FE16" w14:textId="77777777" w:rsidR="00224AF0" w:rsidRDefault="00224AF0" w:rsidP="00224AF0">
      <w:pPr>
        <w:numPr>
          <w:ilvl w:val="0"/>
          <w:numId w:val="49"/>
        </w:numPr>
        <w:spacing w:before="100" w:beforeAutospacing="1" w:after="105" w:line="240" w:lineRule="auto"/>
        <w:rPr>
          <w:rFonts w:ascii="Lato" w:hAnsi="Lato"/>
        </w:rPr>
      </w:pPr>
      <w:r>
        <w:rPr>
          <w:rStyle w:val="Strong"/>
          <w:rFonts w:ascii="Lato" w:hAnsi="Lato"/>
        </w:rPr>
        <w:t>Count:</w:t>
      </w:r>
      <w:r>
        <w:rPr>
          <w:rFonts w:ascii="Lato" w:hAnsi="Lato"/>
        </w:rPr>
        <w:t>[2b] it is possible to select an entire array of similar variables with a single item struct. These variables must have the same type, and must be consecutive in the memory and the count field determines the size of this array. It is set to one for single variable read or write.</w:t>
      </w:r>
    </w:p>
    <w:p w14:paraId="1E3D6610" w14:textId="77777777" w:rsidR="00224AF0" w:rsidRDefault="00224AF0" w:rsidP="00224AF0">
      <w:pPr>
        <w:numPr>
          <w:ilvl w:val="0"/>
          <w:numId w:val="49"/>
        </w:numPr>
        <w:spacing w:before="100" w:beforeAutospacing="1" w:after="105" w:line="240" w:lineRule="auto"/>
        <w:rPr>
          <w:rFonts w:ascii="Lato" w:hAnsi="Lato"/>
        </w:rPr>
      </w:pPr>
      <w:r>
        <w:rPr>
          <w:rStyle w:val="Strong"/>
          <w:rFonts w:ascii="Lato" w:hAnsi="Lato"/>
        </w:rPr>
        <w:t>DB Number:</w:t>
      </w:r>
      <w:r>
        <w:rPr>
          <w:rFonts w:ascii="Lato" w:hAnsi="Lato"/>
        </w:rPr>
        <w:t>[2b] the address of the database, it is ignored if the area is not set to DB (see next field).</w:t>
      </w:r>
    </w:p>
    <w:p w14:paraId="34814603" w14:textId="77777777" w:rsidR="00224AF0" w:rsidRDefault="00224AF0" w:rsidP="00224AF0">
      <w:pPr>
        <w:numPr>
          <w:ilvl w:val="0"/>
          <w:numId w:val="49"/>
        </w:numPr>
        <w:spacing w:before="100" w:beforeAutospacing="1" w:after="105" w:line="240" w:lineRule="auto"/>
        <w:rPr>
          <w:rFonts w:ascii="Lato" w:hAnsi="Lato"/>
        </w:rPr>
      </w:pPr>
      <w:r>
        <w:rPr>
          <w:rStyle w:val="Strong"/>
          <w:rFonts w:ascii="Lato" w:hAnsi="Lato"/>
        </w:rPr>
        <w:t>Area:</w:t>
      </w:r>
      <w:r>
        <w:rPr>
          <w:rFonts w:ascii="Lato" w:hAnsi="Lato"/>
        </w:rPr>
        <w:t>[1b] selects the memory area of the addressed variable. See the </w:t>
      </w:r>
      <w:hyperlink r:id="rId111" w:history="1">
        <w:r>
          <w:rPr>
            <w:rStyle w:val="Hyperlink"/>
            <w:rFonts w:ascii="Lato" w:hAnsi="Lato"/>
          </w:rPr>
          <w:t>constants.txt</w:t>
        </w:r>
      </w:hyperlink>
      <w:r>
        <w:rPr>
          <w:rFonts w:ascii="Lato" w:hAnsi="Lato"/>
        </w:rPr>
        <w:t> for the memory area constants.</w:t>
      </w:r>
    </w:p>
    <w:p w14:paraId="5E679E88" w14:textId="77777777" w:rsidR="00224AF0" w:rsidRDefault="00224AF0" w:rsidP="00224AF0">
      <w:pPr>
        <w:numPr>
          <w:ilvl w:val="0"/>
          <w:numId w:val="49"/>
        </w:numPr>
        <w:spacing w:beforeAutospacing="1" w:after="0" w:line="240" w:lineRule="auto"/>
        <w:rPr>
          <w:rFonts w:ascii="Lato" w:hAnsi="Lato"/>
        </w:rPr>
      </w:pPr>
      <w:r>
        <w:rPr>
          <w:rStyle w:val="Strong"/>
          <w:rFonts w:ascii="Lato" w:hAnsi="Lato"/>
        </w:rPr>
        <w:t>Address:</w:t>
      </w:r>
      <w:r>
        <w:rPr>
          <w:rFonts w:ascii="Lato" w:hAnsi="Lato"/>
        </w:rPr>
        <w:t>[3b] contains the offset of the addressed variable in the selected memory area. Essentially, the addresses are translated to bit offsets and encoded on 3 bytes in network (big endian) byte order. In practice, the most significant 5 bits are never used since the address space is smaller than that. As an example DBX40.3 would be 0x000143 which is </w:t>
      </w:r>
      <w:r>
        <w:rPr>
          <w:rStyle w:val="HTMLCode"/>
          <w:rFonts w:eastAsiaTheme="minorHAnsi"/>
          <w:bdr w:val="single" w:sz="6" w:space="0" w:color="E6E6E6" w:frame="1"/>
          <w:shd w:val="clear" w:color="auto" w:fill="F2F2F2"/>
        </w:rPr>
        <w:t>40 * 8 + 3</w:t>
      </w:r>
      <w:r>
        <w:rPr>
          <w:rFonts w:ascii="Lato" w:hAnsi="Lato"/>
        </w:rPr>
        <w:t>.</w:t>
      </w:r>
    </w:p>
    <w:p w14:paraId="48399F26" w14:textId="77777777" w:rsidR="00224AF0" w:rsidRDefault="00224AF0" w:rsidP="00224AF0">
      <w:pPr>
        <w:pStyle w:val="NormalWeb"/>
        <w:rPr>
          <w:rFonts w:ascii="Lato" w:hAnsi="Lato"/>
        </w:rPr>
      </w:pPr>
      <w:r>
        <w:rPr>
          <w:rFonts w:ascii="Lato" w:hAnsi="Lato"/>
        </w:rPr>
        <w:t>Similarly the fields of the associated </w:t>
      </w:r>
      <w:r>
        <w:rPr>
          <w:rStyle w:val="Strong"/>
          <w:rFonts w:ascii="Lato" w:hAnsi="Lato"/>
        </w:rPr>
        <w:t>Data Item</w:t>
      </w:r>
      <w:r>
        <w:rPr>
          <w:rFonts w:ascii="Lato" w:hAnsi="Lato"/>
        </w:rPr>
        <w:t>:</w:t>
      </w:r>
    </w:p>
    <w:p w14:paraId="659B432D" w14:textId="77777777" w:rsidR="00224AF0" w:rsidRDefault="00224AF0" w:rsidP="00224AF0">
      <w:pPr>
        <w:numPr>
          <w:ilvl w:val="0"/>
          <w:numId w:val="50"/>
        </w:numPr>
        <w:spacing w:before="100" w:beforeAutospacing="1" w:after="105" w:line="240" w:lineRule="auto"/>
        <w:rPr>
          <w:rFonts w:ascii="Lato" w:hAnsi="Lato"/>
        </w:rPr>
      </w:pPr>
      <w:r>
        <w:rPr>
          <w:rStyle w:val="Strong"/>
          <w:rFonts w:ascii="Lato" w:hAnsi="Lato"/>
        </w:rPr>
        <w:t>Error Code:</w:t>
      </w:r>
      <w:r>
        <w:rPr>
          <w:rFonts w:ascii="Lato" w:hAnsi="Lato"/>
        </w:rPr>
        <w:t>[1b] the return value of the operation, 0xff signals success. In the </w:t>
      </w:r>
      <w:r>
        <w:rPr>
          <w:rStyle w:val="Strong"/>
          <w:rFonts w:ascii="Lato" w:hAnsi="Lato"/>
        </w:rPr>
        <w:t>Write Request</w:t>
      </w:r>
      <w:r>
        <w:rPr>
          <w:rFonts w:ascii="Lato" w:hAnsi="Lato"/>
        </w:rPr>
        <w:t> message this field is always set to zero.</w:t>
      </w:r>
    </w:p>
    <w:p w14:paraId="106D1567" w14:textId="77777777" w:rsidR="00224AF0" w:rsidRDefault="00224AF0" w:rsidP="00224AF0">
      <w:pPr>
        <w:numPr>
          <w:ilvl w:val="0"/>
          <w:numId w:val="50"/>
        </w:numPr>
        <w:spacing w:before="100" w:beforeAutospacing="1" w:after="105" w:line="240" w:lineRule="auto"/>
        <w:rPr>
          <w:rFonts w:ascii="Lato" w:hAnsi="Lato"/>
        </w:rPr>
      </w:pPr>
      <w:r>
        <w:rPr>
          <w:rStyle w:val="Strong"/>
          <w:rFonts w:ascii="Lato" w:hAnsi="Lato"/>
        </w:rPr>
        <w:t>Variable Type and Count:</w:t>
      </w:r>
      <w:r>
        <w:rPr>
          <w:rFonts w:ascii="Lato" w:hAnsi="Lato"/>
        </w:rPr>
        <w:t>[1b 2b] same as in the </w:t>
      </w:r>
      <w:r>
        <w:rPr>
          <w:rStyle w:val="Strong"/>
          <w:rFonts w:ascii="Lato" w:hAnsi="Lato"/>
        </w:rPr>
        <w:t>Request Item</w:t>
      </w:r>
      <w:r>
        <w:rPr>
          <w:rFonts w:ascii="Lato" w:hAnsi="Lato"/>
        </w:rPr>
        <w:t>.</w:t>
      </w:r>
    </w:p>
    <w:p w14:paraId="43DAD427" w14:textId="77777777" w:rsidR="00224AF0" w:rsidRDefault="00224AF0" w:rsidP="00224AF0">
      <w:pPr>
        <w:numPr>
          <w:ilvl w:val="0"/>
          <w:numId w:val="50"/>
        </w:numPr>
        <w:spacing w:beforeAutospacing="1" w:after="0" w:line="240" w:lineRule="auto"/>
        <w:rPr>
          <w:rFonts w:ascii="Lato" w:hAnsi="Lato"/>
        </w:rPr>
      </w:pPr>
      <w:r>
        <w:rPr>
          <w:rStyle w:val="Strong"/>
          <w:rFonts w:ascii="Lato" w:hAnsi="Lato"/>
        </w:rPr>
        <w:t>Data</w:t>
      </w:r>
      <w:r>
        <w:rPr>
          <w:rFonts w:ascii="Lato" w:hAnsi="Lato"/>
        </w:rPr>
        <w:t>: this field contains the actual value of the addressed variable, its size is </w:t>
      </w:r>
      <w:r>
        <w:rPr>
          <w:rStyle w:val="HTMLCode"/>
          <w:rFonts w:eastAsiaTheme="minorHAnsi"/>
          <w:bdr w:val="single" w:sz="6" w:space="0" w:color="E6E6E6" w:frame="1"/>
          <w:shd w:val="clear" w:color="auto" w:fill="F2F2F2"/>
        </w:rPr>
        <w:t>len(variable) * count</w:t>
      </w:r>
      <w:r>
        <w:rPr>
          <w:rFonts w:ascii="Lato" w:hAnsi="Lato"/>
        </w:rPr>
        <w:t>.</w:t>
      </w:r>
    </w:p>
    <w:p w14:paraId="3D09BDCD" w14:textId="77777777" w:rsidR="00224AF0" w:rsidRDefault="00224AF0" w:rsidP="00224AF0">
      <w:pPr>
        <w:pStyle w:val="Heading4"/>
        <w:rPr>
          <w:rFonts w:ascii="Lato" w:hAnsi="Lato"/>
        </w:rPr>
      </w:pPr>
      <w:r>
        <w:rPr>
          <w:rFonts w:ascii="Lato" w:hAnsi="Lato"/>
        </w:rPr>
        <w:lastRenderedPageBreak/>
        <w:t>2.2 Item Structures with db-type Addressing</w:t>
      </w:r>
    </w:p>
    <w:p w14:paraId="39C32EF3" w14:textId="77777777" w:rsidR="00224AF0" w:rsidRDefault="00224AF0" w:rsidP="00224AF0">
      <w:pPr>
        <w:pStyle w:val="NormalWeb"/>
        <w:rPr>
          <w:rFonts w:ascii="Lato" w:hAnsi="Lato"/>
        </w:rPr>
      </w:pPr>
      <w:r>
        <w:rPr>
          <w:rFonts w:ascii="Lato" w:hAnsi="Lato"/>
        </w:rPr>
        <w:t>I have only seen this type of addressing used with S400 series devices, however it might be supported by some S300 series PLCs as well. It is only used to access DB variables and provides an alternative to address multiple different variables within a single item in a more compact format. The figure below shows the </w:t>
      </w:r>
      <w:r>
        <w:rPr>
          <w:rStyle w:val="Strong"/>
          <w:rFonts w:ascii="Lato" w:hAnsi="Lato"/>
        </w:rPr>
        <w:t>Request and Data Item</w:t>
      </w:r>
      <w:r>
        <w:rPr>
          <w:rFonts w:ascii="Lato" w:hAnsi="Lato"/>
        </w:rPr>
        <w:t> structures:</w:t>
      </w:r>
    </w:p>
    <w:p w14:paraId="0FECF314" w14:textId="5D7F1114" w:rsidR="00224AF0" w:rsidRDefault="00224AF0" w:rsidP="00224AF0">
      <w:pPr>
        <w:pStyle w:val="NormalWeb"/>
        <w:rPr>
          <w:rFonts w:ascii="Lato" w:hAnsi="Lato"/>
        </w:rPr>
      </w:pPr>
      <w:r>
        <w:rPr>
          <w:rFonts w:ascii="Lato" w:hAnsi="Lato"/>
          <w:noProof/>
        </w:rPr>
        <w:drawing>
          <wp:inline distT="0" distB="0" distL="0" distR="0" wp14:anchorId="05ABF588" wp14:editId="6DBBECF9">
            <wp:extent cx="5943600" cy="3121025"/>
            <wp:effectExtent l="0" t="0" r="0" b="0"/>
            <wp:docPr id="56" name="Picture 56" descr="s7-db-type-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7-db-type-ite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1035EEBB" w14:textId="77777777" w:rsidR="00224AF0" w:rsidRDefault="00224AF0" w:rsidP="00224AF0">
      <w:pPr>
        <w:pStyle w:val="NormalWeb"/>
        <w:rPr>
          <w:rFonts w:ascii="Lato" w:hAnsi="Lato"/>
        </w:rPr>
      </w:pPr>
      <w:r>
        <w:rPr>
          <w:rFonts w:ascii="Lato" w:hAnsi="Lato"/>
        </w:rPr>
        <w:t>The fields of the </w:t>
      </w:r>
      <w:r>
        <w:rPr>
          <w:rStyle w:val="Strong"/>
          <w:rFonts w:ascii="Lato" w:hAnsi="Lato"/>
        </w:rPr>
        <w:t>Request Item</w:t>
      </w:r>
      <w:r>
        <w:rPr>
          <w:rFonts w:ascii="Lato" w:hAnsi="Lato"/>
        </w:rPr>
        <w:t>:</w:t>
      </w:r>
    </w:p>
    <w:p w14:paraId="001432B6" w14:textId="77777777" w:rsidR="00224AF0" w:rsidRDefault="00224AF0" w:rsidP="00224AF0">
      <w:pPr>
        <w:numPr>
          <w:ilvl w:val="0"/>
          <w:numId w:val="51"/>
        </w:numPr>
        <w:spacing w:before="100" w:beforeAutospacing="1" w:after="105" w:line="240" w:lineRule="auto"/>
        <w:rPr>
          <w:rFonts w:ascii="Lato" w:hAnsi="Lato"/>
        </w:rPr>
      </w:pPr>
      <w:r>
        <w:rPr>
          <w:rStyle w:val="Strong"/>
          <w:rFonts w:ascii="Lato" w:hAnsi="Lato"/>
        </w:rPr>
        <w:t>Specification Type:</w:t>
      </w:r>
      <w:r>
        <w:rPr>
          <w:rFonts w:ascii="Lato" w:hAnsi="Lato"/>
        </w:rPr>
        <w:t>[1b] same as with any-type addressing.</w:t>
      </w:r>
    </w:p>
    <w:p w14:paraId="21EA1B21" w14:textId="77777777" w:rsidR="00224AF0" w:rsidRDefault="00224AF0" w:rsidP="00224AF0">
      <w:pPr>
        <w:numPr>
          <w:ilvl w:val="0"/>
          <w:numId w:val="51"/>
        </w:numPr>
        <w:spacing w:before="100" w:beforeAutospacing="1" w:after="105" w:line="240" w:lineRule="auto"/>
        <w:rPr>
          <w:rFonts w:ascii="Lato" w:hAnsi="Lato"/>
        </w:rPr>
      </w:pPr>
      <w:r>
        <w:rPr>
          <w:rStyle w:val="Strong"/>
          <w:rFonts w:ascii="Lato" w:hAnsi="Lato"/>
        </w:rPr>
        <w:t>Length:</w:t>
      </w:r>
      <w:r>
        <w:rPr>
          <w:rFonts w:ascii="Lato" w:hAnsi="Lato"/>
        </w:rPr>
        <w:t>[1b] the length of the rest of this item.</w:t>
      </w:r>
    </w:p>
    <w:p w14:paraId="2D1F7E82" w14:textId="77777777" w:rsidR="00224AF0" w:rsidRDefault="00224AF0" w:rsidP="00224AF0">
      <w:pPr>
        <w:numPr>
          <w:ilvl w:val="0"/>
          <w:numId w:val="51"/>
        </w:numPr>
        <w:spacing w:before="100" w:beforeAutospacing="1" w:after="105" w:line="240" w:lineRule="auto"/>
        <w:rPr>
          <w:rFonts w:ascii="Lato" w:hAnsi="Lato"/>
        </w:rPr>
      </w:pPr>
      <w:r>
        <w:rPr>
          <w:rStyle w:val="Strong"/>
          <w:rFonts w:ascii="Lato" w:hAnsi="Lato"/>
        </w:rPr>
        <w:t>Syntax ID:</w:t>
      </w:r>
      <w:r>
        <w:rPr>
          <w:rFonts w:ascii="Lato" w:hAnsi="Lato"/>
        </w:rPr>
        <w:t>[1b] determines the addressing mode, has a constant value of 0xb0 for </w:t>
      </w:r>
      <w:r>
        <w:rPr>
          <w:rStyle w:val="Strong"/>
          <w:rFonts w:ascii="Lato" w:hAnsi="Lato"/>
        </w:rPr>
        <w:t>db-type</w:t>
      </w:r>
      <w:r>
        <w:rPr>
          <w:rFonts w:ascii="Lato" w:hAnsi="Lato"/>
        </w:rPr>
        <w:t>.</w:t>
      </w:r>
    </w:p>
    <w:p w14:paraId="2C450736" w14:textId="77777777" w:rsidR="00224AF0" w:rsidRDefault="00224AF0" w:rsidP="00224AF0">
      <w:pPr>
        <w:numPr>
          <w:ilvl w:val="0"/>
          <w:numId w:val="51"/>
        </w:numPr>
        <w:spacing w:before="100" w:beforeAutospacing="1" w:after="105" w:line="240" w:lineRule="auto"/>
        <w:rPr>
          <w:rFonts w:ascii="Lato" w:hAnsi="Lato"/>
        </w:rPr>
      </w:pPr>
      <w:r>
        <w:rPr>
          <w:rStyle w:val="Strong"/>
          <w:rFonts w:ascii="Lato" w:hAnsi="Lato"/>
        </w:rPr>
        <w:t>Number of Subitems:</w:t>
      </w:r>
      <w:r>
        <w:rPr>
          <w:rFonts w:ascii="Lato" w:hAnsi="Lato"/>
        </w:rPr>
        <w:t>[1b] the number of following </w:t>
      </w:r>
      <w:r>
        <w:rPr>
          <w:rStyle w:val="Strong"/>
          <w:rFonts w:ascii="Lato" w:hAnsi="Lato"/>
        </w:rPr>
        <w:t>Subitems</w:t>
      </w:r>
      <w:r>
        <w:rPr>
          <w:rFonts w:ascii="Lato" w:hAnsi="Lato"/>
        </w:rPr>
        <w:t>.</w:t>
      </w:r>
    </w:p>
    <w:p w14:paraId="6F326F1E" w14:textId="77777777" w:rsidR="00224AF0" w:rsidRDefault="00224AF0" w:rsidP="00224AF0">
      <w:pPr>
        <w:numPr>
          <w:ilvl w:val="0"/>
          <w:numId w:val="51"/>
        </w:numPr>
        <w:spacing w:before="100" w:beforeAutospacing="1" w:after="105" w:line="240" w:lineRule="auto"/>
        <w:rPr>
          <w:rFonts w:ascii="Lato" w:hAnsi="Lato"/>
        </w:rPr>
      </w:pPr>
      <w:r>
        <w:rPr>
          <w:rStyle w:val="Strong"/>
          <w:rFonts w:ascii="Lato" w:hAnsi="Lato"/>
        </w:rPr>
        <w:t>Subitem</w:t>
      </w:r>
      <w:r>
        <w:rPr>
          <w:rFonts w:ascii="Lato" w:hAnsi="Lato"/>
        </w:rPr>
        <w:t>:</w:t>
      </w:r>
    </w:p>
    <w:p w14:paraId="7CDDBD31" w14:textId="77777777" w:rsidR="00224AF0" w:rsidRDefault="00224AF0" w:rsidP="00224AF0">
      <w:pPr>
        <w:numPr>
          <w:ilvl w:val="1"/>
          <w:numId w:val="51"/>
        </w:numPr>
        <w:spacing w:before="100" w:beforeAutospacing="1" w:after="105" w:line="240" w:lineRule="auto"/>
        <w:rPr>
          <w:rFonts w:ascii="Lato" w:hAnsi="Lato"/>
        </w:rPr>
      </w:pPr>
      <w:r>
        <w:rPr>
          <w:rStyle w:val="Strong"/>
          <w:rFonts w:ascii="Lato" w:hAnsi="Lato"/>
        </w:rPr>
        <w:t>Size:</w:t>
      </w:r>
      <w:r>
        <w:rPr>
          <w:rFonts w:ascii="Lato" w:hAnsi="Lato"/>
        </w:rPr>
        <w:t>[1b] specifies the number of bytes to read or write from the selected address.</w:t>
      </w:r>
    </w:p>
    <w:p w14:paraId="61B00533" w14:textId="77777777" w:rsidR="00224AF0" w:rsidRDefault="00224AF0" w:rsidP="00224AF0">
      <w:pPr>
        <w:numPr>
          <w:ilvl w:val="1"/>
          <w:numId w:val="51"/>
        </w:numPr>
        <w:spacing w:before="100" w:beforeAutospacing="1" w:after="105" w:line="240" w:lineRule="auto"/>
        <w:rPr>
          <w:rFonts w:ascii="Lato" w:hAnsi="Lato"/>
        </w:rPr>
      </w:pPr>
      <w:r>
        <w:rPr>
          <w:rStyle w:val="Strong"/>
          <w:rFonts w:ascii="Lato" w:hAnsi="Lato"/>
        </w:rPr>
        <w:t>DB Number:</w:t>
      </w:r>
      <w:r>
        <w:rPr>
          <w:rFonts w:ascii="Lato" w:hAnsi="Lato"/>
        </w:rPr>
        <w:t>[2b] the DB where the addressed variable resides.</w:t>
      </w:r>
    </w:p>
    <w:p w14:paraId="38C44DDE" w14:textId="77777777" w:rsidR="00224AF0" w:rsidRDefault="00224AF0" w:rsidP="00224AF0">
      <w:pPr>
        <w:numPr>
          <w:ilvl w:val="1"/>
          <w:numId w:val="51"/>
        </w:numPr>
        <w:spacing w:before="100" w:beforeAutospacing="1" w:after="105" w:line="240" w:lineRule="auto"/>
        <w:rPr>
          <w:rFonts w:ascii="Lato" w:hAnsi="Lato"/>
        </w:rPr>
      </w:pPr>
      <w:r>
        <w:rPr>
          <w:rStyle w:val="Strong"/>
          <w:rFonts w:ascii="Lato" w:hAnsi="Lato"/>
        </w:rPr>
        <w:t>Address:</w:t>
      </w:r>
      <w:r>
        <w:rPr>
          <w:rFonts w:ascii="Lato" w:hAnsi="Lato"/>
        </w:rPr>
        <w:t>[2b] byte offset of the variable into the given DB.</w:t>
      </w:r>
    </w:p>
    <w:p w14:paraId="5DEC1D68" w14:textId="77777777" w:rsidR="00224AF0" w:rsidRDefault="00224AF0" w:rsidP="00224AF0">
      <w:pPr>
        <w:pStyle w:val="NormalWeb"/>
        <w:rPr>
          <w:rFonts w:ascii="Lato" w:hAnsi="Lato"/>
        </w:rPr>
      </w:pPr>
      <w:r>
        <w:rPr>
          <w:rFonts w:ascii="Lato" w:hAnsi="Lato"/>
        </w:rPr>
        <w:t>The fields of the </w:t>
      </w:r>
      <w:r>
        <w:rPr>
          <w:rStyle w:val="Strong"/>
          <w:rFonts w:ascii="Lato" w:hAnsi="Lato"/>
        </w:rPr>
        <w:t>Data Item</w:t>
      </w:r>
      <w:r>
        <w:rPr>
          <w:rFonts w:ascii="Lato" w:hAnsi="Lato"/>
        </w:rPr>
        <w:t>:</w:t>
      </w:r>
    </w:p>
    <w:p w14:paraId="4630FDDD" w14:textId="77777777" w:rsidR="00224AF0" w:rsidRDefault="00224AF0" w:rsidP="00224AF0">
      <w:pPr>
        <w:numPr>
          <w:ilvl w:val="0"/>
          <w:numId w:val="52"/>
        </w:numPr>
        <w:spacing w:before="100" w:beforeAutospacing="1" w:after="105" w:line="240" w:lineRule="auto"/>
        <w:rPr>
          <w:rFonts w:ascii="Lato" w:hAnsi="Lato"/>
        </w:rPr>
      </w:pPr>
      <w:r>
        <w:rPr>
          <w:rStyle w:val="Strong"/>
          <w:rFonts w:ascii="Lato" w:hAnsi="Lato"/>
        </w:rPr>
        <w:t>Error Code:</w:t>
      </w:r>
      <w:r>
        <w:rPr>
          <w:rFonts w:ascii="Lato" w:hAnsi="Lato"/>
        </w:rPr>
        <w:t>[1b] the return value of the operation, 0xff signals success.</w:t>
      </w:r>
    </w:p>
    <w:p w14:paraId="6087F461" w14:textId="77777777" w:rsidR="00224AF0" w:rsidRDefault="00224AF0" w:rsidP="00224AF0">
      <w:pPr>
        <w:numPr>
          <w:ilvl w:val="0"/>
          <w:numId w:val="52"/>
        </w:numPr>
        <w:spacing w:before="100" w:beforeAutospacing="1" w:after="105" w:line="240" w:lineRule="auto"/>
        <w:rPr>
          <w:rFonts w:ascii="Lato" w:hAnsi="Lato"/>
        </w:rPr>
      </w:pPr>
      <w:r>
        <w:rPr>
          <w:rStyle w:val="Strong"/>
          <w:rFonts w:ascii="Lato" w:hAnsi="Lato"/>
        </w:rPr>
        <w:t>Variable Type:</w:t>
      </w:r>
      <w:r>
        <w:rPr>
          <w:rFonts w:ascii="Lato" w:hAnsi="Lato"/>
        </w:rPr>
        <w:t>[1b] always set to 0x09 (Octet String).</w:t>
      </w:r>
    </w:p>
    <w:p w14:paraId="5AB7190F" w14:textId="77777777" w:rsidR="00224AF0" w:rsidRDefault="00224AF0" w:rsidP="00224AF0">
      <w:pPr>
        <w:numPr>
          <w:ilvl w:val="0"/>
          <w:numId w:val="52"/>
        </w:numPr>
        <w:spacing w:before="100" w:beforeAutospacing="1" w:after="105" w:line="240" w:lineRule="auto"/>
        <w:rPr>
          <w:rFonts w:ascii="Lato" w:hAnsi="Lato"/>
        </w:rPr>
      </w:pPr>
      <w:r>
        <w:rPr>
          <w:rStyle w:val="Strong"/>
          <w:rFonts w:ascii="Lato" w:hAnsi="Lato"/>
        </w:rPr>
        <w:t>Length:</w:t>
      </w:r>
      <w:r>
        <w:rPr>
          <w:rFonts w:ascii="Lato" w:hAnsi="Lato"/>
        </w:rPr>
        <w:t>[2b] length of the remaining </w:t>
      </w:r>
      <w:r>
        <w:rPr>
          <w:rStyle w:val="Strong"/>
          <w:rFonts w:ascii="Lato" w:hAnsi="Lato"/>
        </w:rPr>
        <w:t>Subresponse</w:t>
      </w:r>
      <w:r>
        <w:rPr>
          <w:rFonts w:ascii="Lato" w:hAnsi="Lato"/>
        </w:rPr>
        <w:t> data.</w:t>
      </w:r>
    </w:p>
    <w:p w14:paraId="3D493CE6" w14:textId="77777777" w:rsidR="00224AF0" w:rsidRDefault="00224AF0" w:rsidP="00224AF0">
      <w:pPr>
        <w:numPr>
          <w:ilvl w:val="0"/>
          <w:numId w:val="52"/>
        </w:numPr>
        <w:spacing w:before="100" w:beforeAutospacing="1" w:after="105" w:line="240" w:lineRule="auto"/>
        <w:rPr>
          <w:rFonts w:ascii="Lato" w:hAnsi="Lato"/>
        </w:rPr>
      </w:pPr>
      <w:r>
        <w:rPr>
          <w:rStyle w:val="Strong"/>
          <w:rFonts w:ascii="Lato" w:hAnsi="Lato"/>
        </w:rPr>
        <w:lastRenderedPageBreak/>
        <w:t>Subresponse:</w:t>
      </w:r>
    </w:p>
    <w:p w14:paraId="3DB22556" w14:textId="77777777" w:rsidR="00224AF0" w:rsidRDefault="00224AF0" w:rsidP="00224AF0">
      <w:pPr>
        <w:numPr>
          <w:ilvl w:val="1"/>
          <w:numId w:val="52"/>
        </w:numPr>
        <w:spacing w:before="100" w:beforeAutospacing="1" w:after="105" w:line="240" w:lineRule="auto"/>
        <w:rPr>
          <w:rFonts w:ascii="Lato" w:hAnsi="Lato"/>
        </w:rPr>
      </w:pPr>
      <w:r>
        <w:rPr>
          <w:rStyle w:val="Strong"/>
          <w:rFonts w:ascii="Lato" w:hAnsi="Lato"/>
        </w:rPr>
        <w:t>Error Code:</w:t>
      </w:r>
      <w:r>
        <w:rPr>
          <w:rFonts w:ascii="Lato" w:hAnsi="Lato"/>
        </w:rPr>
        <w:t>[1b] the return value associated with the </w:t>
      </w:r>
      <w:r>
        <w:rPr>
          <w:rStyle w:val="Strong"/>
          <w:rFonts w:ascii="Lato" w:hAnsi="Lato"/>
        </w:rPr>
        <w:t>Subitem</w:t>
      </w:r>
      <w:r>
        <w:rPr>
          <w:rFonts w:ascii="Lato" w:hAnsi="Lato"/>
        </w:rPr>
        <w:t> request.</w:t>
      </w:r>
    </w:p>
    <w:p w14:paraId="764F2FA7" w14:textId="77777777" w:rsidR="00224AF0" w:rsidRDefault="00224AF0" w:rsidP="00224AF0">
      <w:pPr>
        <w:numPr>
          <w:ilvl w:val="1"/>
          <w:numId w:val="52"/>
        </w:numPr>
        <w:spacing w:before="100" w:beforeAutospacing="1" w:after="105" w:line="240" w:lineRule="auto"/>
        <w:rPr>
          <w:rFonts w:ascii="Lato" w:hAnsi="Lato"/>
        </w:rPr>
      </w:pPr>
      <w:r>
        <w:rPr>
          <w:rStyle w:val="Strong"/>
          <w:rFonts w:ascii="Lato" w:hAnsi="Lato"/>
        </w:rPr>
        <w:t>Data:</w:t>
      </w:r>
      <w:r>
        <w:rPr>
          <w:rFonts w:ascii="Lato" w:hAnsi="Lato"/>
        </w:rPr>
        <w:t> actual data to be read or written, interpreting this requires the corresponding </w:t>
      </w:r>
      <w:r>
        <w:rPr>
          <w:rStyle w:val="Strong"/>
          <w:rFonts w:ascii="Lato" w:hAnsi="Lato"/>
        </w:rPr>
        <w:t>Subitem</w:t>
      </w:r>
      <w:r>
        <w:rPr>
          <w:rFonts w:ascii="Lato" w:hAnsi="Lato"/>
        </w:rPr>
        <w:t>.</w:t>
      </w:r>
    </w:p>
    <w:p w14:paraId="56E40A95" w14:textId="77777777" w:rsidR="00224AF0" w:rsidRDefault="00224AF0" w:rsidP="00224AF0">
      <w:pPr>
        <w:pStyle w:val="Heading3"/>
        <w:rPr>
          <w:rFonts w:ascii="Lato" w:hAnsi="Lato"/>
        </w:rPr>
      </w:pPr>
      <w:r>
        <w:rPr>
          <w:rFonts w:ascii="Lato" w:hAnsi="Lato"/>
        </w:rPr>
        <w:t>3 Block Up/Download [0x1a-1f]</w:t>
      </w:r>
    </w:p>
    <w:p w14:paraId="0576EC25" w14:textId="77777777" w:rsidR="00224AF0" w:rsidRDefault="00224AF0" w:rsidP="00224AF0">
      <w:pPr>
        <w:pStyle w:val="NormalWeb"/>
        <w:rPr>
          <w:rFonts w:ascii="Lato" w:hAnsi="Lato"/>
        </w:rPr>
      </w:pPr>
      <w:r>
        <w:rPr>
          <w:rFonts w:ascii="Lato" w:hAnsi="Lato"/>
        </w:rPr>
        <w:t>Pcaps:</w:t>
      </w:r>
    </w:p>
    <w:p w14:paraId="3E4DFE24" w14:textId="77777777" w:rsidR="00224AF0" w:rsidRDefault="00224AF0" w:rsidP="00224AF0">
      <w:pPr>
        <w:numPr>
          <w:ilvl w:val="0"/>
          <w:numId w:val="53"/>
        </w:numPr>
        <w:spacing w:before="100" w:beforeAutospacing="1" w:after="105" w:line="240" w:lineRule="auto"/>
        <w:rPr>
          <w:rFonts w:ascii="Lato" w:hAnsi="Lato"/>
        </w:rPr>
      </w:pPr>
      <w:hyperlink r:id="rId112" w:history="1">
        <w:r>
          <w:rPr>
            <w:rStyle w:val="Hyperlink"/>
            <w:rFonts w:ascii="Lato" w:hAnsi="Lato"/>
          </w:rPr>
          <w:t>s300-download-ob1</w:t>
        </w:r>
      </w:hyperlink>
    </w:p>
    <w:p w14:paraId="511B757B" w14:textId="77777777" w:rsidR="00224AF0" w:rsidRDefault="00224AF0" w:rsidP="00224AF0">
      <w:pPr>
        <w:numPr>
          <w:ilvl w:val="0"/>
          <w:numId w:val="53"/>
        </w:numPr>
        <w:spacing w:before="100" w:beforeAutospacing="1" w:after="105" w:line="240" w:lineRule="auto"/>
        <w:rPr>
          <w:rFonts w:ascii="Lato" w:hAnsi="Lato"/>
        </w:rPr>
      </w:pPr>
      <w:hyperlink r:id="rId113" w:history="1">
        <w:r>
          <w:rPr>
            <w:rStyle w:val="Hyperlink"/>
            <w:rFonts w:ascii="Lato" w:hAnsi="Lato"/>
          </w:rPr>
          <w:t>s300-snap7-upload</w:t>
        </w:r>
      </w:hyperlink>
    </w:p>
    <w:p w14:paraId="2576D7B0" w14:textId="77777777" w:rsidR="00224AF0" w:rsidRDefault="00224AF0" w:rsidP="00224AF0">
      <w:pPr>
        <w:pStyle w:val="NormalWeb"/>
        <w:rPr>
          <w:rFonts w:ascii="Lato" w:hAnsi="Lato"/>
        </w:rPr>
      </w:pPr>
      <w:r>
        <w:rPr>
          <w:rFonts w:ascii="Lato" w:hAnsi="Lato"/>
        </w:rPr>
        <w:t>This is where things start to get messy. First of all, in Siemens terminology a </w:t>
      </w:r>
      <w:r>
        <w:rPr>
          <w:rStyle w:val="Emphasis"/>
          <w:rFonts w:ascii="Lato" w:eastAsiaTheme="majorEastAsia" w:hAnsi="Lato"/>
        </w:rPr>
        <w:t>download</w:t>
      </w:r>
      <w:r>
        <w:rPr>
          <w:rFonts w:ascii="Lato" w:hAnsi="Lato"/>
        </w:rPr>
        <w:t> is when the master sends block data to the slave and </w:t>
      </w:r>
      <w:r>
        <w:rPr>
          <w:rStyle w:val="Emphasis"/>
          <w:rFonts w:ascii="Lato" w:eastAsiaTheme="majorEastAsia" w:hAnsi="Lato"/>
        </w:rPr>
        <w:t>upload</w:t>
      </w:r>
      <w:r>
        <w:rPr>
          <w:rFonts w:ascii="Lato" w:hAnsi="Lato"/>
        </w:rPr>
        <w:t> is the other direction. On the Siemens devices, program code and (most of) the program data are stored in blocks, these blocks have their own header and encoding format, which will not be discussed here in detail. From the protocol’s point of view they are binary blobs that need to be transported (for the interested reader the </w:t>
      </w:r>
      <w:hyperlink r:id="rId114" w:history="1">
        <w:r>
          <w:rPr>
            <w:rStyle w:val="Hyperlink"/>
            <w:rFonts w:ascii="Lato" w:hAnsi="Lato"/>
          </w:rPr>
          <w:t>snap7</w:t>
        </w:r>
      </w:hyperlink>
      <w:r>
        <w:rPr>
          <w:rFonts w:ascii="Lato" w:hAnsi="Lato"/>
        </w:rPr>
        <w:t> sources provide information on the block headers and their encoding).</w:t>
      </w:r>
    </w:p>
    <w:p w14:paraId="5B3D32E8" w14:textId="77777777" w:rsidR="00224AF0" w:rsidRDefault="00224AF0" w:rsidP="00224AF0">
      <w:pPr>
        <w:pStyle w:val="NormalWeb"/>
        <w:rPr>
          <w:rFonts w:ascii="Lato" w:hAnsi="Lato"/>
        </w:rPr>
      </w:pPr>
      <w:r>
        <w:rPr>
          <w:rFonts w:ascii="Lato" w:hAnsi="Lato"/>
        </w:rPr>
        <w:t>There are seven different type of blocks recognised by Siemens equipment:</w:t>
      </w:r>
    </w:p>
    <w:p w14:paraId="55D6E26B" w14:textId="77777777" w:rsidR="00224AF0" w:rsidRDefault="00224AF0" w:rsidP="00224AF0">
      <w:pPr>
        <w:numPr>
          <w:ilvl w:val="0"/>
          <w:numId w:val="54"/>
        </w:numPr>
        <w:spacing w:before="100" w:beforeAutospacing="1" w:after="105" w:line="240" w:lineRule="auto"/>
        <w:rPr>
          <w:rFonts w:ascii="Lato" w:hAnsi="Lato"/>
        </w:rPr>
      </w:pPr>
      <w:r>
        <w:rPr>
          <w:rStyle w:val="Strong"/>
          <w:rFonts w:ascii="Lato" w:hAnsi="Lato"/>
        </w:rPr>
        <w:t>OB:</w:t>
      </w:r>
      <w:r>
        <w:rPr>
          <w:rFonts w:ascii="Lato" w:hAnsi="Lato"/>
        </w:rPr>
        <w:t> Organisation Block, stores the main programs.</w:t>
      </w:r>
    </w:p>
    <w:p w14:paraId="2FB9118B" w14:textId="77777777" w:rsidR="00224AF0" w:rsidRDefault="00224AF0" w:rsidP="00224AF0">
      <w:pPr>
        <w:numPr>
          <w:ilvl w:val="0"/>
          <w:numId w:val="54"/>
        </w:numPr>
        <w:spacing w:before="100" w:beforeAutospacing="1" w:after="105" w:line="240" w:lineRule="auto"/>
        <w:rPr>
          <w:rFonts w:ascii="Lato" w:hAnsi="Lato"/>
        </w:rPr>
      </w:pPr>
      <w:r>
        <w:rPr>
          <w:rStyle w:val="Strong"/>
          <w:rFonts w:ascii="Lato" w:hAnsi="Lato"/>
        </w:rPr>
        <w:t>(S)DB:</w:t>
      </w:r>
      <w:r>
        <w:rPr>
          <w:rFonts w:ascii="Lato" w:hAnsi="Lato"/>
        </w:rPr>
        <w:t> (System) Data Block, stores data required by the PLC program.</w:t>
      </w:r>
    </w:p>
    <w:p w14:paraId="69E2BFD6" w14:textId="77777777" w:rsidR="00224AF0" w:rsidRDefault="00224AF0" w:rsidP="00224AF0">
      <w:pPr>
        <w:numPr>
          <w:ilvl w:val="0"/>
          <w:numId w:val="54"/>
        </w:numPr>
        <w:spacing w:before="100" w:beforeAutospacing="1" w:after="105" w:line="240" w:lineRule="auto"/>
        <w:rPr>
          <w:rFonts w:ascii="Lato" w:hAnsi="Lato"/>
        </w:rPr>
      </w:pPr>
      <w:r>
        <w:rPr>
          <w:rStyle w:val="Strong"/>
          <w:rFonts w:ascii="Lato" w:hAnsi="Lato"/>
        </w:rPr>
        <w:t>(S)FC:</w:t>
      </w:r>
      <w:r>
        <w:rPr>
          <w:rFonts w:ascii="Lato" w:hAnsi="Lato"/>
        </w:rPr>
        <w:t> (System) Function, functions that are stateless (do not have their own memory), they can be called from other programs.</w:t>
      </w:r>
    </w:p>
    <w:p w14:paraId="3AE65361" w14:textId="77777777" w:rsidR="00224AF0" w:rsidRDefault="00224AF0" w:rsidP="00224AF0">
      <w:pPr>
        <w:numPr>
          <w:ilvl w:val="0"/>
          <w:numId w:val="54"/>
        </w:numPr>
        <w:spacing w:before="100" w:beforeAutospacing="1" w:after="105" w:line="240" w:lineRule="auto"/>
        <w:rPr>
          <w:rFonts w:ascii="Lato" w:hAnsi="Lato"/>
        </w:rPr>
      </w:pPr>
      <w:r>
        <w:rPr>
          <w:rStyle w:val="Strong"/>
          <w:rFonts w:ascii="Lato" w:hAnsi="Lato"/>
        </w:rPr>
        <w:t>(S)FB:</w:t>
      </w:r>
      <w:r>
        <w:rPr>
          <w:rFonts w:ascii="Lato" w:hAnsi="Lato"/>
        </w:rPr>
        <w:t> (System) Function Block, functions that are stateful, they usually have an associated (S)DB.</w:t>
      </w:r>
    </w:p>
    <w:p w14:paraId="31197386" w14:textId="77777777" w:rsidR="00224AF0" w:rsidRDefault="00224AF0" w:rsidP="00224AF0">
      <w:pPr>
        <w:pStyle w:val="NormalWeb"/>
        <w:rPr>
          <w:rFonts w:ascii="Lato" w:hAnsi="Lato"/>
        </w:rPr>
      </w:pPr>
      <w:r>
        <w:rPr>
          <w:rFonts w:ascii="Lato" w:hAnsi="Lato"/>
        </w:rPr>
        <w:t>The purpose of these blocks are well described in the Siemens </w:t>
      </w:r>
      <w:hyperlink r:id="rId115" w:history="1">
        <w:r>
          <w:rPr>
            <w:rStyle w:val="Hyperlink"/>
            <w:rFonts w:ascii="Lato" w:hAnsi="Lato"/>
          </w:rPr>
          <w:t>documentation</w:t>
        </w:r>
      </w:hyperlink>
      <w:r>
        <w:rPr>
          <w:rFonts w:ascii="Lato" w:hAnsi="Lato"/>
        </w:rPr>
        <w:t>.</w:t>
      </w:r>
    </w:p>
    <w:p w14:paraId="3871B9DE" w14:textId="77777777" w:rsidR="00224AF0" w:rsidRDefault="00224AF0" w:rsidP="00224AF0">
      <w:pPr>
        <w:pStyle w:val="NormalWeb"/>
        <w:rPr>
          <w:rFonts w:ascii="Lato" w:hAnsi="Lato"/>
        </w:rPr>
      </w:pPr>
      <w:r>
        <w:rPr>
          <w:rFonts w:ascii="Lato" w:hAnsi="Lato"/>
        </w:rPr>
        <w:t>These blocks are addressed with a special ASCII filename within the up/download request. This filename is structured in a following way:</w:t>
      </w:r>
    </w:p>
    <w:p w14:paraId="7DF4397C" w14:textId="77777777" w:rsidR="00224AF0" w:rsidRDefault="00224AF0" w:rsidP="00224AF0">
      <w:pPr>
        <w:numPr>
          <w:ilvl w:val="0"/>
          <w:numId w:val="55"/>
        </w:numPr>
        <w:spacing w:before="100" w:beforeAutospacing="1" w:after="105" w:line="240" w:lineRule="auto"/>
        <w:rPr>
          <w:rFonts w:ascii="Lato" w:hAnsi="Lato"/>
        </w:rPr>
      </w:pPr>
      <w:r>
        <w:rPr>
          <w:rStyle w:val="Strong"/>
          <w:rFonts w:ascii="Lato" w:hAnsi="Lato"/>
        </w:rPr>
        <w:t>File Identifier:</w:t>
      </w:r>
      <w:r>
        <w:rPr>
          <w:rFonts w:ascii="Lato" w:hAnsi="Lato"/>
        </w:rPr>
        <w:t>[1 char] as far as I know this always has the value of ‘_’.</w:t>
      </w:r>
    </w:p>
    <w:p w14:paraId="1D4E40F6" w14:textId="77777777" w:rsidR="00224AF0" w:rsidRDefault="00224AF0" w:rsidP="00224AF0">
      <w:pPr>
        <w:numPr>
          <w:ilvl w:val="0"/>
          <w:numId w:val="55"/>
        </w:numPr>
        <w:spacing w:before="100" w:beforeAutospacing="1" w:after="105" w:line="240" w:lineRule="auto"/>
        <w:rPr>
          <w:rFonts w:ascii="Lato" w:hAnsi="Lato"/>
        </w:rPr>
      </w:pPr>
      <w:r>
        <w:rPr>
          <w:rStyle w:val="Strong"/>
          <w:rFonts w:ascii="Lato" w:hAnsi="Lato"/>
        </w:rPr>
        <w:t>Block Type:</w:t>
      </w:r>
      <w:r>
        <w:rPr>
          <w:rFonts w:ascii="Lato" w:hAnsi="Lato"/>
        </w:rPr>
        <w:t>[2 chars] determines the block types, see the </w:t>
      </w:r>
      <w:hyperlink r:id="rId116" w:history="1">
        <w:r>
          <w:rPr>
            <w:rStyle w:val="Hyperlink"/>
            <w:rFonts w:ascii="Lato" w:hAnsi="Lato"/>
          </w:rPr>
          <w:t>constants.txt</w:t>
        </w:r>
      </w:hyperlink>
      <w:r>
        <w:rPr>
          <w:rFonts w:ascii="Lato" w:hAnsi="Lato"/>
        </w:rPr>
        <w:t> for concrete values.</w:t>
      </w:r>
    </w:p>
    <w:p w14:paraId="5E1EDB08" w14:textId="77777777" w:rsidR="00224AF0" w:rsidRDefault="00224AF0" w:rsidP="00224AF0">
      <w:pPr>
        <w:numPr>
          <w:ilvl w:val="0"/>
          <w:numId w:val="55"/>
        </w:numPr>
        <w:spacing w:before="100" w:beforeAutospacing="1" w:after="105" w:line="240" w:lineRule="auto"/>
        <w:rPr>
          <w:rFonts w:ascii="Lato" w:hAnsi="Lato"/>
        </w:rPr>
      </w:pPr>
      <w:r>
        <w:rPr>
          <w:rStyle w:val="Strong"/>
          <w:rFonts w:ascii="Lato" w:hAnsi="Lato"/>
        </w:rPr>
        <w:t>Block Number:</w:t>
      </w:r>
      <w:r>
        <w:rPr>
          <w:rFonts w:ascii="Lato" w:hAnsi="Lato"/>
        </w:rPr>
        <w:t>[5 chars] the number of the given block in decimal format.</w:t>
      </w:r>
    </w:p>
    <w:p w14:paraId="60C5AE8D" w14:textId="77777777" w:rsidR="00224AF0" w:rsidRDefault="00224AF0" w:rsidP="00224AF0">
      <w:pPr>
        <w:numPr>
          <w:ilvl w:val="0"/>
          <w:numId w:val="55"/>
        </w:numPr>
        <w:spacing w:before="100" w:beforeAutospacing="1" w:after="105" w:line="240" w:lineRule="auto"/>
        <w:rPr>
          <w:rFonts w:ascii="Lato" w:hAnsi="Lato"/>
        </w:rPr>
      </w:pPr>
      <w:r>
        <w:rPr>
          <w:rStyle w:val="Strong"/>
          <w:rFonts w:ascii="Lato" w:hAnsi="Lato"/>
        </w:rPr>
        <w:t>Destination File System:</w:t>
      </w:r>
      <w:r>
        <w:rPr>
          <w:rFonts w:ascii="Lato" w:hAnsi="Lato"/>
        </w:rPr>
        <w:t>[1 char] this field can either have the value ‘A’ for Active or ‘P’ for Passive file systems. Blocks copied to the active file system are chained immediately, which means they are in effect as soon as the PLC execution resumes. On the other hand, blocks copied to the passive file system need to be activated first.</w:t>
      </w:r>
    </w:p>
    <w:p w14:paraId="1AC63F9A" w14:textId="77777777" w:rsidR="00224AF0" w:rsidRDefault="00224AF0" w:rsidP="00224AF0">
      <w:pPr>
        <w:pStyle w:val="NormalWeb"/>
        <w:rPr>
          <w:rFonts w:ascii="Lato" w:hAnsi="Lato"/>
        </w:rPr>
      </w:pPr>
      <w:r>
        <w:rPr>
          <w:rFonts w:ascii="Lato" w:hAnsi="Lato"/>
        </w:rPr>
        <w:lastRenderedPageBreak/>
        <w:t>An example filename is _0800001P which is used to copy OB 1 to or from the passive file system.</w:t>
      </w:r>
    </w:p>
    <w:p w14:paraId="4282AB65" w14:textId="77777777" w:rsidR="00224AF0" w:rsidRDefault="00224AF0" w:rsidP="00224AF0">
      <w:pPr>
        <w:pStyle w:val="NormalWeb"/>
        <w:rPr>
          <w:rFonts w:ascii="Lato" w:hAnsi="Lato"/>
        </w:rPr>
      </w:pPr>
      <w:r>
        <w:rPr>
          <w:rFonts w:ascii="Lato" w:hAnsi="Lato"/>
        </w:rPr>
        <w:t>** </w:t>
      </w:r>
      <w:r>
        <w:rPr>
          <w:rStyle w:val="Emphasis"/>
          <w:rFonts w:ascii="Lato" w:eastAsiaTheme="majorEastAsia" w:hAnsi="Lato"/>
        </w:rPr>
        <w:t>Let me make a quick note on block encoding and content protection. There are two measures in place to protect the content of programs and data on the devcies and allow the distribution of program libraries. The first one is called know-how protection, which if set prevents STEP7 or TIA showing the actual content of the block. Unfortunately, this is trivial to bypass, as it is just two bits set in the header of the blocks and can easily be cleared. The other protection measure is block “encryption”, which in reality is just an obfuscation with linear transformations (bytewise xoring and rotating with constants), again should be trivial to bypass. So do not rely on these “security” mechanisms to protect your know-how. Otherwise the data blocks contain the raw, initialized image of the memory. Program blocks contain the MC7 (Machine Code 7) binary instructions.</w:t>
      </w:r>
      <w:r>
        <w:rPr>
          <w:rFonts w:ascii="Lato" w:hAnsi="Lato"/>
        </w:rPr>
        <w:t> **</w:t>
      </w:r>
    </w:p>
    <w:p w14:paraId="29F6213A" w14:textId="77777777" w:rsidR="00224AF0" w:rsidRDefault="00224AF0" w:rsidP="00224AF0">
      <w:pPr>
        <w:pStyle w:val="NormalWeb"/>
        <w:rPr>
          <w:rFonts w:ascii="Lato" w:hAnsi="Lato"/>
        </w:rPr>
      </w:pPr>
      <w:r>
        <w:rPr>
          <w:rFonts w:ascii="Lato" w:hAnsi="Lato"/>
        </w:rPr>
        <w:t>Uploading and downloading blocks involves 3-3 different types of message pairs. These are listed below with the associated function codes:</w:t>
      </w:r>
    </w:p>
    <w:p w14:paraId="6265783F" w14:textId="77777777" w:rsidR="00224AF0" w:rsidRDefault="00224AF0" w:rsidP="00224AF0">
      <w:pPr>
        <w:numPr>
          <w:ilvl w:val="0"/>
          <w:numId w:val="56"/>
        </w:numPr>
        <w:spacing w:before="100" w:beforeAutospacing="1" w:after="105" w:line="240" w:lineRule="auto"/>
        <w:rPr>
          <w:rFonts w:ascii="Lato" w:hAnsi="Lato"/>
        </w:rPr>
      </w:pPr>
      <w:r>
        <w:rPr>
          <w:rFonts w:ascii="Lato" w:hAnsi="Lato"/>
        </w:rPr>
        <w:t>Request Download - 0x1a</w:t>
      </w:r>
    </w:p>
    <w:p w14:paraId="69C30258" w14:textId="77777777" w:rsidR="00224AF0" w:rsidRDefault="00224AF0" w:rsidP="00224AF0">
      <w:pPr>
        <w:numPr>
          <w:ilvl w:val="0"/>
          <w:numId w:val="56"/>
        </w:numPr>
        <w:spacing w:before="100" w:beforeAutospacing="1" w:after="105" w:line="240" w:lineRule="auto"/>
        <w:rPr>
          <w:rFonts w:ascii="Lato" w:hAnsi="Lato"/>
        </w:rPr>
      </w:pPr>
      <w:r>
        <w:rPr>
          <w:rFonts w:ascii="Lato" w:hAnsi="Lato"/>
        </w:rPr>
        <w:t>Download Block - 0x1b</w:t>
      </w:r>
    </w:p>
    <w:p w14:paraId="793DD4AA" w14:textId="77777777" w:rsidR="00224AF0" w:rsidRDefault="00224AF0" w:rsidP="00224AF0">
      <w:pPr>
        <w:numPr>
          <w:ilvl w:val="0"/>
          <w:numId w:val="56"/>
        </w:numPr>
        <w:spacing w:before="100" w:beforeAutospacing="1" w:after="105" w:line="240" w:lineRule="auto"/>
        <w:rPr>
          <w:rFonts w:ascii="Lato" w:hAnsi="Lato"/>
        </w:rPr>
      </w:pPr>
      <w:r>
        <w:rPr>
          <w:rFonts w:ascii="Lato" w:hAnsi="Lato"/>
        </w:rPr>
        <w:t>Download Ended - 0x1c</w:t>
      </w:r>
    </w:p>
    <w:p w14:paraId="541470C6" w14:textId="77777777" w:rsidR="00224AF0" w:rsidRDefault="00224AF0" w:rsidP="00224AF0">
      <w:pPr>
        <w:numPr>
          <w:ilvl w:val="0"/>
          <w:numId w:val="56"/>
        </w:numPr>
        <w:spacing w:before="100" w:beforeAutospacing="1" w:after="105" w:line="240" w:lineRule="auto"/>
        <w:rPr>
          <w:rFonts w:ascii="Lato" w:hAnsi="Lato"/>
        </w:rPr>
      </w:pPr>
      <w:r>
        <w:rPr>
          <w:rFonts w:ascii="Lato" w:hAnsi="Lato"/>
        </w:rPr>
        <w:t>Start Upload - 0x1d</w:t>
      </w:r>
    </w:p>
    <w:p w14:paraId="2F372EE0" w14:textId="77777777" w:rsidR="00224AF0" w:rsidRDefault="00224AF0" w:rsidP="00224AF0">
      <w:pPr>
        <w:numPr>
          <w:ilvl w:val="0"/>
          <w:numId w:val="56"/>
        </w:numPr>
        <w:spacing w:before="100" w:beforeAutospacing="1" w:after="105" w:line="240" w:lineRule="auto"/>
        <w:rPr>
          <w:rFonts w:ascii="Lato" w:hAnsi="Lato"/>
        </w:rPr>
      </w:pPr>
      <w:r>
        <w:rPr>
          <w:rFonts w:ascii="Lato" w:hAnsi="Lato"/>
        </w:rPr>
        <w:t>Upload Block - 0x1e</w:t>
      </w:r>
    </w:p>
    <w:p w14:paraId="730E2422" w14:textId="77777777" w:rsidR="00224AF0" w:rsidRDefault="00224AF0" w:rsidP="00224AF0">
      <w:pPr>
        <w:numPr>
          <w:ilvl w:val="0"/>
          <w:numId w:val="56"/>
        </w:numPr>
        <w:spacing w:before="100" w:beforeAutospacing="1" w:after="105" w:line="240" w:lineRule="auto"/>
        <w:rPr>
          <w:rFonts w:ascii="Lato" w:hAnsi="Lato"/>
        </w:rPr>
      </w:pPr>
      <w:r>
        <w:rPr>
          <w:rFonts w:ascii="Lato" w:hAnsi="Lato"/>
        </w:rPr>
        <w:t>End Upload - 0x1f</w:t>
      </w:r>
    </w:p>
    <w:p w14:paraId="008D279D" w14:textId="77777777" w:rsidR="00224AF0" w:rsidRDefault="00224AF0" w:rsidP="00224AF0">
      <w:pPr>
        <w:pStyle w:val="NormalWeb"/>
        <w:rPr>
          <w:rFonts w:ascii="Lato" w:hAnsi="Lato"/>
        </w:rPr>
      </w:pPr>
      <w:r>
        <w:rPr>
          <w:rFonts w:ascii="Lato" w:hAnsi="Lato"/>
        </w:rPr>
        <w:t>The structure of these messages are pretty simple, however the message sequence (especially for download) needs a bit of explaining.</w:t>
      </w:r>
    </w:p>
    <w:p w14:paraId="42355DDE" w14:textId="77777777" w:rsidR="00224AF0" w:rsidRDefault="00224AF0" w:rsidP="00224AF0">
      <w:pPr>
        <w:pStyle w:val="Heading4"/>
        <w:rPr>
          <w:rFonts w:ascii="Lato" w:hAnsi="Lato"/>
        </w:rPr>
      </w:pPr>
      <w:r>
        <w:rPr>
          <w:rFonts w:ascii="Lato" w:hAnsi="Lato"/>
        </w:rPr>
        <w:t>3.1 Upload Block</w:t>
      </w:r>
    </w:p>
    <w:p w14:paraId="145EF175" w14:textId="77777777" w:rsidR="00224AF0" w:rsidRDefault="00224AF0" w:rsidP="00224AF0">
      <w:pPr>
        <w:pStyle w:val="NormalWeb"/>
        <w:rPr>
          <w:rFonts w:ascii="Lato" w:hAnsi="Lato"/>
        </w:rPr>
      </w:pPr>
      <w:r>
        <w:rPr>
          <w:rFonts w:ascii="Lato" w:hAnsi="Lato"/>
        </w:rPr>
        <w:t>The upload block sequence is fairly intuitive, it is presented below:</w:t>
      </w:r>
    </w:p>
    <w:p w14:paraId="1961D259" w14:textId="263A5749" w:rsidR="00224AF0" w:rsidRDefault="00224AF0" w:rsidP="00224AF0">
      <w:pPr>
        <w:pStyle w:val="NormalWeb"/>
        <w:rPr>
          <w:rFonts w:ascii="Lato" w:hAnsi="Lato"/>
        </w:rPr>
      </w:pPr>
      <w:r>
        <w:rPr>
          <w:rFonts w:ascii="Lato" w:hAnsi="Lato"/>
          <w:noProof/>
        </w:rPr>
        <w:lastRenderedPageBreak/>
        <w:drawing>
          <wp:inline distT="0" distB="0" distL="0" distR="0" wp14:anchorId="30F70A32" wp14:editId="14A2022E">
            <wp:extent cx="4899660" cy="5341620"/>
            <wp:effectExtent l="0" t="0" r="0" b="0"/>
            <wp:docPr id="55" name="Picture 55" descr="s300-upload-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300-upload-blo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5341620"/>
                    </a:xfrm>
                    <a:prstGeom prst="rect">
                      <a:avLst/>
                    </a:prstGeom>
                    <a:noFill/>
                    <a:ln>
                      <a:noFill/>
                    </a:ln>
                  </pic:spPr>
                </pic:pic>
              </a:graphicData>
            </a:graphic>
          </wp:inline>
        </w:drawing>
      </w:r>
    </w:p>
    <w:p w14:paraId="58CF66B0" w14:textId="77777777" w:rsidR="00224AF0" w:rsidRDefault="00224AF0" w:rsidP="00224AF0">
      <w:pPr>
        <w:pStyle w:val="NormalWeb"/>
        <w:rPr>
          <w:rFonts w:ascii="Lato" w:hAnsi="Lato"/>
        </w:rPr>
      </w:pPr>
      <w:r>
        <w:rPr>
          <w:rFonts w:ascii="Lato" w:hAnsi="Lato"/>
        </w:rPr>
        <w:t>In the </w:t>
      </w:r>
      <w:r>
        <w:rPr>
          <w:rStyle w:val="Strong"/>
          <w:rFonts w:ascii="Lato" w:hAnsi="Lato"/>
        </w:rPr>
        <w:t>Ack Data - Start Upload</w:t>
      </w:r>
      <w:r>
        <w:rPr>
          <w:rFonts w:ascii="Lato" w:hAnsi="Lato"/>
        </w:rPr>
        <w:t> message the slaves tells the length of the block and then the master keeps sending </w:t>
      </w:r>
      <w:r>
        <w:rPr>
          <w:rStyle w:val="Strong"/>
          <w:rFonts w:ascii="Lato" w:hAnsi="Lato"/>
        </w:rPr>
        <w:t>Job - Upload Block</w:t>
      </w:r>
      <w:r>
        <w:rPr>
          <w:rFonts w:ascii="Lato" w:hAnsi="Lato"/>
        </w:rPr>
        <w:t> messages until receives all the bytes. Finally it closes the upload sequence with a </w:t>
      </w:r>
      <w:r>
        <w:rPr>
          <w:rStyle w:val="Strong"/>
          <w:rFonts w:ascii="Lato" w:hAnsi="Lato"/>
        </w:rPr>
        <w:t>Job - End Upload</w:t>
      </w:r>
      <w:r>
        <w:rPr>
          <w:rFonts w:ascii="Lato" w:hAnsi="Lato"/>
        </w:rPr>
        <w:t> message. The actual data of the block is sent by the slave in the </w:t>
      </w:r>
      <w:r>
        <w:rPr>
          <w:rStyle w:val="Strong"/>
          <w:rFonts w:ascii="Lato" w:hAnsi="Lato"/>
        </w:rPr>
        <w:t>Ack Data - Upload Block</w:t>
      </w:r>
      <w:r>
        <w:rPr>
          <w:rFonts w:ascii="Lato" w:hAnsi="Lato"/>
        </w:rPr>
        <w:t> messages.</w:t>
      </w:r>
    </w:p>
    <w:p w14:paraId="27A35D48" w14:textId="77777777" w:rsidR="00224AF0" w:rsidRDefault="00224AF0" w:rsidP="00224AF0">
      <w:pPr>
        <w:pStyle w:val="NormalWeb"/>
        <w:rPr>
          <w:rFonts w:ascii="Lato" w:hAnsi="Lato"/>
        </w:rPr>
      </w:pPr>
      <w:r>
        <w:rPr>
          <w:rStyle w:val="Strong"/>
          <w:rFonts w:ascii="Lato" w:hAnsi="Lato"/>
        </w:rPr>
        <w:t>Job - Start Upload</w:t>
      </w:r>
      <w:r>
        <w:rPr>
          <w:rFonts w:ascii="Lato" w:hAnsi="Lato"/>
        </w:rPr>
        <w:t> Parameter Header:</w:t>
      </w:r>
    </w:p>
    <w:p w14:paraId="413E69D9" w14:textId="77777777" w:rsidR="00224AF0" w:rsidRDefault="00224AF0" w:rsidP="00224AF0">
      <w:pPr>
        <w:numPr>
          <w:ilvl w:val="0"/>
          <w:numId w:val="57"/>
        </w:numPr>
        <w:spacing w:before="100" w:beforeAutospacing="1" w:after="105" w:line="240" w:lineRule="auto"/>
        <w:rPr>
          <w:rFonts w:ascii="Lato" w:hAnsi="Lato"/>
        </w:rPr>
      </w:pPr>
      <w:r>
        <w:rPr>
          <w:rStyle w:val="Strong"/>
          <w:rFonts w:ascii="Lato" w:hAnsi="Lato"/>
        </w:rPr>
        <w:t>Function Code:</w:t>
      </w:r>
      <w:r>
        <w:rPr>
          <w:rFonts w:ascii="Lato" w:hAnsi="Lato"/>
        </w:rPr>
        <w:t>[1b] 0x1d for </w:t>
      </w:r>
      <w:r>
        <w:rPr>
          <w:rStyle w:val="Emphasis"/>
          <w:rFonts w:ascii="Lato" w:hAnsi="Lato"/>
        </w:rPr>
        <w:t>Start Upload</w:t>
      </w:r>
      <w:r>
        <w:rPr>
          <w:rFonts w:ascii="Lato" w:hAnsi="Lato"/>
        </w:rPr>
        <w:t>.</w:t>
      </w:r>
    </w:p>
    <w:p w14:paraId="126F89BE" w14:textId="77777777" w:rsidR="00224AF0" w:rsidRDefault="00224AF0" w:rsidP="00224AF0">
      <w:pPr>
        <w:numPr>
          <w:ilvl w:val="0"/>
          <w:numId w:val="57"/>
        </w:numPr>
        <w:spacing w:before="100" w:beforeAutospacing="1" w:after="105" w:line="240" w:lineRule="auto"/>
        <w:rPr>
          <w:rFonts w:ascii="Lato" w:hAnsi="Lato"/>
        </w:rPr>
      </w:pPr>
      <w:r>
        <w:rPr>
          <w:rStyle w:val="Strong"/>
          <w:rFonts w:ascii="Lato" w:hAnsi="Lato"/>
        </w:rPr>
        <w:t>Function Status:</w:t>
      </w:r>
      <w:r>
        <w:rPr>
          <w:rFonts w:ascii="Lato" w:hAnsi="Lato"/>
        </w:rPr>
        <w:t>[1b] only used in the </w:t>
      </w:r>
      <w:r>
        <w:rPr>
          <w:rStyle w:val="Emphasis"/>
          <w:rFonts w:ascii="Lato" w:hAnsi="Lato"/>
        </w:rPr>
        <w:t>Upload</w:t>
      </w:r>
      <w:r>
        <w:rPr>
          <w:rFonts w:ascii="Lato" w:hAnsi="Lato"/>
        </w:rPr>
        <w:t> message, set to 0x01 if more data is to be sent.</w:t>
      </w:r>
    </w:p>
    <w:p w14:paraId="5C0404AE" w14:textId="77777777" w:rsidR="00224AF0" w:rsidRDefault="00224AF0" w:rsidP="00224AF0">
      <w:pPr>
        <w:numPr>
          <w:ilvl w:val="0"/>
          <w:numId w:val="57"/>
        </w:numPr>
        <w:spacing w:before="100" w:beforeAutospacing="1" w:after="105" w:line="240" w:lineRule="auto"/>
        <w:rPr>
          <w:rFonts w:ascii="Lato" w:hAnsi="Lato"/>
        </w:rPr>
      </w:pPr>
      <w:r>
        <w:rPr>
          <w:rStyle w:val="Strong"/>
          <w:rFonts w:ascii="Lato" w:hAnsi="Lato"/>
        </w:rPr>
        <w:t>Unknown:</w:t>
      </w:r>
      <w:r>
        <w:rPr>
          <w:rFonts w:ascii="Lato" w:hAnsi="Lato"/>
        </w:rPr>
        <w:t>[2b] always 0x0000.</w:t>
      </w:r>
    </w:p>
    <w:p w14:paraId="21346C11" w14:textId="77777777" w:rsidR="00224AF0" w:rsidRDefault="00224AF0" w:rsidP="00224AF0">
      <w:pPr>
        <w:numPr>
          <w:ilvl w:val="0"/>
          <w:numId w:val="57"/>
        </w:numPr>
        <w:spacing w:before="100" w:beforeAutospacing="1" w:after="105" w:line="240" w:lineRule="auto"/>
        <w:rPr>
          <w:rFonts w:ascii="Lato" w:hAnsi="Lato"/>
        </w:rPr>
      </w:pPr>
      <w:r>
        <w:rPr>
          <w:rStyle w:val="Strong"/>
          <w:rFonts w:ascii="Lato" w:hAnsi="Lato"/>
        </w:rPr>
        <w:t>Session ID:</w:t>
      </w:r>
      <w:r>
        <w:rPr>
          <w:rFonts w:ascii="Lato" w:hAnsi="Lato"/>
        </w:rPr>
        <w:t>[4b] a unique id associated with each upload sequence, it is set in the </w:t>
      </w:r>
      <w:r>
        <w:rPr>
          <w:rStyle w:val="Emphasis"/>
          <w:rFonts w:ascii="Lato" w:hAnsi="Lato"/>
        </w:rPr>
        <w:t>Ack Data - Start Upload</w:t>
      </w:r>
      <w:r>
        <w:rPr>
          <w:rFonts w:ascii="Lato" w:hAnsi="Lato"/>
        </w:rPr>
        <w:t> message.</w:t>
      </w:r>
    </w:p>
    <w:p w14:paraId="73228E61" w14:textId="77777777" w:rsidR="00224AF0" w:rsidRDefault="00224AF0" w:rsidP="00224AF0">
      <w:pPr>
        <w:numPr>
          <w:ilvl w:val="0"/>
          <w:numId w:val="57"/>
        </w:numPr>
        <w:spacing w:before="100" w:beforeAutospacing="1" w:after="105" w:line="240" w:lineRule="auto"/>
        <w:rPr>
          <w:rFonts w:ascii="Lato" w:hAnsi="Lato"/>
        </w:rPr>
      </w:pPr>
      <w:r>
        <w:rPr>
          <w:rStyle w:val="Strong"/>
          <w:rFonts w:ascii="Lato" w:hAnsi="Lato"/>
        </w:rPr>
        <w:t>Filename Length:</w:t>
      </w:r>
      <w:r>
        <w:rPr>
          <w:rFonts w:ascii="Lato" w:hAnsi="Lato"/>
        </w:rPr>
        <w:t>[1b] length of the following filename.</w:t>
      </w:r>
    </w:p>
    <w:p w14:paraId="0FBD2703" w14:textId="77777777" w:rsidR="00224AF0" w:rsidRDefault="00224AF0" w:rsidP="00224AF0">
      <w:pPr>
        <w:numPr>
          <w:ilvl w:val="0"/>
          <w:numId w:val="57"/>
        </w:numPr>
        <w:spacing w:before="100" w:beforeAutospacing="1" w:after="105" w:line="240" w:lineRule="auto"/>
        <w:rPr>
          <w:rFonts w:ascii="Lato" w:hAnsi="Lato"/>
        </w:rPr>
      </w:pPr>
      <w:r>
        <w:rPr>
          <w:rStyle w:val="Strong"/>
          <w:rFonts w:ascii="Lato" w:hAnsi="Lato"/>
        </w:rPr>
        <w:lastRenderedPageBreak/>
        <w:t>Filename:</w:t>
      </w:r>
      <w:r>
        <w:rPr>
          <w:rFonts w:ascii="Lato" w:hAnsi="Lato"/>
        </w:rPr>
        <w:t> the filename that identifies the block as introduced above.</w:t>
      </w:r>
    </w:p>
    <w:p w14:paraId="668E56A9" w14:textId="77777777" w:rsidR="00224AF0" w:rsidRDefault="00224AF0" w:rsidP="00224AF0">
      <w:pPr>
        <w:pStyle w:val="NormalWeb"/>
        <w:rPr>
          <w:rFonts w:ascii="Lato" w:hAnsi="Lato"/>
        </w:rPr>
      </w:pPr>
      <w:r>
        <w:rPr>
          <w:rStyle w:val="Strong"/>
          <w:rFonts w:ascii="Lato" w:hAnsi="Lato"/>
        </w:rPr>
        <w:t>Ack Data - Start Upload</w:t>
      </w:r>
      <w:r>
        <w:rPr>
          <w:rFonts w:ascii="Lato" w:hAnsi="Lato"/>
        </w:rPr>
        <w:t> Parameter Header:</w:t>
      </w:r>
    </w:p>
    <w:p w14:paraId="7D9F708D" w14:textId="77777777" w:rsidR="00224AF0" w:rsidRDefault="00224AF0" w:rsidP="00224AF0">
      <w:pPr>
        <w:numPr>
          <w:ilvl w:val="0"/>
          <w:numId w:val="58"/>
        </w:numPr>
        <w:spacing w:before="100" w:beforeAutospacing="1" w:after="105" w:line="240" w:lineRule="auto"/>
        <w:rPr>
          <w:rFonts w:ascii="Lato" w:hAnsi="Lato"/>
        </w:rPr>
      </w:pPr>
      <w:r>
        <w:rPr>
          <w:rStyle w:val="Strong"/>
          <w:rFonts w:ascii="Lato" w:hAnsi="Lato"/>
        </w:rPr>
        <w:t>Function Code:</w:t>
      </w:r>
      <w:r>
        <w:rPr>
          <w:rFonts w:ascii="Lato" w:hAnsi="Lato"/>
        </w:rPr>
        <w:t>[1b] 0x1d for </w:t>
      </w:r>
      <w:r>
        <w:rPr>
          <w:rStyle w:val="Emphasis"/>
          <w:rFonts w:ascii="Lato" w:hAnsi="Lato"/>
        </w:rPr>
        <w:t>Start Upload</w:t>
      </w:r>
      <w:r>
        <w:rPr>
          <w:rFonts w:ascii="Lato" w:hAnsi="Lato"/>
        </w:rPr>
        <w:t>.</w:t>
      </w:r>
    </w:p>
    <w:p w14:paraId="68ADC549" w14:textId="77777777" w:rsidR="00224AF0" w:rsidRDefault="00224AF0" w:rsidP="00224AF0">
      <w:pPr>
        <w:numPr>
          <w:ilvl w:val="0"/>
          <w:numId w:val="58"/>
        </w:numPr>
        <w:spacing w:before="100" w:beforeAutospacing="1" w:after="105" w:line="240" w:lineRule="auto"/>
        <w:rPr>
          <w:rFonts w:ascii="Lato" w:hAnsi="Lato"/>
        </w:rPr>
      </w:pPr>
      <w:r>
        <w:rPr>
          <w:rStyle w:val="Strong"/>
          <w:rFonts w:ascii="Lato" w:hAnsi="Lato"/>
        </w:rPr>
        <w:t>Function Status:</w:t>
      </w:r>
      <w:r>
        <w:rPr>
          <w:rFonts w:ascii="Lato" w:hAnsi="Lato"/>
        </w:rPr>
        <w:t>[1b] same as above.</w:t>
      </w:r>
    </w:p>
    <w:p w14:paraId="6D76694B" w14:textId="77777777" w:rsidR="00224AF0" w:rsidRDefault="00224AF0" w:rsidP="00224AF0">
      <w:pPr>
        <w:numPr>
          <w:ilvl w:val="0"/>
          <w:numId w:val="58"/>
        </w:numPr>
        <w:spacing w:before="100" w:beforeAutospacing="1" w:after="105" w:line="240" w:lineRule="auto"/>
        <w:rPr>
          <w:rFonts w:ascii="Lato" w:hAnsi="Lato"/>
        </w:rPr>
      </w:pPr>
      <w:r>
        <w:rPr>
          <w:rStyle w:val="Strong"/>
          <w:rFonts w:ascii="Lato" w:hAnsi="Lato"/>
        </w:rPr>
        <w:t>Unknown:</w:t>
      </w:r>
      <w:r>
        <w:rPr>
          <w:rFonts w:ascii="Lato" w:hAnsi="Lato"/>
        </w:rPr>
        <w:t>[2b] always 0x0100.</w:t>
      </w:r>
    </w:p>
    <w:p w14:paraId="72B25209" w14:textId="77777777" w:rsidR="00224AF0" w:rsidRDefault="00224AF0" w:rsidP="00224AF0">
      <w:pPr>
        <w:numPr>
          <w:ilvl w:val="0"/>
          <w:numId w:val="58"/>
        </w:numPr>
        <w:spacing w:before="100" w:beforeAutospacing="1" w:after="105" w:line="240" w:lineRule="auto"/>
        <w:rPr>
          <w:rFonts w:ascii="Lato" w:hAnsi="Lato"/>
        </w:rPr>
      </w:pPr>
      <w:r>
        <w:rPr>
          <w:rStyle w:val="Strong"/>
          <w:rFonts w:ascii="Lato" w:hAnsi="Lato"/>
        </w:rPr>
        <w:t>Session ID:</w:t>
      </w:r>
      <w:r>
        <w:rPr>
          <w:rFonts w:ascii="Lato" w:hAnsi="Lato"/>
        </w:rPr>
        <w:t>[4b] the </w:t>
      </w:r>
      <w:r>
        <w:rPr>
          <w:rStyle w:val="Emphasis"/>
          <w:rFonts w:ascii="Lato" w:hAnsi="Lato"/>
        </w:rPr>
        <w:t>Session ID</w:t>
      </w:r>
      <w:r>
        <w:rPr>
          <w:rFonts w:ascii="Lato" w:hAnsi="Lato"/>
        </w:rPr>
        <w:t> is set here, consecutive messages use the same value.</w:t>
      </w:r>
    </w:p>
    <w:p w14:paraId="3E0223C6" w14:textId="77777777" w:rsidR="00224AF0" w:rsidRDefault="00224AF0" w:rsidP="00224AF0">
      <w:pPr>
        <w:numPr>
          <w:ilvl w:val="0"/>
          <w:numId w:val="58"/>
        </w:numPr>
        <w:spacing w:before="100" w:beforeAutospacing="1" w:after="105" w:line="240" w:lineRule="auto"/>
        <w:rPr>
          <w:rFonts w:ascii="Lato" w:hAnsi="Lato"/>
        </w:rPr>
      </w:pPr>
      <w:r>
        <w:rPr>
          <w:rStyle w:val="Strong"/>
          <w:rFonts w:ascii="Lato" w:hAnsi="Lato"/>
        </w:rPr>
        <w:t>Length String Length:</w:t>
      </w:r>
      <w:r>
        <w:rPr>
          <w:rFonts w:ascii="Lato" w:hAnsi="Lato"/>
        </w:rPr>
        <w:t>[1b] length of the following </w:t>
      </w:r>
      <w:r>
        <w:rPr>
          <w:rStyle w:val="Emphasis"/>
          <w:rFonts w:ascii="Lato" w:hAnsi="Lato"/>
        </w:rPr>
        <w:t>Block Length String</w:t>
      </w:r>
      <w:r>
        <w:rPr>
          <w:rFonts w:ascii="Lato" w:hAnsi="Lato"/>
        </w:rPr>
        <w:t>.</w:t>
      </w:r>
    </w:p>
    <w:p w14:paraId="73232A2F" w14:textId="77777777" w:rsidR="00224AF0" w:rsidRDefault="00224AF0" w:rsidP="00224AF0">
      <w:pPr>
        <w:numPr>
          <w:ilvl w:val="0"/>
          <w:numId w:val="58"/>
        </w:numPr>
        <w:spacing w:before="100" w:beforeAutospacing="1" w:after="105" w:line="240" w:lineRule="auto"/>
        <w:rPr>
          <w:rFonts w:ascii="Lato" w:hAnsi="Lato"/>
        </w:rPr>
      </w:pPr>
      <w:r>
        <w:rPr>
          <w:rStyle w:val="Strong"/>
          <w:rFonts w:ascii="Lato" w:hAnsi="Lato"/>
        </w:rPr>
        <w:t>Length String:</w:t>
      </w:r>
      <w:r>
        <w:rPr>
          <w:rFonts w:ascii="Lato" w:hAnsi="Lato"/>
        </w:rPr>
        <w:t> the decimal length of the block encoded as an ASCII C string (don’t ask me why…).</w:t>
      </w:r>
    </w:p>
    <w:p w14:paraId="27164350" w14:textId="77777777" w:rsidR="00224AF0" w:rsidRDefault="00224AF0" w:rsidP="00224AF0">
      <w:pPr>
        <w:pStyle w:val="NormalWeb"/>
        <w:rPr>
          <w:rFonts w:ascii="Lato" w:hAnsi="Lato"/>
        </w:rPr>
      </w:pPr>
      <w:r>
        <w:rPr>
          <w:rStyle w:val="Strong"/>
          <w:rFonts w:ascii="Lato" w:hAnsi="Lato"/>
        </w:rPr>
        <w:t>Job - Upload</w:t>
      </w:r>
      <w:r>
        <w:rPr>
          <w:rFonts w:ascii="Lato" w:hAnsi="Lato"/>
        </w:rPr>
        <w:t> Parameter Header:</w:t>
      </w:r>
    </w:p>
    <w:p w14:paraId="1C211FD1" w14:textId="77777777" w:rsidR="00224AF0" w:rsidRDefault="00224AF0" w:rsidP="00224AF0">
      <w:pPr>
        <w:numPr>
          <w:ilvl w:val="0"/>
          <w:numId w:val="59"/>
        </w:numPr>
        <w:spacing w:before="100" w:beforeAutospacing="1" w:after="105" w:line="240" w:lineRule="auto"/>
        <w:rPr>
          <w:rFonts w:ascii="Lato" w:hAnsi="Lato"/>
        </w:rPr>
      </w:pPr>
      <w:r>
        <w:rPr>
          <w:rFonts w:ascii="Lato" w:hAnsi="Lato"/>
        </w:rPr>
        <w:t>Contains the </w:t>
      </w:r>
      <w:r>
        <w:rPr>
          <w:rStyle w:val="Strong"/>
          <w:rFonts w:ascii="Lato" w:hAnsi="Lato"/>
        </w:rPr>
        <w:t>Function Code</w:t>
      </w:r>
      <w:r>
        <w:rPr>
          <w:rFonts w:ascii="Lato" w:hAnsi="Lato"/>
        </w:rPr>
        <w:t> (0x1e), </w:t>
      </w:r>
      <w:r>
        <w:rPr>
          <w:rStyle w:val="Strong"/>
          <w:rFonts w:ascii="Lato" w:hAnsi="Lato"/>
        </w:rPr>
        <w:t>Function Status</w:t>
      </w:r>
      <w:r>
        <w:rPr>
          <w:rFonts w:ascii="Lato" w:hAnsi="Lato"/>
        </w:rPr>
        <w:t>, </w:t>
      </w:r>
      <w:r>
        <w:rPr>
          <w:rStyle w:val="Strong"/>
          <w:rFonts w:ascii="Lato" w:hAnsi="Lato"/>
        </w:rPr>
        <w:t>Unknown</w:t>
      </w:r>
      <w:r>
        <w:rPr>
          <w:rFonts w:ascii="Lato" w:hAnsi="Lato"/>
        </w:rPr>
        <w:t> (0x0000) and </w:t>
      </w:r>
      <w:r>
        <w:rPr>
          <w:rStyle w:val="Strong"/>
          <w:rFonts w:ascii="Lato" w:hAnsi="Lato"/>
        </w:rPr>
        <w:t>Session ID</w:t>
      </w:r>
      <w:r>
        <w:rPr>
          <w:rFonts w:ascii="Lato" w:hAnsi="Lato"/>
        </w:rPr>
        <w:t> fields as discussed above.</w:t>
      </w:r>
    </w:p>
    <w:p w14:paraId="3DCE60E7" w14:textId="77777777" w:rsidR="00224AF0" w:rsidRDefault="00224AF0" w:rsidP="00224AF0">
      <w:pPr>
        <w:pStyle w:val="NormalWeb"/>
        <w:rPr>
          <w:rFonts w:ascii="Lato" w:hAnsi="Lato"/>
        </w:rPr>
      </w:pPr>
      <w:r>
        <w:rPr>
          <w:rStyle w:val="Strong"/>
          <w:rFonts w:ascii="Lato" w:hAnsi="Lato"/>
        </w:rPr>
        <w:t>Ack Data - Upload</w:t>
      </w:r>
      <w:r>
        <w:rPr>
          <w:rFonts w:ascii="Lato" w:hAnsi="Lato"/>
        </w:rPr>
        <w:t> Parameter and Data Parts:</w:t>
      </w:r>
    </w:p>
    <w:p w14:paraId="31685ECD" w14:textId="77777777" w:rsidR="00224AF0" w:rsidRDefault="00224AF0" w:rsidP="00224AF0">
      <w:pPr>
        <w:numPr>
          <w:ilvl w:val="0"/>
          <w:numId w:val="60"/>
        </w:numPr>
        <w:spacing w:before="100" w:beforeAutospacing="1" w:after="105" w:line="240" w:lineRule="auto"/>
        <w:rPr>
          <w:rFonts w:ascii="Lato" w:hAnsi="Lato"/>
        </w:rPr>
      </w:pPr>
      <w:r>
        <w:rPr>
          <w:rStyle w:val="Strong"/>
          <w:rFonts w:ascii="Lato" w:hAnsi="Lato"/>
        </w:rPr>
        <w:t>Function Code:</w:t>
      </w:r>
      <w:r>
        <w:rPr>
          <w:rFonts w:ascii="Lato" w:hAnsi="Lato"/>
        </w:rPr>
        <w:t>[1b] 0x1e for </w:t>
      </w:r>
      <w:r>
        <w:rPr>
          <w:rStyle w:val="Emphasis"/>
          <w:rFonts w:ascii="Lato" w:hAnsi="Lato"/>
        </w:rPr>
        <w:t>Upload</w:t>
      </w:r>
      <w:r>
        <w:rPr>
          <w:rFonts w:ascii="Lato" w:hAnsi="Lato"/>
        </w:rPr>
        <w:t>.</w:t>
      </w:r>
    </w:p>
    <w:p w14:paraId="0C09B2FF" w14:textId="77777777" w:rsidR="00224AF0" w:rsidRDefault="00224AF0" w:rsidP="00224AF0">
      <w:pPr>
        <w:numPr>
          <w:ilvl w:val="0"/>
          <w:numId w:val="60"/>
        </w:numPr>
        <w:spacing w:before="100" w:beforeAutospacing="1" w:after="105" w:line="240" w:lineRule="auto"/>
        <w:rPr>
          <w:rFonts w:ascii="Lato" w:hAnsi="Lato"/>
        </w:rPr>
      </w:pPr>
      <w:r>
        <w:rPr>
          <w:rStyle w:val="Strong"/>
          <w:rFonts w:ascii="Lato" w:hAnsi="Lato"/>
        </w:rPr>
        <w:t>Function Status:</w:t>
      </w:r>
      <w:r>
        <w:rPr>
          <w:rFonts w:ascii="Lato" w:hAnsi="Lato"/>
        </w:rPr>
        <w:t>[1b] set to 0x01 if more data is to be sent.</w:t>
      </w:r>
    </w:p>
    <w:p w14:paraId="6B248FEA" w14:textId="77777777" w:rsidR="00224AF0" w:rsidRDefault="00224AF0" w:rsidP="00224AF0">
      <w:pPr>
        <w:numPr>
          <w:ilvl w:val="0"/>
          <w:numId w:val="60"/>
        </w:numPr>
        <w:spacing w:before="100" w:beforeAutospacing="1" w:after="105" w:line="240" w:lineRule="auto"/>
        <w:rPr>
          <w:rFonts w:ascii="Lato" w:hAnsi="Lato"/>
        </w:rPr>
      </w:pPr>
      <w:r>
        <w:rPr>
          <w:rStyle w:val="Strong"/>
          <w:rFonts w:ascii="Lato" w:hAnsi="Lato"/>
        </w:rPr>
        <w:t>Data</w:t>
      </w:r>
      <w:r>
        <w:rPr>
          <w:rFonts w:ascii="Lato" w:hAnsi="Lato"/>
        </w:rPr>
        <w:t> part:</w:t>
      </w:r>
    </w:p>
    <w:p w14:paraId="74B1F572" w14:textId="77777777" w:rsidR="00224AF0" w:rsidRDefault="00224AF0" w:rsidP="00224AF0">
      <w:pPr>
        <w:numPr>
          <w:ilvl w:val="1"/>
          <w:numId w:val="60"/>
        </w:numPr>
        <w:spacing w:before="100" w:beforeAutospacing="1" w:after="105" w:line="240" w:lineRule="auto"/>
        <w:rPr>
          <w:rFonts w:ascii="Lato" w:hAnsi="Lato"/>
        </w:rPr>
      </w:pPr>
      <w:r>
        <w:rPr>
          <w:rStyle w:val="Strong"/>
          <w:rFonts w:ascii="Lato" w:hAnsi="Lato"/>
        </w:rPr>
        <w:t>Length:</w:t>
      </w:r>
      <w:r>
        <w:rPr>
          <w:rFonts w:ascii="Lato" w:hAnsi="Lato"/>
        </w:rPr>
        <w:t>[2b] the length of the </w:t>
      </w:r>
      <w:r>
        <w:rPr>
          <w:rStyle w:val="Emphasis"/>
          <w:rFonts w:ascii="Lato" w:hAnsi="Lato"/>
        </w:rPr>
        <w:t>Block Data</w:t>
      </w:r>
      <w:r>
        <w:rPr>
          <w:rFonts w:ascii="Lato" w:hAnsi="Lato"/>
        </w:rPr>
        <w:t>.</w:t>
      </w:r>
    </w:p>
    <w:p w14:paraId="6A2216EA" w14:textId="77777777" w:rsidR="00224AF0" w:rsidRDefault="00224AF0" w:rsidP="00224AF0">
      <w:pPr>
        <w:numPr>
          <w:ilvl w:val="1"/>
          <w:numId w:val="60"/>
        </w:numPr>
        <w:spacing w:before="100" w:beforeAutospacing="1" w:after="105" w:line="240" w:lineRule="auto"/>
        <w:rPr>
          <w:rFonts w:ascii="Lato" w:hAnsi="Lato"/>
        </w:rPr>
      </w:pPr>
      <w:r>
        <w:rPr>
          <w:rStyle w:val="Strong"/>
          <w:rFonts w:ascii="Lato" w:hAnsi="Lato"/>
        </w:rPr>
        <w:t>Unknown:</w:t>
      </w:r>
      <w:r>
        <w:rPr>
          <w:rFonts w:ascii="Lato" w:hAnsi="Lato"/>
        </w:rPr>
        <w:t>[2b] always 0x00fb.</w:t>
      </w:r>
    </w:p>
    <w:p w14:paraId="38D5FCA1" w14:textId="77777777" w:rsidR="00224AF0" w:rsidRDefault="00224AF0" w:rsidP="00224AF0">
      <w:pPr>
        <w:numPr>
          <w:ilvl w:val="1"/>
          <w:numId w:val="60"/>
        </w:numPr>
        <w:spacing w:before="100" w:beforeAutospacing="1" w:after="105" w:line="240" w:lineRule="auto"/>
        <w:rPr>
          <w:rFonts w:ascii="Lato" w:hAnsi="Lato"/>
        </w:rPr>
      </w:pPr>
      <w:r>
        <w:rPr>
          <w:rStyle w:val="Strong"/>
          <w:rFonts w:ascii="Lato" w:hAnsi="Lato"/>
        </w:rPr>
        <w:t>Block Data:</w:t>
      </w:r>
      <w:r>
        <w:rPr>
          <w:rFonts w:ascii="Lato" w:hAnsi="Lato"/>
        </w:rPr>
        <w:t> part of the uploaded data block.</w:t>
      </w:r>
    </w:p>
    <w:p w14:paraId="04497C5E" w14:textId="77777777" w:rsidR="00224AF0" w:rsidRDefault="00224AF0" w:rsidP="00224AF0">
      <w:pPr>
        <w:pStyle w:val="NormalWeb"/>
        <w:rPr>
          <w:rFonts w:ascii="Lato" w:hAnsi="Lato"/>
        </w:rPr>
      </w:pPr>
      <w:r>
        <w:rPr>
          <w:rStyle w:val="Strong"/>
          <w:rFonts w:ascii="Lato" w:hAnsi="Lato"/>
        </w:rPr>
        <w:t>Job - End Upload</w:t>
      </w:r>
      <w:r>
        <w:rPr>
          <w:rFonts w:ascii="Lato" w:hAnsi="Lato"/>
        </w:rPr>
        <w:t> Parameter Header:</w:t>
      </w:r>
    </w:p>
    <w:p w14:paraId="1234C764" w14:textId="77777777" w:rsidR="00224AF0" w:rsidRDefault="00224AF0" w:rsidP="00224AF0">
      <w:pPr>
        <w:numPr>
          <w:ilvl w:val="0"/>
          <w:numId w:val="61"/>
        </w:numPr>
        <w:spacing w:before="100" w:beforeAutospacing="1" w:after="105" w:line="240" w:lineRule="auto"/>
        <w:rPr>
          <w:rFonts w:ascii="Lato" w:hAnsi="Lato"/>
        </w:rPr>
      </w:pPr>
      <w:r>
        <w:rPr>
          <w:rFonts w:ascii="Lato" w:hAnsi="Lato"/>
        </w:rPr>
        <w:t>Contains the </w:t>
      </w:r>
      <w:r>
        <w:rPr>
          <w:rStyle w:val="Strong"/>
          <w:rFonts w:ascii="Lato" w:hAnsi="Lato"/>
        </w:rPr>
        <w:t>Function Code</w:t>
      </w:r>
      <w:r>
        <w:rPr>
          <w:rFonts w:ascii="Lato" w:hAnsi="Lato"/>
        </w:rPr>
        <w:t> (0x1f), </w:t>
      </w:r>
      <w:r>
        <w:rPr>
          <w:rStyle w:val="Strong"/>
          <w:rFonts w:ascii="Lato" w:hAnsi="Lato"/>
        </w:rPr>
        <w:t>Function Status</w:t>
      </w:r>
      <w:r>
        <w:rPr>
          <w:rFonts w:ascii="Lato" w:hAnsi="Lato"/>
        </w:rPr>
        <w:t>, </w:t>
      </w:r>
      <w:r>
        <w:rPr>
          <w:rStyle w:val="Strong"/>
          <w:rFonts w:ascii="Lato" w:hAnsi="Lato"/>
        </w:rPr>
        <w:t>Unknown</w:t>
      </w:r>
      <w:r>
        <w:rPr>
          <w:rFonts w:ascii="Lato" w:hAnsi="Lato"/>
        </w:rPr>
        <w:t> (0x0000) and </w:t>
      </w:r>
      <w:r>
        <w:rPr>
          <w:rStyle w:val="Strong"/>
          <w:rFonts w:ascii="Lato" w:hAnsi="Lato"/>
        </w:rPr>
        <w:t>Session ID</w:t>
      </w:r>
      <w:r>
        <w:rPr>
          <w:rFonts w:ascii="Lato" w:hAnsi="Lato"/>
        </w:rPr>
        <w:t> fields as discussed above.</w:t>
      </w:r>
    </w:p>
    <w:p w14:paraId="0DD2055F" w14:textId="77777777" w:rsidR="00224AF0" w:rsidRDefault="00224AF0" w:rsidP="00224AF0">
      <w:pPr>
        <w:pStyle w:val="NormalWeb"/>
        <w:rPr>
          <w:rFonts w:ascii="Lato" w:hAnsi="Lato"/>
        </w:rPr>
      </w:pPr>
      <w:r>
        <w:rPr>
          <w:rStyle w:val="Strong"/>
          <w:rFonts w:ascii="Lato" w:hAnsi="Lato"/>
        </w:rPr>
        <w:t>Ack Data - End Upload</w:t>
      </w:r>
      <w:r>
        <w:rPr>
          <w:rFonts w:ascii="Lato" w:hAnsi="Lato"/>
        </w:rPr>
        <w:t> Parameter Header:</w:t>
      </w:r>
    </w:p>
    <w:p w14:paraId="4D24D046" w14:textId="77777777" w:rsidR="00224AF0" w:rsidRDefault="00224AF0" w:rsidP="00224AF0">
      <w:pPr>
        <w:numPr>
          <w:ilvl w:val="0"/>
          <w:numId w:val="62"/>
        </w:numPr>
        <w:spacing w:before="100" w:beforeAutospacing="1" w:after="105" w:line="240" w:lineRule="auto"/>
        <w:rPr>
          <w:rFonts w:ascii="Lato" w:hAnsi="Lato"/>
        </w:rPr>
      </w:pPr>
      <w:r>
        <w:rPr>
          <w:rFonts w:ascii="Lato" w:hAnsi="Lato"/>
        </w:rPr>
        <w:t>Simply contains the </w:t>
      </w:r>
      <w:r>
        <w:rPr>
          <w:rStyle w:val="Strong"/>
          <w:rFonts w:ascii="Lato" w:hAnsi="Lato"/>
        </w:rPr>
        <w:t>Function Code</w:t>
      </w:r>
      <w:r>
        <w:rPr>
          <w:rFonts w:ascii="Lato" w:hAnsi="Lato"/>
        </w:rPr>
        <w:t> (0x1f)</w:t>
      </w:r>
    </w:p>
    <w:p w14:paraId="1856E134" w14:textId="77777777" w:rsidR="00224AF0" w:rsidRDefault="00224AF0" w:rsidP="00224AF0">
      <w:pPr>
        <w:pStyle w:val="Heading4"/>
        <w:rPr>
          <w:rFonts w:ascii="Lato" w:hAnsi="Lato"/>
        </w:rPr>
      </w:pPr>
      <w:r>
        <w:rPr>
          <w:rFonts w:ascii="Lato" w:hAnsi="Lato"/>
        </w:rPr>
        <w:t>3.1 Download Block</w:t>
      </w:r>
    </w:p>
    <w:p w14:paraId="580A3E36" w14:textId="77777777" w:rsidR="00224AF0" w:rsidRDefault="00224AF0" w:rsidP="00224AF0">
      <w:pPr>
        <w:pStyle w:val="NormalWeb"/>
        <w:rPr>
          <w:rFonts w:ascii="Lato" w:hAnsi="Lato"/>
        </w:rPr>
      </w:pPr>
      <w:r>
        <w:rPr>
          <w:rFonts w:ascii="Lato" w:hAnsi="Lato"/>
        </w:rPr>
        <w:t>The key difference between upload and download is that during download the direction of the communication changes and the slave becomes the master (well sort of)</w:t>
      </w:r>
      <w:hyperlink r:id="rId117" w:anchor="t=6m35s" w:history="1">
        <w:r>
          <w:rPr>
            <w:rStyle w:val="Hyperlink"/>
            <w:rFonts w:ascii="Lato" w:hAnsi="Lato"/>
          </w:rPr>
          <w:t>.</w:t>
        </w:r>
      </w:hyperlink>
      <w:r>
        <w:rPr>
          <w:rFonts w:ascii="Lato" w:hAnsi="Lato"/>
        </w:rPr>
        <w:t> After the initial </w:t>
      </w:r>
      <w:r>
        <w:rPr>
          <w:rStyle w:val="Emphasis"/>
          <w:rFonts w:ascii="Lato" w:eastAsiaTheme="majorEastAsia" w:hAnsi="Lato"/>
        </w:rPr>
        <w:t>Request Download</w:t>
      </w:r>
      <w:r>
        <w:rPr>
          <w:rFonts w:ascii="Lato" w:hAnsi="Lato"/>
        </w:rPr>
        <w:t> exchange the slave sends the </w:t>
      </w:r>
      <w:r>
        <w:rPr>
          <w:rStyle w:val="Emphasis"/>
          <w:rFonts w:ascii="Lato" w:eastAsiaTheme="majorEastAsia" w:hAnsi="Lato"/>
        </w:rPr>
        <w:t>Job</w:t>
      </w:r>
      <w:r>
        <w:rPr>
          <w:rFonts w:ascii="Lato" w:hAnsi="Lato"/>
        </w:rPr>
        <w:t> messages and the master replies with </w:t>
      </w:r>
      <w:r>
        <w:rPr>
          <w:rStyle w:val="Emphasis"/>
          <w:rFonts w:ascii="Lato" w:eastAsiaTheme="majorEastAsia" w:hAnsi="Lato"/>
        </w:rPr>
        <w:t>Ack Data</w:t>
      </w:r>
      <w:r>
        <w:rPr>
          <w:rFonts w:ascii="Lato" w:hAnsi="Lato"/>
        </w:rPr>
        <w:t>, this is the only exception to the “slave only replies” rule. After all the bytes are sent the master (the original) sends the </w:t>
      </w:r>
      <w:r>
        <w:rPr>
          <w:rStyle w:val="Emphasis"/>
          <w:rFonts w:ascii="Lato" w:eastAsiaTheme="majorEastAsia" w:hAnsi="Lato"/>
        </w:rPr>
        <w:t>Download Ended</w:t>
      </w:r>
      <w:r>
        <w:rPr>
          <w:rFonts w:ascii="Lato" w:hAnsi="Lato"/>
        </w:rPr>
        <w:t> </w:t>
      </w:r>
      <w:r>
        <w:rPr>
          <w:rStyle w:val="Emphasis"/>
          <w:rFonts w:ascii="Lato" w:eastAsiaTheme="majorEastAsia" w:hAnsi="Lato"/>
        </w:rPr>
        <w:t>Job</w:t>
      </w:r>
      <w:r>
        <w:rPr>
          <w:rFonts w:ascii="Lato" w:hAnsi="Lato"/>
        </w:rPr>
        <w:t> to close the download session. See the sequence diagram below.</w:t>
      </w:r>
    </w:p>
    <w:p w14:paraId="1C0191E9" w14:textId="0FB38A83" w:rsidR="00224AF0" w:rsidRDefault="00224AF0" w:rsidP="00224AF0">
      <w:pPr>
        <w:pStyle w:val="NormalWeb"/>
        <w:rPr>
          <w:rFonts w:ascii="Lato" w:hAnsi="Lato"/>
        </w:rPr>
      </w:pPr>
      <w:r>
        <w:rPr>
          <w:rFonts w:ascii="Lato" w:hAnsi="Lato"/>
          <w:noProof/>
        </w:rPr>
        <w:lastRenderedPageBreak/>
        <w:drawing>
          <wp:inline distT="0" distB="0" distL="0" distR="0" wp14:anchorId="104EE4F4" wp14:editId="454F566E">
            <wp:extent cx="4899660" cy="5341620"/>
            <wp:effectExtent l="0" t="0" r="0" b="0"/>
            <wp:docPr id="54" name="Picture 54" descr="s300-download-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300-download-bloc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9660" cy="5341620"/>
                    </a:xfrm>
                    <a:prstGeom prst="rect">
                      <a:avLst/>
                    </a:prstGeom>
                    <a:noFill/>
                    <a:ln>
                      <a:noFill/>
                    </a:ln>
                  </pic:spPr>
                </pic:pic>
              </a:graphicData>
            </a:graphic>
          </wp:inline>
        </w:drawing>
      </w:r>
    </w:p>
    <w:p w14:paraId="03474787" w14:textId="77777777" w:rsidR="00224AF0" w:rsidRDefault="00224AF0" w:rsidP="00224AF0">
      <w:pPr>
        <w:pStyle w:val="NormalWeb"/>
        <w:rPr>
          <w:rFonts w:ascii="Lato" w:hAnsi="Lato"/>
        </w:rPr>
      </w:pPr>
      <w:r>
        <w:rPr>
          <w:rFonts w:ascii="Lato" w:hAnsi="Lato"/>
        </w:rPr>
        <w:t>The structure of the actual messages are really similar to the upload messages so I am only going to introduce the differences. For accurate syntax description open the example pcap in wireshark.</w:t>
      </w:r>
    </w:p>
    <w:p w14:paraId="608FBC24" w14:textId="77777777" w:rsidR="00224AF0" w:rsidRDefault="00224AF0" w:rsidP="00224AF0">
      <w:pPr>
        <w:pStyle w:val="NormalWeb"/>
        <w:rPr>
          <w:rFonts w:ascii="Lato" w:hAnsi="Lato"/>
        </w:rPr>
      </w:pPr>
      <w:r>
        <w:rPr>
          <w:rFonts w:ascii="Lato" w:hAnsi="Lato"/>
        </w:rPr>
        <w:t>The </w:t>
      </w:r>
      <w:r>
        <w:rPr>
          <w:rStyle w:val="Strong"/>
          <w:rFonts w:ascii="Lato" w:hAnsi="Lato"/>
        </w:rPr>
        <w:t>Job - Request Download</w:t>
      </w:r>
      <w:r>
        <w:rPr>
          <w:rFonts w:ascii="Lato" w:hAnsi="Lato"/>
        </w:rPr>
        <w:t> message contains two extra fields, the </w:t>
      </w:r>
      <w:r>
        <w:rPr>
          <w:rStyle w:val="Strong"/>
          <w:rFonts w:ascii="Lato" w:hAnsi="Lato"/>
        </w:rPr>
        <w:t>Block Length</w:t>
      </w:r>
      <w:r>
        <w:rPr>
          <w:rFonts w:ascii="Lato" w:hAnsi="Lato"/>
        </w:rPr>
        <w:t> of the downloaded block and the </w:t>
      </w:r>
      <w:r>
        <w:rPr>
          <w:rStyle w:val="Strong"/>
          <w:rFonts w:ascii="Lato" w:hAnsi="Lato"/>
        </w:rPr>
        <w:t>Payload Length</w:t>
      </w:r>
      <w:r>
        <w:rPr>
          <w:rFonts w:ascii="Lato" w:hAnsi="Lato"/>
        </w:rPr>
        <w:t> (the length without the block header) of the block. Both of these fields are decimal numbers encoded as ASCII strings. The response </w:t>
      </w:r>
      <w:r>
        <w:rPr>
          <w:rStyle w:val="Strong"/>
          <w:rFonts w:ascii="Lato" w:hAnsi="Lato"/>
        </w:rPr>
        <w:t>Ack Data - Request Download</w:t>
      </w:r>
      <w:r>
        <w:rPr>
          <w:rFonts w:ascii="Lato" w:hAnsi="Lato"/>
        </w:rPr>
        <w:t> simply contains the </w:t>
      </w:r>
      <w:r>
        <w:rPr>
          <w:rStyle w:val="Emphasis"/>
          <w:rFonts w:ascii="Lato" w:eastAsiaTheme="majorEastAsia" w:hAnsi="Lato"/>
        </w:rPr>
        <w:t>Function Code</w:t>
      </w:r>
      <w:r>
        <w:rPr>
          <w:rFonts w:ascii="Lato" w:hAnsi="Lato"/>
        </w:rPr>
        <w:t>.</w:t>
      </w:r>
    </w:p>
    <w:p w14:paraId="05319078" w14:textId="77777777" w:rsidR="00224AF0" w:rsidRDefault="00224AF0" w:rsidP="00224AF0">
      <w:pPr>
        <w:pStyle w:val="NormalWeb"/>
        <w:rPr>
          <w:rFonts w:ascii="Lato" w:hAnsi="Lato"/>
        </w:rPr>
      </w:pPr>
      <w:r>
        <w:rPr>
          <w:rFonts w:ascii="Lato" w:hAnsi="Lato"/>
        </w:rPr>
        <w:t>Another significant difference is that, although the </w:t>
      </w:r>
      <w:r>
        <w:rPr>
          <w:rStyle w:val="Emphasis"/>
          <w:rFonts w:ascii="Lato" w:eastAsiaTheme="majorEastAsia" w:hAnsi="Lato"/>
        </w:rPr>
        <w:t>Session ID</w:t>
      </w:r>
      <w:r>
        <w:rPr>
          <w:rFonts w:ascii="Lato" w:hAnsi="Lato"/>
        </w:rPr>
        <w:t> field is present it is not used (remains 0x00000000) instead the </w:t>
      </w:r>
      <w:r>
        <w:rPr>
          <w:rStyle w:val="Emphasis"/>
          <w:rFonts w:ascii="Lato" w:eastAsiaTheme="majorEastAsia" w:hAnsi="Lato"/>
        </w:rPr>
        <w:t>Filename</w:t>
      </w:r>
      <w:r>
        <w:rPr>
          <w:rFonts w:ascii="Lato" w:hAnsi="Lato"/>
        </w:rPr>
        <w:t> is transmitted in each </w:t>
      </w:r>
      <w:r>
        <w:rPr>
          <w:rStyle w:val="Strong"/>
          <w:rFonts w:ascii="Lato" w:hAnsi="Lato"/>
        </w:rPr>
        <w:t>Job - Download Block</w:t>
      </w:r>
      <w:r>
        <w:rPr>
          <w:rFonts w:ascii="Lato" w:hAnsi="Lato"/>
        </w:rPr>
        <w:t>. The structure of the rest of the messages is same as discussed before.</w:t>
      </w:r>
    </w:p>
    <w:p w14:paraId="597FF879" w14:textId="77777777" w:rsidR="00224AF0" w:rsidRDefault="00224AF0" w:rsidP="00224AF0">
      <w:pPr>
        <w:pStyle w:val="Heading3"/>
        <w:rPr>
          <w:rFonts w:ascii="Lato" w:hAnsi="Lato"/>
        </w:rPr>
      </w:pPr>
      <w:r>
        <w:rPr>
          <w:rFonts w:ascii="Lato" w:hAnsi="Lato"/>
        </w:rPr>
        <w:lastRenderedPageBreak/>
        <w:t>4 PLC Control [0x28]</w:t>
      </w:r>
    </w:p>
    <w:p w14:paraId="1D6C3298" w14:textId="77777777" w:rsidR="00224AF0" w:rsidRDefault="00224AF0" w:rsidP="00224AF0">
      <w:pPr>
        <w:pStyle w:val="NormalWeb"/>
        <w:rPr>
          <w:rFonts w:ascii="Lato" w:hAnsi="Lato"/>
        </w:rPr>
      </w:pPr>
      <w:r>
        <w:rPr>
          <w:rFonts w:ascii="Lato" w:hAnsi="Lato"/>
        </w:rPr>
        <w:t>Pcaps:</w:t>
      </w:r>
    </w:p>
    <w:p w14:paraId="5ADDB5A1" w14:textId="77777777" w:rsidR="00224AF0" w:rsidRDefault="00224AF0" w:rsidP="00224AF0">
      <w:pPr>
        <w:numPr>
          <w:ilvl w:val="0"/>
          <w:numId w:val="63"/>
        </w:numPr>
        <w:spacing w:before="100" w:beforeAutospacing="1" w:after="105" w:line="240" w:lineRule="auto"/>
        <w:rPr>
          <w:rFonts w:ascii="Lato" w:hAnsi="Lato"/>
        </w:rPr>
      </w:pPr>
      <w:hyperlink r:id="rId118" w:history="1">
        <w:r>
          <w:rPr>
            <w:rStyle w:val="Hyperlink"/>
            <w:rFonts w:ascii="Lato" w:hAnsi="Lato"/>
          </w:rPr>
          <w:t>s300-control-commands</w:t>
        </w:r>
      </w:hyperlink>
      <w:r>
        <w:rPr>
          <w:rFonts w:ascii="Lato" w:hAnsi="Lato"/>
        </w:rPr>
        <w:t> (Copy Ram to Rom, Compress Memory, Start PLC)</w:t>
      </w:r>
    </w:p>
    <w:p w14:paraId="068DB51D" w14:textId="77777777" w:rsidR="00224AF0" w:rsidRDefault="00224AF0" w:rsidP="00224AF0">
      <w:pPr>
        <w:numPr>
          <w:ilvl w:val="0"/>
          <w:numId w:val="63"/>
        </w:numPr>
        <w:spacing w:before="100" w:beforeAutospacing="1" w:after="105" w:line="240" w:lineRule="auto"/>
        <w:rPr>
          <w:rFonts w:ascii="Lato" w:hAnsi="Lato"/>
        </w:rPr>
      </w:pPr>
      <w:hyperlink r:id="rId119" w:history="1">
        <w:r>
          <w:rPr>
            <w:rStyle w:val="Hyperlink"/>
            <w:rFonts w:ascii="Lato" w:hAnsi="Lato"/>
          </w:rPr>
          <w:t>s300-copy-ram-to-rom</w:t>
        </w:r>
      </w:hyperlink>
    </w:p>
    <w:p w14:paraId="0569C1ED" w14:textId="77777777" w:rsidR="00224AF0" w:rsidRDefault="00224AF0" w:rsidP="00224AF0">
      <w:pPr>
        <w:numPr>
          <w:ilvl w:val="0"/>
          <w:numId w:val="63"/>
        </w:numPr>
        <w:spacing w:before="100" w:beforeAutospacing="1" w:after="105" w:line="240" w:lineRule="auto"/>
        <w:rPr>
          <w:rFonts w:ascii="Lato" w:hAnsi="Lato"/>
        </w:rPr>
      </w:pPr>
      <w:hyperlink r:id="rId120" w:history="1">
        <w:r>
          <w:rPr>
            <w:rStyle w:val="Hyperlink"/>
            <w:rFonts w:ascii="Lato" w:hAnsi="Lato"/>
          </w:rPr>
          <w:t>s300-activate-blocks</w:t>
        </w:r>
      </w:hyperlink>
    </w:p>
    <w:p w14:paraId="454150E7" w14:textId="77777777" w:rsidR="00224AF0" w:rsidRDefault="00224AF0" w:rsidP="00224AF0">
      <w:pPr>
        <w:numPr>
          <w:ilvl w:val="0"/>
          <w:numId w:val="63"/>
        </w:numPr>
        <w:spacing w:before="100" w:beforeAutospacing="1" w:after="105" w:line="240" w:lineRule="auto"/>
        <w:rPr>
          <w:rFonts w:ascii="Lato" w:hAnsi="Lato"/>
        </w:rPr>
      </w:pPr>
      <w:hyperlink r:id="rId121" w:history="1">
        <w:r>
          <w:rPr>
            <w:rStyle w:val="Hyperlink"/>
            <w:rFonts w:ascii="Lato" w:hAnsi="Lato"/>
          </w:rPr>
          <w:t>s300-delete-blocks</w:t>
        </w:r>
      </w:hyperlink>
      <w:r>
        <w:rPr>
          <w:rFonts w:ascii="Lato" w:hAnsi="Lato"/>
        </w:rPr>
        <w:t> (Activate/Delete Block, Start PLC)</w:t>
      </w:r>
    </w:p>
    <w:p w14:paraId="75C98368" w14:textId="77777777" w:rsidR="00224AF0" w:rsidRDefault="00224AF0" w:rsidP="00224AF0">
      <w:pPr>
        <w:pStyle w:val="NormalWeb"/>
        <w:spacing w:before="0" w:after="0"/>
        <w:rPr>
          <w:rFonts w:ascii="Lato" w:hAnsi="Lato"/>
        </w:rPr>
      </w:pPr>
      <w:r>
        <w:rPr>
          <w:rFonts w:ascii="Lato" w:hAnsi="Lato"/>
        </w:rPr>
        <w:t>(try using the </w:t>
      </w:r>
      <w:r>
        <w:rPr>
          <w:rStyle w:val="HTMLCode"/>
          <w:bdr w:val="single" w:sz="6" w:space="0" w:color="E6E6E6" w:frame="1"/>
          <w:shd w:val="clear" w:color="auto" w:fill="F2F2F2"/>
        </w:rPr>
        <w:t>s7comm.param.func == 0x28</w:t>
      </w:r>
      <w:r>
        <w:rPr>
          <w:rFonts w:ascii="Lato" w:hAnsi="Lato"/>
        </w:rPr>
        <w:t> wireshark filter to find the PLC Control messages)</w:t>
      </w:r>
    </w:p>
    <w:p w14:paraId="4EC336A6" w14:textId="77777777" w:rsidR="00224AF0" w:rsidRDefault="00224AF0" w:rsidP="00224AF0">
      <w:pPr>
        <w:pStyle w:val="NormalWeb"/>
        <w:rPr>
          <w:rFonts w:ascii="Lato" w:hAnsi="Lato"/>
        </w:rPr>
      </w:pPr>
      <w:r>
        <w:rPr>
          <w:rFonts w:ascii="Lato" w:hAnsi="Lato"/>
        </w:rPr>
        <w:t>PLC control messages are used to execute different routines on the slave device that modify its execution/memory state. Such commands are used to start or stop the PLC control program’s execution, activate or delete program blocks on the device or save its configuration to persistent memory. The structure of these messages are fairly simple, they are going to be explained without discussing the exact details (for that see the attached captures).</w:t>
      </w:r>
    </w:p>
    <w:p w14:paraId="32146089" w14:textId="77777777" w:rsidR="00224AF0" w:rsidRDefault="00224AF0" w:rsidP="00224AF0">
      <w:pPr>
        <w:pStyle w:val="NormalWeb"/>
        <w:rPr>
          <w:rFonts w:ascii="Lato" w:hAnsi="Lato"/>
        </w:rPr>
      </w:pPr>
      <w:r>
        <w:rPr>
          <w:rFonts w:ascii="Lato" w:hAnsi="Lato"/>
        </w:rPr>
        <w:t>The </w:t>
      </w:r>
      <w:r>
        <w:rPr>
          <w:rStyle w:val="Strong"/>
          <w:rFonts w:ascii="Lato" w:hAnsi="Lato"/>
        </w:rPr>
        <w:t>Job - PLC Control</w:t>
      </w:r>
      <w:r>
        <w:rPr>
          <w:rFonts w:ascii="Lato" w:hAnsi="Lato"/>
        </w:rPr>
        <w:t> message consists of two main parts, the ASCII name of the called method and its parameter (also encoded as an ASCII string). The method name is structured in a similar manner as the file names introduced in the block transfer section. The parameters depend on the method type and they can be thought of as an argument to it. The </w:t>
      </w:r>
      <w:r>
        <w:rPr>
          <w:rStyle w:val="Strong"/>
          <w:rFonts w:ascii="Lato" w:hAnsi="Lato"/>
        </w:rPr>
        <w:t>Ack Data</w:t>
      </w:r>
      <w:r>
        <w:rPr>
          <w:rFonts w:ascii="Lato" w:hAnsi="Lato"/>
        </w:rPr>
        <w:t> message simply contains the </w:t>
      </w:r>
      <w:r>
        <w:rPr>
          <w:rStyle w:val="Emphasis"/>
          <w:rFonts w:ascii="Lato" w:eastAsiaTheme="majorEastAsia" w:hAnsi="Lato"/>
        </w:rPr>
        <w:t>PLC Control</w:t>
      </w:r>
      <w:r>
        <w:rPr>
          <w:rFonts w:ascii="Lato" w:hAnsi="Lato"/>
        </w:rPr>
        <w:t> function code.</w:t>
      </w:r>
    </w:p>
    <w:p w14:paraId="52C846A1" w14:textId="77777777" w:rsidR="00224AF0" w:rsidRDefault="00224AF0" w:rsidP="00224AF0">
      <w:pPr>
        <w:pStyle w:val="NormalWeb"/>
        <w:rPr>
          <w:rFonts w:ascii="Lato" w:hAnsi="Lato"/>
        </w:rPr>
      </w:pPr>
      <w:r>
        <w:rPr>
          <w:rFonts w:ascii="Lato" w:hAnsi="Lato"/>
        </w:rPr>
        <w:t>Some example function names and their associated parameters:</w:t>
      </w:r>
    </w:p>
    <w:p w14:paraId="684A66AD" w14:textId="77777777" w:rsidR="00224AF0" w:rsidRDefault="00224AF0" w:rsidP="00224AF0">
      <w:pPr>
        <w:numPr>
          <w:ilvl w:val="0"/>
          <w:numId w:val="64"/>
        </w:numPr>
        <w:spacing w:beforeAutospacing="1" w:after="0" w:line="240" w:lineRule="auto"/>
        <w:rPr>
          <w:rFonts w:ascii="Lato" w:hAnsi="Lato"/>
        </w:rPr>
      </w:pPr>
      <w:r>
        <w:rPr>
          <w:rStyle w:val="HTMLCode"/>
          <w:rFonts w:eastAsiaTheme="minorHAnsi"/>
          <w:bdr w:val="single" w:sz="6" w:space="0" w:color="E6E6E6" w:frame="1"/>
          <w:shd w:val="clear" w:color="auto" w:fill="F2F2F2"/>
        </w:rPr>
        <w:t>_INSE</w:t>
      </w:r>
      <w:r>
        <w:rPr>
          <w:rFonts w:ascii="Lato" w:hAnsi="Lato"/>
        </w:rPr>
        <w:t>: activates a downloaded block on the device, the parameter is the name of the block (e.g. OB1).</w:t>
      </w:r>
    </w:p>
    <w:p w14:paraId="0951F309" w14:textId="77777777" w:rsidR="00224AF0" w:rsidRDefault="00224AF0" w:rsidP="00224AF0">
      <w:pPr>
        <w:numPr>
          <w:ilvl w:val="0"/>
          <w:numId w:val="64"/>
        </w:numPr>
        <w:spacing w:beforeAutospacing="1" w:after="0" w:line="240" w:lineRule="auto"/>
        <w:rPr>
          <w:rFonts w:ascii="Lato" w:hAnsi="Lato"/>
        </w:rPr>
      </w:pPr>
      <w:r>
        <w:rPr>
          <w:rStyle w:val="HTMLCode"/>
          <w:rFonts w:eastAsiaTheme="minorHAnsi"/>
          <w:bdr w:val="single" w:sz="6" w:space="0" w:color="E6E6E6" w:frame="1"/>
          <w:shd w:val="clear" w:color="auto" w:fill="F2F2F2"/>
        </w:rPr>
        <w:t>_DELE</w:t>
      </w:r>
      <w:r>
        <w:rPr>
          <w:rFonts w:ascii="Lato" w:hAnsi="Lato"/>
        </w:rPr>
        <w:t>: removes a block from the file system of the device, the parameter is again the name of the block.</w:t>
      </w:r>
    </w:p>
    <w:p w14:paraId="27E5613C" w14:textId="77777777" w:rsidR="00224AF0" w:rsidRDefault="00224AF0" w:rsidP="00224AF0">
      <w:pPr>
        <w:numPr>
          <w:ilvl w:val="0"/>
          <w:numId w:val="64"/>
        </w:numPr>
        <w:spacing w:beforeAutospacing="1" w:after="0" w:line="240" w:lineRule="auto"/>
        <w:rPr>
          <w:rFonts w:ascii="Lato" w:hAnsi="Lato"/>
        </w:rPr>
      </w:pPr>
      <w:r>
        <w:rPr>
          <w:rStyle w:val="HTMLCode"/>
          <w:rFonts w:eastAsiaTheme="minorHAnsi"/>
          <w:bdr w:val="single" w:sz="6" w:space="0" w:color="E6E6E6" w:frame="1"/>
          <w:shd w:val="clear" w:color="auto" w:fill="F2F2F2"/>
        </w:rPr>
        <w:t>P_PROGRAM</w:t>
      </w:r>
      <w:r>
        <w:rPr>
          <w:rFonts w:ascii="Lato" w:hAnsi="Lato"/>
        </w:rPr>
        <w:t>: sets the run state of the device (start, stop, mem reset). It is sent without parameter to start the device, however stopping the plc program uses a different function code (see next section).</w:t>
      </w:r>
    </w:p>
    <w:p w14:paraId="25D000C8" w14:textId="77777777" w:rsidR="00224AF0" w:rsidRDefault="00224AF0" w:rsidP="00224AF0">
      <w:pPr>
        <w:numPr>
          <w:ilvl w:val="0"/>
          <w:numId w:val="64"/>
        </w:numPr>
        <w:spacing w:beforeAutospacing="1" w:after="0" w:line="240" w:lineRule="auto"/>
        <w:rPr>
          <w:rFonts w:ascii="Lato" w:hAnsi="Lato"/>
        </w:rPr>
      </w:pPr>
      <w:r>
        <w:rPr>
          <w:rStyle w:val="HTMLCode"/>
          <w:rFonts w:eastAsiaTheme="minorHAnsi"/>
          <w:bdr w:val="single" w:sz="6" w:space="0" w:color="E6E6E6" w:frame="1"/>
          <w:shd w:val="clear" w:color="auto" w:fill="F2F2F2"/>
        </w:rPr>
        <w:t>_GARB</w:t>
      </w:r>
      <w:r>
        <w:rPr>
          <w:rFonts w:ascii="Lato" w:hAnsi="Lato"/>
        </w:rPr>
        <w:t>: compresses PLC memory.</w:t>
      </w:r>
    </w:p>
    <w:p w14:paraId="37BAC529" w14:textId="77777777" w:rsidR="00224AF0" w:rsidRDefault="00224AF0" w:rsidP="00224AF0">
      <w:pPr>
        <w:numPr>
          <w:ilvl w:val="0"/>
          <w:numId w:val="64"/>
        </w:numPr>
        <w:spacing w:beforeAutospacing="1" w:after="0" w:line="240" w:lineRule="auto"/>
        <w:rPr>
          <w:rFonts w:ascii="Lato" w:hAnsi="Lato"/>
        </w:rPr>
      </w:pPr>
      <w:r>
        <w:rPr>
          <w:rStyle w:val="HTMLCode"/>
          <w:rFonts w:eastAsiaTheme="minorHAnsi"/>
          <w:bdr w:val="single" w:sz="6" w:space="0" w:color="E6E6E6" w:frame="1"/>
          <w:shd w:val="clear" w:color="auto" w:fill="F2F2F2"/>
        </w:rPr>
        <w:t>_MODU</w:t>
      </w:r>
      <w:r>
        <w:rPr>
          <w:rFonts w:ascii="Lato" w:hAnsi="Lato"/>
        </w:rPr>
        <w:t>: copy ram to rom, the parameter contains the file system identifiers (A/E/P).</w:t>
      </w:r>
    </w:p>
    <w:p w14:paraId="132A7AD5" w14:textId="77777777" w:rsidR="00224AF0" w:rsidRDefault="00224AF0" w:rsidP="00224AF0">
      <w:pPr>
        <w:pStyle w:val="Heading3"/>
        <w:rPr>
          <w:rFonts w:ascii="Lato" w:hAnsi="Lato"/>
        </w:rPr>
      </w:pPr>
      <w:r>
        <w:rPr>
          <w:rFonts w:ascii="Lato" w:hAnsi="Lato"/>
        </w:rPr>
        <w:t>5 PLC Stop [0x29]</w:t>
      </w:r>
    </w:p>
    <w:p w14:paraId="5FB6F50D" w14:textId="77777777" w:rsidR="00224AF0" w:rsidRDefault="00224AF0" w:rsidP="00224AF0">
      <w:pPr>
        <w:pStyle w:val="NormalWeb"/>
        <w:rPr>
          <w:rFonts w:ascii="Lato" w:hAnsi="Lato"/>
        </w:rPr>
      </w:pPr>
      <w:r>
        <w:rPr>
          <w:rFonts w:ascii="Lato" w:hAnsi="Lato"/>
        </w:rPr>
        <w:t>Pcap </w:t>
      </w:r>
      <w:hyperlink r:id="rId122" w:history="1">
        <w:r>
          <w:rPr>
            <w:rStyle w:val="Hyperlink"/>
            <w:rFonts w:ascii="Lato" w:hAnsi="Lato"/>
          </w:rPr>
          <w:t>s300-stop-program</w:t>
        </w:r>
      </w:hyperlink>
    </w:p>
    <w:p w14:paraId="08E3CBFE" w14:textId="77777777" w:rsidR="00224AF0" w:rsidRDefault="00224AF0" w:rsidP="00224AF0">
      <w:pPr>
        <w:pStyle w:val="NormalWeb"/>
        <w:spacing w:before="0" w:after="0"/>
        <w:rPr>
          <w:rFonts w:ascii="Lato" w:hAnsi="Lato"/>
        </w:rPr>
      </w:pPr>
      <w:r>
        <w:rPr>
          <w:rFonts w:ascii="Lato" w:hAnsi="Lato"/>
        </w:rPr>
        <w:t>The </w:t>
      </w:r>
      <w:r>
        <w:rPr>
          <w:rStyle w:val="Strong"/>
          <w:rFonts w:ascii="Lato" w:hAnsi="Lato"/>
        </w:rPr>
        <w:t>PLC Stop</w:t>
      </w:r>
      <w:r>
        <w:rPr>
          <w:rFonts w:ascii="Lato" w:hAnsi="Lato"/>
        </w:rPr>
        <w:t> message is essentially the same as the </w:t>
      </w:r>
      <w:r>
        <w:rPr>
          <w:rStyle w:val="Strong"/>
          <w:rFonts w:ascii="Lato" w:hAnsi="Lato"/>
        </w:rPr>
        <w:t>PLC Control</w:t>
      </w:r>
      <w:r>
        <w:rPr>
          <w:rFonts w:ascii="Lato" w:hAnsi="Lato"/>
        </w:rPr>
        <w:t> message. The only difference is that there is no parameter in the message and the routine part is always set to </w:t>
      </w:r>
      <w:r>
        <w:rPr>
          <w:rStyle w:val="HTMLCode"/>
          <w:bdr w:val="single" w:sz="6" w:space="0" w:color="E6E6E6" w:frame="1"/>
          <w:shd w:val="clear" w:color="auto" w:fill="F2F2F2"/>
        </w:rPr>
        <w:t>P_PROGRAM</w:t>
      </w:r>
      <w:r>
        <w:rPr>
          <w:rFonts w:ascii="Lato" w:hAnsi="Lato"/>
        </w:rPr>
        <w:t>. I have no idea why it has its separate type instead of using a parameter to determine whether it is a start or stop message.</w:t>
      </w:r>
    </w:p>
    <w:p w14:paraId="261581B4" w14:textId="77777777" w:rsidR="00224AF0" w:rsidRDefault="00224AF0" w:rsidP="00224AF0">
      <w:pPr>
        <w:pStyle w:val="Heading3"/>
        <w:rPr>
          <w:rFonts w:ascii="Lato" w:hAnsi="Lato"/>
        </w:rPr>
      </w:pPr>
      <w:r>
        <w:rPr>
          <w:rFonts w:ascii="Lato" w:hAnsi="Lato"/>
        </w:rPr>
        <w:lastRenderedPageBreak/>
        <w:t>Outro</w:t>
      </w:r>
    </w:p>
    <w:p w14:paraId="221D933C" w14:textId="77777777" w:rsidR="00224AF0" w:rsidRDefault="00224AF0" w:rsidP="00224AF0">
      <w:pPr>
        <w:pStyle w:val="NormalWeb"/>
        <w:rPr>
          <w:rFonts w:ascii="Lato" w:hAnsi="Lato"/>
        </w:rPr>
      </w:pPr>
      <w:r>
        <w:rPr>
          <w:rFonts w:ascii="Lato" w:hAnsi="Lato"/>
        </w:rPr>
        <w:t>Well, this blog post grew way longer than I originally planned it to be, but I hope it will be useful for some. This might be obvious now, but the S7 protocol is not a well designed one. It was originally created to simply query register values, which it did kind of all right, but then functionality was kept being added until it became this monstrosity. It is filled with inconsistencies and unnecessary redundancies and it only gets worse with </w:t>
      </w:r>
      <w:r>
        <w:rPr>
          <w:rStyle w:val="Emphasis"/>
          <w:rFonts w:ascii="Lato" w:eastAsiaTheme="majorEastAsia" w:hAnsi="Lato"/>
        </w:rPr>
        <w:t>Userdata</w:t>
      </w:r>
      <w:r>
        <w:rPr>
          <w:rFonts w:ascii="Lato" w:hAnsi="Lato"/>
        </w:rPr>
        <w:t> messages. These irregularities and design flaws become way more obvious (and annoying) while trying to write a parser for the protocol.</w:t>
      </w:r>
    </w:p>
    <w:p w14:paraId="63A62B27" w14:textId="77777777" w:rsidR="00224AF0" w:rsidRDefault="00224AF0" w:rsidP="00224AF0">
      <w:pPr>
        <w:pStyle w:val="NormalWeb"/>
        <w:rPr>
          <w:rFonts w:ascii="Lato" w:hAnsi="Lato"/>
        </w:rPr>
      </w:pPr>
      <w:r>
        <w:rPr>
          <w:rStyle w:val="Strong"/>
          <w:rFonts w:ascii="Lato" w:hAnsi="Lato"/>
        </w:rPr>
        <w:t>TL;DR</w:t>
      </w:r>
    </w:p>
    <w:p w14:paraId="78D26682" w14:textId="77777777" w:rsidR="00224AF0" w:rsidRDefault="00224AF0" w:rsidP="00224AF0">
      <w:pPr>
        <w:pStyle w:val="NormalWeb"/>
        <w:rPr>
          <w:rFonts w:ascii="Lato" w:hAnsi="Lato"/>
        </w:rPr>
      </w:pPr>
      <w:r>
        <w:rPr>
          <w:rFonts w:ascii="Lato" w:hAnsi="Lato"/>
        </w:rPr>
        <w:t>If S7 was a car it would probably look like this:</w:t>
      </w:r>
    </w:p>
    <w:p w14:paraId="3AB38648" w14:textId="72C10C91" w:rsidR="00224AF0" w:rsidRDefault="00224AF0" w:rsidP="00224AF0">
      <w:pPr>
        <w:pStyle w:val="NormalWeb"/>
        <w:rPr>
          <w:rFonts w:ascii="Lato" w:hAnsi="Lato"/>
        </w:rPr>
      </w:pPr>
      <w:r>
        <w:rPr>
          <w:rFonts w:ascii="Lato" w:hAnsi="Lato"/>
          <w:noProof/>
        </w:rPr>
        <w:drawing>
          <wp:inline distT="0" distB="0" distL="0" distR="0" wp14:anchorId="3DB20E60" wp14:editId="5DED46C6">
            <wp:extent cx="5715000" cy="2286000"/>
            <wp:effectExtent l="0" t="0" r="0" b="0"/>
            <wp:docPr id="53" name="Picture 53" descr="s7-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7-ca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44DB0C25" w14:textId="77777777" w:rsidR="00064F86" w:rsidRDefault="00064F86" w:rsidP="00224AF0">
      <w:pPr>
        <w:shd w:val="clear" w:color="auto" w:fill="FFFFFF"/>
        <w:spacing w:before="100" w:beforeAutospacing="1" w:after="105" w:line="240" w:lineRule="auto"/>
        <w:ind w:left="720"/>
        <w:rPr>
          <w:rFonts w:ascii="Lato" w:hAnsi="Lato"/>
        </w:rPr>
      </w:pPr>
    </w:p>
    <w:p w14:paraId="1F91BC5A" w14:textId="0931670B" w:rsidR="00D807E7" w:rsidRDefault="00D807E7">
      <w:r>
        <w:br w:type="page"/>
      </w:r>
    </w:p>
    <w:p w14:paraId="34C27ABE" w14:textId="77777777" w:rsidR="00D807E7" w:rsidRDefault="00D807E7" w:rsidP="00D807E7">
      <w:pPr>
        <w:pStyle w:val="Heading3"/>
        <w:shd w:val="clear" w:color="auto" w:fill="FEFDFA"/>
        <w:spacing w:before="0"/>
        <w:rPr>
          <w:rFonts w:ascii="Georgia" w:hAnsi="Georgia" w:cs="Arial"/>
          <w:color w:val="D52A33"/>
          <w:sz w:val="33"/>
          <w:szCs w:val="33"/>
        </w:rPr>
      </w:pPr>
      <w:r>
        <w:rPr>
          <w:rFonts w:ascii="Georgia" w:hAnsi="Georgia" w:cs="Arial"/>
          <w:color w:val="D52A33"/>
          <w:sz w:val="33"/>
          <w:szCs w:val="33"/>
        </w:rPr>
        <w:lastRenderedPageBreak/>
        <w:t>Raspberry Pi getting data from a S7-1200 PLC</w:t>
      </w:r>
    </w:p>
    <w:p w14:paraId="23EB9115" w14:textId="4E980CBD" w:rsidR="00D807E7" w:rsidRDefault="00D807E7" w:rsidP="00D807E7">
      <w:pPr>
        <w:shd w:val="clear" w:color="auto" w:fill="FEFDFA"/>
        <w:jc w:val="center"/>
        <w:rPr>
          <w:rFonts w:ascii="Arial" w:hAnsi="Arial" w:cs="Arial"/>
          <w:color w:val="333333"/>
          <w:sz w:val="20"/>
          <w:szCs w:val="20"/>
        </w:rPr>
      </w:pPr>
      <w:r>
        <w:rPr>
          <w:rFonts w:ascii="Arial" w:hAnsi="Arial" w:cs="Arial"/>
          <w:noProof/>
          <w:color w:val="D52A33"/>
          <w:sz w:val="20"/>
          <w:szCs w:val="20"/>
        </w:rPr>
        <w:drawing>
          <wp:inline distT="0" distB="0" distL="0" distR="0" wp14:anchorId="6F4C9782" wp14:editId="75FB8E89">
            <wp:extent cx="3048000" cy="1402080"/>
            <wp:effectExtent l="0" t="0" r="0" b="7620"/>
            <wp:docPr id="52" name="Picture 52">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48000" cy="1402080"/>
                    </a:xfrm>
                    <a:prstGeom prst="rect">
                      <a:avLst/>
                    </a:prstGeom>
                    <a:noFill/>
                    <a:ln>
                      <a:noFill/>
                    </a:ln>
                  </pic:spPr>
                </pic:pic>
              </a:graphicData>
            </a:graphic>
          </wp:inline>
        </w:drawing>
      </w:r>
    </w:p>
    <w:p w14:paraId="1F29A61A" w14:textId="77777777" w:rsidR="00D807E7" w:rsidRDefault="00D807E7" w:rsidP="00D807E7">
      <w:pPr>
        <w:shd w:val="clear" w:color="auto" w:fill="FEFDFA"/>
        <w:jc w:val="center"/>
        <w:rPr>
          <w:rFonts w:ascii="Arial" w:hAnsi="Arial" w:cs="Arial"/>
          <w:color w:val="333333"/>
          <w:sz w:val="20"/>
          <w:szCs w:val="20"/>
        </w:rPr>
      </w:pPr>
    </w:p>
    <w:p w14:paraId="1BD5F443" w14:textId="3BC0E70E" w:rsidR="00D807E7" w:rsidRDefault="00D807E7" w:rsidP="00D807E7">
      <w:pPr>
        <w:shd w:val="clear" w:color="auto" w:fill="FEFDFA"/>
        <w:rPr>
          <w:rFonts w:ascii="Arial" w:hAnsi="Arial" w:cs="Arial"/>
          <w:color w:val="333333"/>
          <w:sz w:val="20"/>
          <w:szCs w:val="20"/>
        </w:rPr>
      </w:pPr>
      <w:r>
        <w:rPr>
          <w:rFonts w:ascii="Arial" w:hAnsi="Arial" w:cs="Arial"/>
          <w:b/>
          <w:bCs/>
          <w:color w:val="990000"/>
          <w:sz w:val="20"/>
          <w:szCs w:val="20"/>
        </w:rPr>
        <w:t>UPDATE: If you want the raspberry pi to be the s7 server go </w:t>
      </w:r>
      <w:hyperlink r:id="rId125" w:tgtFrame="_blank" w:history="1">
        <w:r>
          <w:rPr>
            <w:rStyle w:val="Hyperlink"/>
            <w:rFonts w:ascii="Arial" w:hAnsi="Arial" w:cs="Arial"/>
            <w:b/>
            <w:bCs/>
            <w:color w:val="D52A33"/>
            <w:sz w:val="20"/>
            <w:szCs w:val="20"/>
          </w:rPr>
          <w:t>here</w:t>
        </w:r>
      </w:hyperlink>
      <w:r>
        <w:rPr>
          <w:rFonts w:ascii="Arial" w:hAnsi="Arial" w:cs="Arial"/>
          <w:color w:val="333333"/>
          <w:sz w:val="20"/>
          <w:szCs w:val="20"/>
        </w:rPr>
        <w:br/>
      </w:r>
      <w:r>
        <w:rPr>
          <w:rFonts w:ascii="Arial" w:hAnsi="Arial" w:cs="Arial"/>
          <w:b/>
          <w:bCs/>
          <w:color w:val="990000"/>
          <w:sz w:val="20"/>
          <w:szCs w:val="20"/>
        </w:rPr>
        <w:t>UPDATE 2: If you want to see communication with </w:t>
      </w:r>
      <w:hyperlink r:id="rId126" w:tgtFrame="_blank" w:history="1">
        <w:r>
          <w:rPr>
            <w:rStyle w:val="Hyperlink"/>
            <w:rFonts w:ascii="Arial" w:hAnsi="Arial" w:cs="Arial"/>
            <w:b/>
            <w:bCs/>
            <w:color w:val="D52A33"/>
            <w:sz w:val="20"/>
            <w:szCs w:val="20"/>
          </w:rPr>
          <w:t>S7-200</w:t>
        </w:r>
      </w:hyperlink>
      <w:r>
        <w:rPr>
          <w:rFonts w:ascii="Arial" w:hAnsi="Arial" w:cs="Arial"/>
          <w:b/>
          <w:bCs/>
          <w:noProof/>
          <w:color w:val="990000"/>
          <w:sz w:val="20"/>
          <w:szCs w:val="20"/>
        </w:rPr>
        <mc:AlternateContent>
          <mc:Choice Requires="wps">
            <w:drawing>
              <wp:inline distT="0" distB="0" distL="0" distR="0" wp14:anchorId="685D57DA" wp14:editId="28756C1A">
                <wp:extent cx="304800" cy="304800"/>
                <wp:effectExtent l="0" t="0" r="0" b="0"/>
                <wp:docPr id="51" name="Rectangle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9C4D1" id="Rectangle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Arial" w:hAnsi="Arial" w:cs="Arial"/>
          <w:b/>
          <w:bCs/>
          <w:color w:val="990000"/>
          <w:sz w:val="20"/>
          <w:szCs w:val="20"/>
        </w:rPr>
        <w:t> go </w:t>
      </w:r>
      <w:hyperlink r:id="rId127" w:tgtFrame="_blank" w:history="1">
        <w:r>
          <w:rPr>
            <w:rStyle w:val="Hyperlink"/>
            <w:rFonts w:ascii="Arial" w:hAnsi="Arial" w:cs="Arial"/>
            <w:b/>
            <w:bCs/>
            <w:color w:val="D52A33"/>
            <w:sz w:val="20"/>
            <w:szCs w:val="20"/>
          </w:rPr>
          <w:t>here</w:t>
        </w:r>
      </w:hyperlink>
      <w:r>
        <w:rPr>
          <w:rFonts w:ascii="Arial" w:hAnsi="Arial" w:cs="Arial"/>
          <w:color w:val="333333"/>
          <w:sz w:val="20"/>
          <w:szCs w:val="20"/>
        </w:rPr>
        <w:br/>
      </w:r>
      <w:r>
        <w:rPr>
          <w:rFonts w:ascii="Arial" w:hAnsi="Arial" w:cs="Arial"/>
          <w:b/>
          <w:bCs/>
          <w:color w:val="990000"/>
          <w:sz w:val="20"/>
          <w:szCs w:val="20"/>
        </w:rPr>
        <w:t>UPDATE 3: Video walkthrough on setup go </w:t>
      </w:r>
      <w:hyperlink r:id="rId128" w:tgtFrame="_blank" w:history="1">
        <w:r>
          <w:rPr>
            <w:rStyle w:val="Hyperlink"/>
            <w:rFonts w:ascii="Arial" w:hAnsi="Arial" w:cs="Arial"/>
            <w:b/>
            <w:bCs/>
            <w:color w:val="D52A33"/>
            <w:sz w:val="20"/>
            <w:szCs w:val="20"/>
          </w:rPr>
          <w:t>here</w:t>
        </w:r>
      </w:hyperlink>
      <w:r>
        <w:rPr>
          <w:rFonts w:ascii="Arial" w:hAnsi="Arial" w:cs="Arial"/>
          <w:color w:val="333333"/>
          <w:sz w:val="20"/>
          <w:szCs w:val="20"/>
        </w:rPr>
        <w:br/>
      </w:r>
      <w:r>
        <w:rPr>
          <w:rFonts w:ascii="Arial" w:hAnsi="Arial" w:cs="Arial"/>
          <w:color w:val="333333"/>
          <w:sz w:val="20"/>
          <w:szCs w:val="20"/>
        </w:rPr>
        <w:br/>
        <w:t>I recently borrowed a </w:t>
      </w:r>
      <w:hyperlink r:id="rId129" w:tgtFrame="_blank" w:history="1">
        <w:r>
          <w:rPr>
            <w:rStyle w:val="Hyperlink"/>
            <w:rFonts w:ascii="Arial" w:hAnsi="Arial" w:cs="Arial"/>
            <w:color w:val="D52A33"/>
            <w:sz w:val="20"/>
            <w:szCs w:val="20"/>
          </w:rPr>
          <w:t>S7-1200 PLC</w:t>
        </w:r>
      </w:hyperlink>
      <w:r>
        <w:rPr>
          <w:rFonts w:ascii="Arial" w:hAnsi="Arial" w:cs="Arial"/>
          <w:noProof/>
          <w:color w:val="333333"/>
          <w:sz w:val="20"/>
          <w:szCs w:val="20"/>
        </w:rPr>
        <mc:AlternateContent>
          <mc:Choice Requires="wps">
            <w:drawing>
              <wp:inline distT="0" distB="0" distL="0" distR="0" wp14:anchorId="60002953" wp14:editId="440EAB39">
                <wp:extent cx="304800" cy="304800"/>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ADD7E2"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Arial" w:hAnsi="Arial" w:cs="Arial"/>
          <w:color w:val="333333"/>
          <w:sz w:val="20"/>
          <w:szCs w:val="20"/>
        </w:rPr>
        <w:t> from work to see if I could get data from it using a </w:t>
      </w:r>
      <w:hyperlink r:id="rId130" w:tgtFrame="_blank" w:history="1">
        <w:r>
          <w:rPr>
            <w:rStyle w:val="Hyperlink"/>
            <w:rFonts w:ascii="Arial" w:hAnsi="Arial" w:cs="Arial"/>
            <w:color w:val="D52A33"/>
            <w:sz w:val="20"/>
            <w:szCs w:val="20"/>
          </w:rPr>
          <w:t>Raspberry Pi</w:t>
        </w:r>
      </w:hyperlink>
      <w:r>
        <w:rPr>
          <w:rFonts w:ascii="Arial" w:hAnsi="Arial" w:cs="Arial"/>
          <w:noProof/>
          <w:color w:val="333333"/>
          <w:sz w:val="20"/>
          <w:szCs w:val="20"/>
        </w:rPr>
        <mc:AlternateContent>
          <mc:Choice Requires="wps">
            <w:drawing>
              <wp:inline distT="0" distB="0" distL="0" distR="0" wp14:anchorId="013E3AE9" wp14:editId="5F4DBCF2">
                <wp:extent cx="304800" cy="304800"/>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E087C" id="Rectangle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Arial" w:hAnsi="Arial" w:cs="Arial"/>
          <w:color w:val="333333"/>
          <w:sz w:val="20"/>
          <w:szCs w:val="20"/>
        </w:rPr>
        <w:t>. In my search for something I found that Snap7 was the best option.</w:t>
      </w:r>
    </w:p>
    <w:p w14:paraId="7A086662" w14:textId="77777777" w:rsidR="00D807E7" w:rsidRDefault="00D807E7" w:rsidP="00D807E7">
      <w:pPr>
        <w:shd w:val="clear" w:color="auto" w:fill="FEFDFA"/>
        <w:rPr>
          <w:rFonts w:ascii="Arial" w:hAnsi="Arial" w:cs="Arial"/>
          <w:color w:val="333333"/>
          <w:sz w:val="20"/>
          <w:szCs w:val="20"/>
        </w:rPr>
      </w:pPr>
      <w:r>
        <w:rPr>
          <w:rFonts w:ascii="Arial" w:hAnsi="Arial" w:cs="Arial"/>
          <w:color w:val="333333"/>
          <w:sz w:val="20"/>
          <w:szCs w:val="20"/>
        </w:rPr>
        <w:t>Steps to getting it work</w:t>
      </w:r>
    </w:p>
    <w:p w14:paraId="2F4CB8B6" w14:textId="77777777" w:rsidR="00D807E7" w:rsidRDefault="00D807E7" w:rsidP="00D807E7">
      <w:pPr>
        <w:numPr>
          <w:ilvl w:val="0"/>
          <w:numId w:val="39"/>
        </w:numPr>
        <w:shd w:val="clear" w:color="auto" w:fill="FEFDFA"/>
        <w:spacing w:after="60" w:line="240" w:lineRule="auto"/>
        <w:ind w:firstLine="0"/>
        <w:rPr>
          <w:rFonts w:ascii="Arial" w:hAnsi="Arial" w:cs="Arial"/>
          <w:color w:val="333333"/>
          <w:sz w:val="20"/>
          <w:szCs w:val="20"/>
        </w:rPr>
      </w:pPr>
      <w:r>
        <w:rPr>
          <w:rFonts w:ascii="Arial" w:hAnsi="Arial" w:cs="Arial"/>
          <w:color w:val="333333"/>
          <w:sz w:val="20"/>
          <w:szCs w:val="20"/>
        </w:rPr>
        <w:t>Download and compile snap7 (http://sourceforge.net/projects/snap7/files/1.2.1/snap7-full-1.2.1.tar.gz/download)</w:t>
      </w:r>
    </w:p>
    <w:p w14:paraId="2D56E261" w14:textId="77777777" w:rsidR="00D807E7" w:rsidRDefault="00D807E7" w:rsidP="00D807E7">
      <w:pPr>
        <w:numPr>
          <w:ilvl w:val="0"/>
          <w:numId w:val="39"/>
        </w:numPr>
        <w:shd w:val="clear" w:color="auto" w:fill="FEFDFA"/>
        <w:spacing w:after="60" w:line="240" w:lineRule="auto"/>
        <w:ind w:firstLine="0"/>
        <w:rPr>
          <w:rFonts w:ascii="Arial" w:hAnsi="Arial" w:cs="Arial"/>
          <w:color w:val="333333"/>
          <w:sz w:val="20"/>
          <w:szCs w:val="20"/>
        </w:rPr>
      </w:pPr>
      <w:r>
        <w:rPr>
          <w:rFonts w:ascii="Arial" w:hAnsi="Arial" w:cs="Arial"/>
          <w:color w:val="333333"/>
          <w:sz w:val="20"/>
          <w:szCs w:val="20"/>
        </w:rPr>
        <w:t>Download and install python library to use snap7 (https://pypi.python.org/pypi/python-snap7)</w:t>
      </w:r>
    </w:p>
    <w:p w14:paraId="793768EB" w14:textId="77777777" w:rsidR="00D807E7" w:rsidRDefault="00D807E7" w:rsidP="00D807E7">
      <w:pPr>
        <w:shd w:val="clear" w:color="auto" w:fill="FEFDFA"/>
        <w:spacing w:after="0"/>
        <w:rPr>
          <w:rFonts w:ascii="Arial" w:hAnsi="Arial" w:cs="Arial"/>
          <w:color w:val="333333"/>
          <w:sz w:val="20"/>
          <w:szCs w:val="20"/>
        </w:rPr>
      </w:pPr>
    </w:p>
    <w:p w14:paraId="5DC0FCBA" w14:textId="77777777" w:rsidR="00D807E7" w:rsidRDefault="00D807E7" w:rsidP="00D807E7">
      <w:pPr>
        <w:shd w:val="clear" w:color="auto" w:fill="FEFDFA"/>
        <w:rPr>
          <w:rFonts w:ascii="Arial" w:hAnsi="Arial" w:cs="Arial"/>
          <w:color w:val="333333"/>
          <w:sz w:val="20"/>
          <w:szCs w:val="20"/>
        </w:rPr>
      </w:pPr>
    </w:p>
    <w:p w14:paraId="4FAC4110" w14:textId="77777777" w:rsidR="00D807E7" w:rsidRDefault="00D807E7" w:rsidP="00D807E7">
      <w:pPr>
        <w:pStyle w:val="HTMLPreformatted"/>
        <w:shd w:val="clear" w:color="auto" w:fill="FEFDFA"/>
        <w:rPr>
          <w:color w:val="333333"/>
        </w:rPr>
      </w:pPr>
      <w:r>
        <w:rPr>
          <w:color w:val="333333"/>
        </w:rPr>
        <w:t>#download and compile snap7 for rpi</w:t>
      </w:r>
    </w:p>
    <w:p w14:paraId="1E48E652" w14:textId="77777777" w:rsidR="00D807E7" w:rsidRDefault="00D807E7" w:rsidP="00D807E7">
      <w:pPr>
        <w:pStyle w:val="HTMLPreformatted"/>
        <w:shd w:val="clear" w:color="auto" w:fill="FEFDFA"/>
        <w:rPr>
          <w:color w:val="333333"/>
        </w:rPr>
      </w:pPr>
    </w:p>
    <w:p w14:paraId="6DB893A8" w14:textId="77777777" w:rsidR="00D807E7" w:rsidRDefault="00D807E7" w:rsidP="00D807E7">
      <w:pPr>
        <w:pStyle w:val="HTMLPreformatted"/>
        <w:shd w:val="clear" w:color="auto" w:fill="FEFDFA"/>
        <w:rPr>
          <w:color w:val="333333"/>
        </w:rPr>
      </w:pPr>
      <w:r>
        <w:rPr>
          <w:color w:val="333333"/>
        </w:rPr>
        <w:t xml:space="preserve">wget http://sourceforge.net/projects/snap7/files/1.2.1/snap7-full-1.2.1.tar.gz/download </w:t>
      </w:r>
    </w:p>
    <w:p w14:paraId="5D0572E4" w14:textId="77777777" w:rsidR="00D807E7" w:rsidRDefault="00D807E7" w:rsidP="00D807E7">
      <w:pPr>
        <w:pStyle w:val="HTMLPreformatted"/>
        <w:shd w:val="clear" w:color="auto" w:fill="FEFDFA"/>
        <w:rPr>
          <w:color w:val="333333"/>
        </w:rPr>
      </w:pPr>
      <w:r>
        <w:rPr>
          <w:color w:val="333333"/>
        </w:rPr>
        <w:t>tar -zxvf snap7-full-1.2.1.tar.gz</w:t>
      </w:r>
    </w:p>
    <w:p w14:paraId="35156D2B" w14:textId="77777777" w:rsidR="00D807E7" w:rsidRDefault="00D807E7" w:rsidP="00D807E7">
      <w:pPr>
        <w:pStyle w:val="HTMLPreformatted"/>
        <w:shd w:val="clear" w:color="auto" w:fill="FEFDFA"/>
        <w:rPr>
          <w:color w:val="333333"/>
        </w:rPr>
      </w:pPr>
      <w:r>
        <w:rPr>
          <w:color w:val="333333"/>
        </w:rPr>
        <w:t>cd snap7-full-1.2.1/build/unix</w:t>
      </w:r>
    </w:p>
    <w:p w14:paraId="1209EA62" w14:textId="77777777" w:rsidR="00D807E7" w:rsidRDefault="00D807E7" w:rsidP="00D807E7">
      <w:pPr>
        <w:pStyle w:val="HTMLPreformatted"/>
        <w:shd w:val="clear" w:color="auto" w:fill="FEFDFA"/>
        <w:rPr>
          <w:color w:val="333333"/>
        </w:rPr>
      </w:pPr>
      <w:r>
        <w:rPr>
          <w:color w:val="333333"/>
        </w:rPr>
        <w:t>sudo make –f arm_v6_linux.mk all</w:t>
      </w:r>
    </w:p>
    <w:p w14:paraId="21716A53" w14:textId="77777777" w:rsidR="00D807E7" w:rsidRDefault="00D807E7" w:rsidP="00D807E7">
      <w:pPr>
        <w:pStyle w:val="HTMLPreformatted"/>
        <w:shd w:val="clear" w:color="auto" w:fill="FEFDFA"/>
        <w:rPr>
          <w:color w:val="333333"/>
        </w:rPr>
      </w:pPr>
    </w:p>
    <w:p w14:paraId="1708B8E3" w14:textId="77777777" w:rsidR="00D807E7" w:rsidRDefault="00D807E7" w:rsidP="00D807E7">
      <w:pPr>
        <w:pStyle w:val="HTMLPreformatted"/>
        <w:shd w:val="clear" w:color="auto" w:fill="FEFDFA"/>
        <w:rPr>
          <w:color w:val="333333"/>
        </w:rPr>
      </w:pPr>
      <w:r>
        <w:rPr>
          <w:color w:val="333333"/>
        </w:rPr>
        <w:t>#copy compiled library to your lib directories</w:t>
      </w:r>
    </w:p>
    <w:p w14:paraId="44A9A1EC" w14:textId="77777777" w:rsidR="00D807E7" w:rsidRDefault="00D807E7" w:rsidP="00D807E7">
      <w:pPr>
        <w:pStyle w:val="HTMLPreformatted"/>
        <w:shd w:val="clear" w:color="auto" w:fill="FEFDFA"/>
        <w:rPr>
          <w:color w:val="333333"/>
        </w:rPr>
      </w:pPr>
      <w:r>
        <w:rPr>
          <w:color w:val="333333"/>
        </w:rPr>
        <w:t>sudo cp ../bin/arm_v6-linux/libsnap7.so /usr/lib/libsnap7.so</w:t>
      </w:r>
    </w:p>
    <w:p w14:paraId="3AB5C32F" w14:textId="77777777" w:rsidR="00D807E7" w:rsidRDefault="00D807E7" w:rsidP="00D807E7">
      <w:pPr>
        <w:pStyle w:val="HTMLPreformatted"/>
        <w:shd w:val="clear" w:color="auto" w:fill="FEFDFA"/>
        <w:rPr>
          <w:color w:val="333333"/>
        </w:rPr>
      </w:pPr>
      <w:r>
        <w:rPr>
          <w:color w:val="333333"/>
        </w:rPr>
        <w:t>sudo cp ../bin/arm_v6-linux/libsnap7.so /usr/local/lib/libsnap7.so</w:t>
      </w:r>
    </w:p>
    <w:p w14:paraId="6A0DC3DA" w14:textId="77777777" w:rsidR="00D807E7" w:rsidRDefault="00D807E7" w:rsidP="00D807E7">
      <w:pPr>
        <w:pStyle w:val="HTMLPreformatted"/>
        <w:shd w:val="clear" w:color="auto" w:fill="FEFDFA"/>
        <w:rPr>
          <w:color w:val="333333"/>
        </w:rPr>
      </w:pPr>
    </w:p>
    <w:p w14:paraId="2D1F83F9" w14:textId="77777777" w:rsidR="00D807E7" w:rsidRDefault="00D807E7" w:rsidP="00D807E7">
      <w:pPr>
        <w:pStyle w:val="HTMLPreformatted"/>
        <w:shd w:val="clear" w:color="auto" w:fill="FEFDFA"/>
        <w:rPr>
          <w:color w:val="333333"/>
        </w:rPr>
      </w:pPr>
      <w:r>
        <w:rPr>
          <w:color w:val="333333"/>
        </w:rPr>
        <w:t>#install python pip if you don't have it:</w:t>
      </w:r>
    </w:p>
    <w:p w14:paraId="2D16B203" w14:textId="77777777" w:rsidR="00D807E7" w:rsidRDefault="00D807E7" w:rsidP="00D807E7">
      <w:pPr>
        <w:pStyle w:val="HTMLPreformatted"/>
        <w:shd w:val="clear" w:color="auto" w:fill="FEFDFA"/>
        <w:rPr>
          <w:color w:val="333333"/>
        </w:rPr>
      </w:pPr>
      <w:r>
        <w:rPr>
          <w:color w:val="333333"/>
        </w:rPr>
        <w:t>sudo apt-get install python-pip</w:t>
      </w:r>
    </w:p>
    <w:p w14:paraId="5AB7ECAA" w14:textId="77777777" w:rsidR="00D807E7" w:rsidRDefault="00D807E7" w:rsidP="00D807E7">
      <w:pPr>
        <w:pStyle w:val="HTMLPreformatted"/>
        <w:shd w:val="clear" w:color="auto" w:fill="FEFDFA"/>
        <w:rPr>
          <w:color w:val="333333"/>
        </w:rPr>
      </w:pPr>
      <w:r>
        <w:rPr>
          <w:color w:val="333333"/>
        </w:rPr>
        <w:t>sudo pip install python-snap7</w:t>
      </w:r>
    </w:p>
    <w:p w14:paraId="5CFF0BD9" w14:textId="77777777" w:rsidR="00D807E7" w:rsidRDefault="00D807E7" w:rsidP="00D807E7">
      <w:pPr>
        <w:pStyle w:val="HTMLPreformatted"/>
        <w:shd w:val="clear" w:color="auto" w:fill="FEFDFA"/>
        <w:rPr>
          <w:color w:val="333333"/>
        </w:rPr>
      </w:pPr>
    </w:p>
    <w:p w14:paraId="3F7678B8" w14:textId="77777777" w:rsidR="00D807E7" w:rsidRDefault="00D807E7" w:rsidP="00D807E7">
      <w:pPr>
        <w:shd w:val="clear" w:color="auto" w:fill="FEFDFA"/>
        <w:spacing w:after="240"/>
        <w:rPr>
          <w:rFonts w:ascii="Arial" w:hAnsi="Arial" w:cs="Arial"/>
          <w:color w:val="333333"/>
          <w:sz w:val="20"/>
          <w:szCs w:val="20"/>
        </w:rPr>
      </w:pPr>
      <w:r>
        <w:rPr>
          <w:rFonts w:ascii="Arial" w:hAnsi="Arial" w:cs="Arial"/>
          <w:b/>
          <w:bCs/>
          <w:color w:val="333333"/>
          <w:sz w:val="20"/>
          <w:szCs w:val="20"/>
        </w:rPr>
        <w:t>You will need to edit the lib_location on common.py in the /usr/local/lib/python2.7/dist-packages/snap7/ directory</w:t>
      </w:r>
      <w:r>
        <w:rPr>
          <w:rFonts w:ascii="Arial" w:hAnsi="Arial" w:cs="Arial"/>
          <w:color w:val="333333"/>
          <w:sz w:val="20"/>
          <w:szCs w:val="20"/>
        </w:rPr>
        <w:br/>
      </w:r>
      <w:r>
        <w:rPr>
          <w:rFonts w:ascii="Arial" w:hAnsi="Arial" w:cs="Arial"/>
          <w:b/>
          <w:bCs/>
          <w:color w:val="333333"/>
          <w:sz w:val="20"/>
          <w:szCs w:val="20"/>
        </w:rPr>
        <w:t>Add a line in the __init__ part of the Snap7Library class:</w:t>
      </w:r>
      <w:r>
        <w:rPr>
          <w:rFonts w:ascii="Arial" w:hAnsi="Arial" w:cs="Arial"/>
          <w:color w:val="333333"/>
          <w:sz w:val="20"/>
          <w:szCs w:val="20"/>
        </w:rPr>
        <w:br/>
      </w:r>
      <w:r>
        <w:rPr>
          <w:rFonts w:ascii="Arial" w:hAnsi="Arial" w:cs="Arial"/>
          <w:b/>
          <w:bCs/>
          <w:color w:val="333333"/>
          <w:sz w:val="20"/>
          <w:szCs w:val="20"/>
        </w:rPr>
        <w:t>lib_location='/usr/local/lib/libsnap7.so' </w:t>
      </w:r>
      <w:r>
        <w:rPr>
          <w:rFonts w:ascii="Arial" w:hAnsi="Arial" w:cs="Arial"/>
          <w:color w:val="333333"/>
          <w:sz w:val="20"/>
          <w:szCs w:val="20"/>
        </w:rPr>
        <w:br/>
      </w:r>
      <w:r>
        <w:rPr>
          <w:rFonts w:ascii="Arial" w:hAnsi="Arial" w:cs="Arial"/>
          <w:b/>
          <w:bCs/>
          <w:color w:val="333333"/>
          <w:sz w:val="20"/>
          <w:szCs w:val="20"/>
        </w:rPr>
        <w:t>example below:</w:t>
      </w:r>
      <w:r>
        <w:rPr>
          <w:rFonts w:ascii="Arial" w:hAnsi="Arial" w:cs="Arial"/>
          <w:color w:val="333333"/>
          <w:sz w:val="20"/>
          <w:szCs w:val="20"/>
        </w:rPr>
        <w:br/>
      </w:r>
    </w:p>
    <w:p w14:paraId="3F021278" w14:textId="77777777" w:rsidR="00D807E7" w:rsidRDefault="00D807E7" w:rsidP="00D807E7">
      <w:pPr>
        <w:pStyle w:val="HTMLPreformatted"/>
        <w:shd w:val="clear" w:color="auto" w:fill="FEFDFA"/>
        <w:rPr>
          <w:color w:val="333333"/>
        </w:rPr>
      </w:pPr>
      <w:r>
        <w:rPr>
          <w:color w:val="333333"/>
        </w:rPr>
        <w:lastRenderedPageBreak/>
        <w:t>class Snap7Library(object):</w:t>
      </w:r>
    </w:p>
    <w:p w14:paraId="4D8B6773" w14:textId="77777777" w:rsidR="00D807E7" w:rsidRDefault="00D807E7" w:rsidP="00D807E7">
      <w:pPr>
        <w:pStyle w:val="HTMLPreformatted"/>
        <w:shd w:val="clear" w:color="auto" w:fill="FEFDFA"/>
        <w:rPr>
          <w:color w:val="333333"/>
        </w:rPr>
      </w:pPr>
      <w:r>
        <w:rPr>
          <w:color w:val="333333"/>
        </w:rPr>
        <w:t xml:space="preserve">    """</w:t>
      </w:r>
    </w:p>
    <w:p w14:paraId="780C8928" w14:textId="77777777" w:rsidR="00D807E7" w:rsidRDefault="00D807E7" w:rsidP="00D807E7">
      <w:pPr>
        <w:pStyle w:val="HTMLPreformatted"/>
        <w:shd w:val="clear" w:color="auto" w:fill="FEFDFA"/>
        <w:rPr>
          <w:color w:val="333333"/>
        </w:rPr>
      </w:pPr>
      <w:r>
        <w:rPr>
          <w:color w:val="333333"/>
        </w:rPr>
        <w:t xml:space="preserve">    Snap7 loader and encapsulator. We make this a singleton to make</w:t>
      </w:r>
    </w:p>
    <w:p w14:paraId="13F6B055" w14:textId="77777777" w:rsidR="00D807E7" w:rsidRDefault="00D807E7" w:rsidP="00D807E7">
      <w:pPr>
        <w:pStyle w:val="HTMLPreformatted"/>
        <w:shd w:val="clear" w:color="auto" w:fill="FEFDFA"/>
        <w:rPr>
          <w:color w:val="333333"/>
        </w:rPr>
      </w:pPr>
      <w:r>
        <w:rPr>
          <w:color w:val="333333"/>
        </w:rPr>
        <w:t xml:space="preserve">    sure the library is loaded only once.</w:t>
      </w:r>
    </w:p>
    <w:p w14:paraId="79D75676" w14:textId="77777777" w:rsidR="00D807E7" w:rsidRDefault="00D807E7" w:rsidP="00D807E7">
      <w:pPr>
        <w:pStyle w:val="HTMLPreformatted"/>
        <w:shd w:val="clear" w:color="auto" w:fill="FEFDFA"/>
        <w:rPr>
          <w:color w:val="333333"/>
        </w:rPr>
      </w:pPr>
      <w:r>
        <w:rPr>
          <w:color w:val="333333"/>
        </w:rPr>
        <w:t xml:space="preserve">    """</w:t>
      </w:r>
    </w:p>
    <w:p w14:paraId="551CE5CD" w14:textId="77777777" w:rsidR="00D807E7" w:rsidRDefault="00D807E7" w:rsidP="00D807E7">
      <w:pPr>
        <w:pStyle w:val="HTMLPreformatted"/>
        <w:shd w:val="clear" w:color="auto" w:fill="FEFDFA"/>
        <w:rPr>
          <w:color w:val="333333"/>
        </w:rPr>
      </w:pPr>
      <w:r>
        <w:rPr>
          <w:color w:val="333333"/>
        </w:rPr>
        <w:t xml:space="preserve">    _instance = None</w:t>
      </w:r>
    </w:p>
    <w:p w14:paraId="50A8C9E8" w14:textId="77777777" w:rsidR="00D807E7" w:rsidRDefault="00D807E7" w:rsidP="00D807E7">
      <w:pPr>
        <w:pStyle w:val="HTMLPreformatted"/>
        <w:shd w:val="clear" w:color="auto" w:fill="FEFDFA"/>
        <w:rPr>
          <w:color w:val="333333"/>
        </w:rPr>
      </w:pPr>
      <w:r>
        <w:rPr>
          <w:color w:val="333333"/>
        </w:rPr>
        <w:t xml:space="preserve">    def __new__(cls, *args, **kwargs):</w:t>
      </w:r>
    </w:p>
    <w:p w14:paraId="76569A5A" w14:textId="77777777" w:rsidR="00D807E7" w:rsidRDefault="00D807E7" w:rsidP="00D807E7">
      <w:pPr>
        <w:pStyle w:val="HTMLPreformatted"/>
        <w:shd w:val="clear" w:color="auto" w:fill="FEFDFA"/>
        <w:rPr>
          <w:color w:val="333333"/>
        </w:rPr>
      </w:pPr>
      <w:r>
        <w:rPr>
          <w:color w:val="333333"/>
        </w:rPr>
        <w:t xml:space="preserve">        if not cls._instance:</w:t>
      </w:r>
    </w:p>
    <w:p w14:paraId="736C5D10" w14:textId="77777777" w:rsidR="00D807E7" w:rsidRDefault="00D807E7" w:rsidP="00D807E7">
      <w:pPr>
        <w:pStyle w:val="HTMLPreformatted"/>
        <w:shd w:val="clear" w:color="auto" w:fill="FEFDFA"/>
        <w:rPr>
          <w:color w:val="333333"/>
        </w:rPr>
      </w:pPr>
      <w:r>
        <w:rPr>
          <w:color w:val="333333"/>
        </w:rPr>
        <w:t xml:space="preserve">            cls._instance = object.__new__(cls)</w:t>
      </w:r>
    </w:p>
    <w:p w14:paraId="1F3B1E15" w14:textId="77777777" w:rsidR="00D807E7" w:rsidRDefault="00D807E7" w:rsidP="00D807E7">
      <w:pPr>
        <w:pStyle w:val="HTMLPreformatted"/>
        <w:shd w:val="clear" w:color="auto" w:fill="FEFDFA"/>
        <w:rPr>
          <w:color w:val="333333"/>
        </w:rPr>
      </w:pPr>
      <w:r>
        <w:rPr>
          <w:color w:val="333333"/>
        </w:rPr>
        <w:t xml:space="preserve">            cls._instance.lib_location = None</w:t>
      </w:r>
    </w:p>
    <w:p w14:paraId="39FDDB6E" w14:textId="77777777" w:rsidR="00D807E7" w:rsidRDefault="00D807E7" w:rsidP="00D807E7">
      <w:pPr>
        <w:pStyle w:val="HTMLPreformatted"/>
        <w:shd w:val="clear" w:color="auto" w:fill="FEFDFA"/>
        <w:rPr>
          <w:color w:val="333333"/>
        </w:rPr>
      </w:pPr>
      <w:r>
        <w:rPr>
          <w:color w:val="333333"/>
        </w:rPr>
        <w:t xml:space="preserve">            cls._instance.cdll = None</w:t>
      </w:r>
    </w:p>
    <w:p w14:paraId="5AD7CF98" w14:textId="77777777" w:rsidR="00D807E7" w:rsidRDefault="00D807E7" w:rsidP="00D807E7">
      <w:pPr>
        <w:pStyle w:val="HTMLPreformatted"/>
        <w:shd w:val="clear" w:color="auto" w:fill="FEFDFA"/>
        <w:rPr>
          <w:color w:val="333333"/>
        </w:rPr>
      </w:pPr>
      <w:r>
        <w:rPr>
          <w:color w:val="333333"/>
        </w:rPr>
        <w:t xml:space="preserve">        return cls._instance</w:t>
      </w:r>
    </w:p>
    <w:p w14:paraId="2443E2BF" w14:textId="77777777" w:rsidR="00D807E7" w:rsidRDefault="00D807E7" w:rsidP="00D807E7">
      <w:pPr>
        <w:pStyle w:val="HTMLPreformatted"/>
        <w:shd w:val="clear" w:color="auto" w:fill="FEFDFA"/>
        <w:rPr>
          <w:color w:val="333333"/>
        </w:rPr>
      </w:pPr>
    </w:p>
    <w:p w14:paraId="5B5E7BC6" w14:textId="77777777" w:rsidR="00D807E7" w:rsidRDefault="00D807E7" w:rsidP="00D807E7">
      <w:pPr>
        <w:pStyle w:val="HTMLPreformatted"/>
        <w:shd w:val="clear" w:color="auto" w:fill="FEFDFA"/>
        <w:rPr>
          <w:color w:val="333333"/>
        </w:rPr>
      </w:pPr>
      <w:r>
        <w:rPr>
          <w:color w:val="333333"/>
        </w:rPr>
        <w:t xml:space="preserve">    def __init__(self, lib_location=None):</w:t>
      </w:r>
    </w:p>
    <w:p w14:paraId="52BF3238" w14:textId="77777777" w:rsidR="00D807E7" w:rsidRDefault="00D807E7" w:rsidP="00D807E7">
      <w:pPr>
        <w:pStyle w:val="HTMLPreformatted"/>
        <w:shd w:val="clear" w:color="auto" w:fill="FEFDFA"/>
        <w:rPr>
          <w:color w:val="333333"/>
        </w:rPr>
      </w:pPr>
      <w:r>
        <w:rPr>
          <w:color w:val="333333"/>
        </w:rPr>
        <w:t xml:space="preserve">        lib_location='/usr/local/lib/libsnap7.so' # add this line here</w:t>
      </w:r>
    </w:p>
    <w:p w14:paraId="0BF67FA4" w14:textId="77777777" w:rsidR="00D807E7" w:rsidRDefault="00D807E7" w:rsidP="00D807E7">
      <w:pPr>
        <w:pStyle w:val="HTMLPreformatted"/>
        <w:shd w:val="clear" w:color="auto" w:fill="FEFDFA"/>
        <w:rPr>
          <w:color w:val="333333"/>
        </w:rPr>
      </w:pPr>
      <w:r>
        <w:rPr>
          <w:color w:val="333333"/>
        </w:rPr>
        <w:t xml:space="preserve">        if self.cdll:</w:t>
      </w:r>
    </w:p>
    <w:p w14:paraId="0A8B5C45" w14:textId="77777777" w:rsidR="00D807E7" w:rsidRDefault="00D807E7" w:rsidP="00D807E7">
      <w:pPr>
        <w:pStyle w:val="HTMLPreformatted"/>
        <w:shd w:val="clear" w:color="auto" w:fill="FEFDFA"/>
        <w:rPr>
          <w:color w:val="333333"/>
        </w:rPr>
      </w:pPr>
      <w:r>
        <w:rPr>
          <w:color w:val="333333"/>
        </w:rPr>
        <w:t xml:space="preserve">            return</w:t>
      </w:r>
    </w:p>
    <w:p w14:paraId="1F5F848E" w14:textId="77777777" w:rsidR="00D807E7" w:rsidRDefault="00D807E7" w:rsidP="00D807E7">
      <w:pPr>
        <w:pStyle w:val="HTMLPreformatted"/>
        <w:shd w:val="clear" w:color="auto" w:fill="FEFDFA"/>
        <w:rPr>
          <w:color w:val="333333"/>
        </w:rPr>
      </w:pPr>
      <w:r>
        <w:rPr>
          <w:color w:val="333333"/>
        </w:rPr>
        <w:t xml:space="preserve">        self.lib_location = lib_location or self.lib_location or find_library('snap7')</w:t>
      </w:r>
    </w:p>
    <w:p w14:paraId="2E6D0BFC" w14:textId="77777777" w:rsidR="00D807E7" w:rsidRDefault="00D807E7" w:rsidP="00D807E7">
      <w:pPr>
        <w:pStyle w:val="HTMLPreformatted"/>
        <w:shd w:val="clear" w:color="auto" w:fill="FEFDFA"/>
        <w:rPr>
          <w:color w:val="333333"/>
        </w:rPr>
      </w:pPr>
      <w:r>
        <w:rPr>
          <w:color w:val="333333"/>
        </w:rPr>
        <w:t xml:space="preserve">        if not self.lib_location:</w:t>
      </w:r>
    </w:p>
    <w:p w14:paraId="28719891" w14:textId="77777777" w:rsidR="00D807E7" w:rsidRDefault="00D807E7" w:rsidP="00D807E7">
      <w:pPr>
        <w:pStyle w:val="HTMLPreformatted"/>
        <w:shd w:val="clear" w:color="auto" w:fill="FEFDFA"/>
        <w:rPr>
          <w:color w:val="333333"/>
        </w:rPr>
      </w:pPr>
      <w:r>
        <w:rPr>
          <w:color w:val="333333"/>
        </w:rPr>
        <w:t xml:space="preserve">            msg = "can't find snap7 library. If installed, try running ldconfig"</w:t>
      </w:r>
    </w:p>
    <w:p w14:paraId="28F6BA3C" w14:textId="77777777" w:rsidR="00D807E7" w:rsidRDefault="00D807E7" w:rsidP="00D807E7">
      <w:pPr>
        <w:pStyle w:val="HTMLPreformatted"/>
        <w:shd w:val="clear" w:color="auto" w:fill="FEFDFA"/>
        <w:rPr>
          <w:color w:val="333333"/>
        </w:rPr>
      </w:pPr>
      <w:r>
        <w:rPr>
          <w:color w:val="333333"/>
        </w:rPr>
        <w:t xml:space="preserve">            raise Snap7Exception(msg)</w:t>
      </w:r>
    </w:p>
    <w:p w14:paraId="1C53552F" w14:textId="77777777" w:rsidR="00D807E7" w:rsidRDefault="00D807E7" w:rsidP="00D807E7">
      <w:pPr>
        <w:pStyle w:val="HTMLPreformatted"/>
        <w:shd w:val="clear" w:color="auto" w:fill="FEFDFA"/>
        <w:rPr>
          <w:color w:val="333333"/>
        </w:rPr>
      </w:pPr>
      <w:r>
        <w:rPr>
          <w:color w:val="333333"/>
        </w:rPr>
        <w:t xml:space="preserve">        self.cdll = cdll.LoadLibrary(self.lib_location)</w:t>
      </w:r>
    </w:p>
    <w:p w14:paraId="43F7A731" w14:textId="77777777" w:rsidR="00D807E7" w:rsidRDefault="00D807E7" w:rsidP="00D807E7">
      <w:pPr>
        <w:shd w:val="clear" w:color="auto" w:fill="FEFDFA"/>
        <w:rPr>
          <w:rFonts w:ascii="Arial" w:hAnsi="Arial" w:cs="Arial"/>
          <w:color w:val="333333"/>
          <w:sz w:val="20"/>
          <w:szCs w:val="20"/>
        </w:rPr>
      </w:pPr>
      <w:r>
        <w:rPr>
          <w:rFonts w:ascii="Arial" w:hAnsi="Arial" w:cs="Arial"/>
          <w:color w:val="333333"/>
          <w:sz w:val="20"/>
          <w:szCs w:val="20"/>
        </w:rPr>
        <w:br/>
        <w:t>Now you can write your client code :-)</w:t>
      </w:r>
      <w:r>
        <w:rPr>
          <w:rFonts w:ascii="Arial" w:hAnsi="Arial" w:cs="Arial"/>
          <w:color w:val="333333"/>
          <w:sz w:val="20"/>
          <w:szCs w:val="20"/>
        </w:rPr>
        <w:br/>
        <w:t>Here's an example on how to connect and read an output Q0.0:</w:t>
      </w:r>
    </w:p>
    <w:p w14:paraId="0ED5E8B5" w14:textId="77777777" w:rsidR="00D807E7" w:rsidRDefault="00D807E7" w:rsidP="00D807E7">
      <w:pPr>
        <w:pStyle w:val="HTMLPreformatted"/>
        <w:shd w:val="clear" w:color="auto" w:fill="FEFDFA"/>
        <w:rPr>
          <w:color w:val="333333"/>
        </w:rPr>
      </w:pPr>
      <w:r>
        <w:rPr>
          <w:color w:val="333333"/>
        </w:rPr>
        <w:t>from time import sleep</w:t>
      </w:r>
    </w:p>
    <w:p w14:paraId="3F4D1C6E" w14:textId="77777777" w:rsidR="00D807E7" w:rsidRDefault="00D807E7" w:rsidP="00D807E7">
      <w:pPr>
        <w:pStyle w:val="HTMLPreformatted"/>
        <w:shd w:val="clear" w:color="auto" w:fill="FEFDFA"/>
        <w:rPr>
          <w:color w:val="333333"/>
        </w:rPr>
      </w:pPr>
      <w:r>
        <w:rPr>
          <w:color w:val="333333"/>
        </w:rPr>
        <w:t>import snap7</w:t>
      </w:r>
    </w:p>
    <w:p w14:paraId="0C48760A" w14:textId="77777777" w:rsidR="00D807E7" w:rsidRDefault="00D807E7" w:rsidP="00D807E7">
      <w:pPr>
        <w:pStyle w:val="HTMLPreformatted"/>
        <w:shd w:val="clear" w:color="auto" w:fill="FEFDFA"/>
        <w:rPr>
          <w:color w:val="333333"/>
        </w:rPr>
      </w:pPr>
      <w:r>
        <w:rPr>
          <w:color w:val="333333"/>
        </w:rPr>
        <w:t>from snap7.util import *</w:t>
      </w:r>
    </w:p>
    <w:p w14:paraId="52E51B73" w14:textId="77777777" w:rsidR="00D807E7" w:rsidRDefault="00D807E7" w:rsidP="00D807E7">
      <w:pPr>
        <w:pStyle w:val="HTMLPreformatted"/>
        <w:shd w:val="clear" w:color="auto" w:fill="FEFDFA"/>
        <w:rPr>
          <w:color w:val="333333"/>
        </w:rPr>
      </w:pPr>
      <w:r>
        <w:rPr>
          <w:color w:val="333333"/>
        </w:rPr>
        <w:t>import struct</w:t>
      </w:r>
    </w:p>
    <w:p w14:paraId="3A5ADEFF" w14:textId="77777777" w:rsidR="00D807E7" w:rsidRDefault="00D807E7" w:rsidP="00D807E7">
      <w:pPr>
        <w:pStyle w:val="HTMLPreformatted"/>
        <w:shd w:val="clear" w:color="auto" w:fill="FEFDFA"/>
        <w:rPr>
          <w:color w:val="333333"/>
        </w:rPr>
      </w:pPr>
    </w:p>
    <w:p w14:paraId="4B29BCC5" w14:textId="77777777" w:rsidR="00D807E7" w:rsidRDefault="00D807E7" w:rsidP="00D807E7">
      <w:pPr>
        <w:pStyle w:val="HTMLPreformatted"/>
        <w:shd w:val="clear" w:color="auto" w:fill="FEFDFA"/>
        <w:rPr>
          <w:color w:val="333333"/>
        </w:rPr>
      </w:pPr>
      <w:r>
        <w:rPr>
          <w:color w:val="333333"/>
        </w:rPr>
        <w:t>plc = snap7.client.Client()</w:t>
      </w:r>
    </w:p>
    <w:p w14:paraId="1B3BAD22" w14:textId="77777777" w:rsidR="00D807E7" w:rsidRDefault="00D807E7" w:rsidP="00D807E7">
      <w:pPr>
        <w:pStyle w:val="HTMLPreformatted"/>
        <w:shd w:val="clear" w:color="auto" w:fill="FEFDFA"/>
        <w:rPr>
          <w:color w:val="333333"/>
        </w:rPr>
      </w:pPr>
      <w:r>
        <w:rPr>
          <w:color w:val="333333"/>
        </w:rPr>
        <w:t>plc.connect("192.168.12.73",0,1)</w:t>
      </w:r>
    </w:p>
    <w:p w14:paraId="5B6DA37A" w14:textId="77777777" w:rsidR="00D807E7" w:rsidRDefault="00D807E7" w:rsidP="00D807E7">
      <w:pPr>
        <w:pStyle w:val="HTMLPreformatted"/>
        <w:shd w:val="clear" w:color="auto" w:fill="FEFDFA"/>
        <w:rPr>
          <w:color w:val="333333"/>
        </w:rPr>
      </w:pPr>
    </w:p>
    <w:p w14:paraId="18256D05" w14:textId="77777777" w:rsidR="00D807E7" w:rsidRDefault="00D807E7" w:rsidP="00D807E7">
      <w:pPr>
        <w:pStyle w:val="HTMLPreformatted"/>
        <w:shd w:val="clear" w:color="auto" w:fill="FEFDFA"/>
        <w:rPr>
          <w:color w:val="333333"/>
        </w:rPr>
      </w:pPr>
      <w:r>
        <w:rPr>
          <w:color w:val="333333"/>
        </w:rPr>
        <w:t>area = 0x82    # area for Q memory</w:t>
      </w:r>
    </w:p>
    <w:p w14:paraId="6ED4094B" w14:textId="77777777" w:rsidR="00D807E7" w:rsidRDefault="00D807E7" w:rsidP="00D807E7">
      <w:pPr>
        <w:pStyle w:val="HTMLPreformatted"/>
        <w:shd w:val="clear" w:color="auto" w:fill="FEFDFA"/>
        <w:rPr>
          <w:color w:val="333333"/>
        </w:rPr>
      </w:pPr>
      <w:r>
        <w:rPr>
          <w:color w:val="333333"/>
        </w:rPr>
        <w:t>start = 0      # location we are going to start the read</w:t>
      </w:r>
    </w:p>
    <w:p w14:paraId="57757017" w14:textId="77777777" w:rsidR="00D807E7" w:rsidRDefault="00D807E7" w:rsidP="00D807E7">
      <w:pPr>
        <w:pStyle w:val="HTMLPreformatted"/>
        <w:shd w:val="clear" w:color="auto" w:fill="FEFDFA"/>
        <w:rPr>
          <w:color w:val="333333"/>
        </w:rPr>
      </w:pPr>
      <w:r>
        <w:rPr>
          <w:color w:val="333333"/>
        </w:rPr>
        <w:t>length = 1     # length in bytes of the read</w:t>
      </w:r>
    </w:p>
    <w:p w14:paraId="4F5A0749" w14:textId="77777777" w:rsidR="00D807E7" w:rsidRDefault="00D807E7" w:rsidP="00D807E7">
      <w:pPr>
        <w:pStyle w:val="HTMLPreformatted"/>
        <w:shd w:val="clear" w:color="auto" w:fill="FEFDFA"/>
        <w:rPr>
          <w:color w:val="333333"/>
        </w:rPr>
      </w:pPr>
      <w:r>
        <w:rPr>
          <w:color w:val="333333"/>
        </w:rPr>
        <w:t>bit = 0        # which bit in the Q memory byte we are reading</w:t>
      </w:r>
    </w:p>
    <w:p w14:paraId="4BD648B2" w14:textId="77777777" w:rsidR="00D807E7" w:rsidRDefault="00D807E7" w:rsidP="00D807E7">
      <w:pPr>
        <w:pStyle w:val="HTMLPreformatted"/>
        <w:shd w:val="clear" w:color="auto" w:fill="FEFDFA"/>
        <w:rPr>
          <w:color w:val="333333"/>
        </w:rPr>
      </w:pPr>
    </w:p>
    <w:p w14:paraId="76AFB1F2" w14:textId="77777777" w:rsidR="00D807E7" w:rsidRDefault="00D807E7" w:rsidP="00D807E7">
      <w:pPr>
        <w:pStyle w:val="HTMLPreformatted"/>
        <w:shd w:val="clear" w:color="auto" w:fill="FEFDFA"/>
        <w:rPr>
          <w:color w:val="333333"/>
        </w:rPr>
      </w:pPr>
      <w:r>
        <w:rPr>
          <w:color w:val="333333"/>
        </w:rPr>
        <w:t>byte = plc.read_area(area,0,start,length)</w:t>
      </w:r>
    </w:p>
    <w:p w14:paraId="4D4A9696" w14:textId="77777777" w:rsidR="00D807E7" w:rsidRDefault="00D807E7" w:rsidP="00D807E7">
      <w:pPr>
        <w:pStyle w:val="HTMLPreformatted"/>
        <w:shd w:val="clear" w:color="auto" w:fill="FEFDFA"/>
        <w:rPr>
          <w:color w:val="333333"/>
        </w:rPr>
      </w:pPr>
      <w:r>
        <w:rPr>
          <w:color w:val="333333"/>
        </w:rPr>
        <w:t>print "Q0.0:",get_bool(mbyte,0,bit)</w:t>
      </w:r>
    </w:p>
    <w:p w14:paraId="417FD421" w14:textId="77777777" w:rsidR="00D807E7" w:rsidRDefault="00D807E7" w:rsidP="00D807E7">
      <w:pPr>
        <w:pStyle w:val="HTMLPreformatted"/>
        <w:shd w:val="clear" w:color="auto" w:fill="FEFDFA"/>
        <w:rPr>
          <w:color w:val="333333"/>
        </w:rPr>
      </w:pPr>
      <w:r>
        <w:rPr>
          <w:color w:val="333333"/>
        </w:rPr>
        <w:t>plc.disconnect()</w:t>
      </w:r>
    </w:p>
    <w:p w14:paraId="5FF9D572" w14:textId="77777777" w:rsidR="00D807E7" w:rsidRDefault="00D807E7" w:rsidP="00D807E7">
      <w:pPr>
        <w:pStyle w:val="HTMLPreformatted"/>
        <w:shd w:val="clear" w:color="auto" w:fill="FEFDFA"/>
        <w:rPr>
          <w:color w:val="333333"/>
        </w:rPr>
      </w:pPr>
    </w:p>
    <w:p w14:paraId="0E7E5FFE" w14:textId="77777777" w:rsidR="00D807E7" w:rsidRDefault="00D807E7" w:rsidP="00D807E7">
      <w:pPr>
        <w:shd w:val="clear" w:color="auto" w:fill="FEFDFA"/>
        <w:rPr>
          <w:rFonts w:ascii="Arial" w:hAnsi="Arial" w:cs="Arial"/>
          <w:color w:val="333333"/>
          <w:sz w:val="20"/>
          <w:szCs w:val="20"/>
        </w:rPr>
      </w:pPr>
      <w:r>
        <w:rPr>
          <w:rFonts w:ascii="Arial" w:hAnsi="Arial" w:cs="Arial"/>
          <w:color w:val="333333"/>
          <w:sz w:val="20"/>
          <w:szCs w:val="20"/>
        </w:rPr>
        <w:br/>
      </w:r>
      <w:r>
        <w:rPr>
          <w:rFonts w:ascii="Arial" w:hAnsi="Arial" w:cs="Arial"/>
          <w:color w:val="333333"/>
          <w:sz w:val="20"/>
          <w:szCs w:val="20"/>
        </w:rPr>
        <w:br/>
        <w:t>I created a helper class on my github here to make the syntax easier for people who are used to DAServer and Ladder:</w:t>
      </w:r>
      <w:r>
        <w:rPr>
          <w:rFonts w:ascii="Arial" w:hAnsi="Arial" w:cs="Arial"/>
          <w:color w:val="333333"/>
          <w:sz w:val="20"/>
          <w:szCs w:val="20"/>
        </w:rPr>
        <w:br/>
      </w:r>
      <w:hyperlink r:id="rId131" w:history="1">
        <w:r>
          <w:rPr>
            <w:rStyle w:val="Hyperlink"/>
            <w:rFonts w:ascii="Arial" w:hAnsi="Arial" w:cs="Arial"/>
            <w:color w:val="D52A33"/>
            <w:sz w:val="20"/>
            <w:szCs w:val="20"/>
          </w:rPr>
          <w:t>https://github.com/SimplyAutomationized/raspberrypi/raw/master/S7-1200pi/S71200.py</w:t>
        </w:r>
      </w:hyperlink>
      <w:r>
        <w:rPr>
          <w:rFonts w:ascii="Arial" w:hAnsi="Arial" w:cs="Arial"/>
          <w:color w:val="333333"/>
          <w:sz w:val="20"/>
          <w:szCs w:val="20"/>
        </w:rPr>
        <w:br/>
        <w:t>Example on how to use it:</w:t>
      </w:r>
    </w:p>
    <w:p w14:paraId="21354421" w14:textId="77777777" w:rsidR="00D807E7" w:rsidRDefault="00D807E7" w:rsidP="00D807E7">
      <w:pPr>
        <w:pStyle w:val="HTMLPreformatted"/>
        <w:shd w:val="clear" w:color="auto" w:fill="FEFDFA"/>
        <w:rPr>
          <w:color w:val="333333"/>
        </w:rPr>
      </w:pPr>
      <w:r>
        <w:rPr>
          <w:color w:val="333333"/>
        </w:rPr>
        <w:t>import S71200</w:t>
      </w:r>
    </w:p>
    <w:p w14:paraId="138369F4" w14:textId="77777777" w:rsidR="00D807E7" w:rsidRDefault="00D807E7" w:rsidP="00D807E7">
      <w:pPr>
        <w:pStyle w:val="HTMLPreformatted"/>
        <w:shd w:val="clear" w:color="auto" w:fill="FEFDFA"/>
        <w:rPr>
          <w:color w:val="333333"/>
        </w:rPr>
      </w:pPr>
      <w:r>
        <w:rPr>
          <w:color w:val="333333"/>
        </w:rPr>
        <w:t>from time import sleep</w:t>
      </w:r>
    </w:p>
    <w:p w14:paraId="33845F74" w14:textId="77777777" w:rsidR="00D807E7" w:rsidRDefault="00D807E7" w:rsidP="00D807E7">
      <w:pPr>
        <w:pStyle w:val="HTMLPreformatted"/>
        <w:shd w:val="clear" w:color="auto" w:fill="FEFDFA"/>
        <w:rPr>
          <w:color w:val="333333"/>
        </w:rPr>
      </w:pPr>
      <w:r>
        <w:rPr>
          <w:color w:val="333333"/>
        </w:rPr>
        <w:t>import snap7</w:t>
      </w:r>
    </w:p>
    <w:p w14:paraId="784EA640" w14:textId="77777777" w:rsidR="00D807E7" w:rsidRDefault="00D807E7" w:rsidP="00D807E7">
      <w:pPr>
        <w:pStyle w:val="HTMLPreformatted"/>
        <w:shd w:val="clear" w:color="auto" w:fill="FEFDFA"/>
        <w:rPr>
          <w:color w:val="333333"/>
        </w:rPr>
      </w:pPr>
      <w:r>
        <w:rPr>
          <w:color w:val="333333"/>
        </w:rPr>
        <w:t>from snap7.util import *</w:t>
      </w:r>
    </w:p>
    <w:p w14:paraId="7C4CDF88" w14:textId="77777777" w:rsidR="00D807E7" w:rsidRDefault="00D807E7" w:rsidP="00D807E7">
      <w:pPr>
        <w:pStyle w:val="HTMLPreformatted"/>
        <w:shd w:val="clear" w:color="auto" w:fill="FEFDFA"/>
        <w:rPr>
          <w:color w:val="333333"/>
        </w:rPr>
      </w:pPr>
      <w:r>
        <w:rPr>
          <w:color w:val="333333"/>
        </w:rPr>
        <w:lastRenderedPageBreak/>
        <w:t>import struct</w:t>
      </w:r>
    </w:p>
    <w:p w14:paraId="2C284F08" w14:textId="77777777" w:rsidR="00D807E7" w:rsidRDefault="00D807E7" w:rsidP="00D807E7">
      <w:pPr>
        <w:pStyle w:val="HTMLPreformatted"/>
        <w:shd w:val="clear" w:color="auto" w:fill="FEFDFA"/>
        <w:rPr>
          <w:color w:val="333333"/>
        </w:rPr>
      </w:pPr>
    </w:p>
    <w:p w14:paraId="216CABAB" w14:textId="77777777" w:rsidR="00D807E7" w:rsidRDefault="00D807E7" w:rsidP="00D807E7">
      <w:pPr>
        <w:pStyle w:val="HTMLPreformatted"/>
        <w:shd w:val="clear" w:color="auto" w:fill="FEFDFA"/>
        <w:rPr>
          <w:color w:val="333333"/>
        </w:rPr>
      </w:pPr>
      <w:r>
        <w:rPr>
          <w:color w:val="333333"/>
        </w:rPr>
        <w:t>plc = S71200.S71200("192.168.21.65")</w:t>
      </w:r>
    </w:p>
    <w:p w14:paraId="610276B7" w14:textId="77777777" w:rsidR="00D807E7" w:rsidRDefault="00D807E7" w:rsidP="00D807E7">
      <w:pPr>
        <w:pStyle w:val="HTMLPreformatted"/>
        <w:shd w:val="clear" w:color="auto" w:fill="FEFDFA"/>
        <w:rPr>
          <w:color w:val="333333"/>
        </w:rPr>
      </w:pPr>
      <w:r>
        <w:rPr>
          <w:color w:val="333333"/>
        </w:rPr>
        <w:t>plc.writeMem('QX0.0',True) # write Q0.0 to be true, which will only turn on the output if it isn't connected to any rung in your ladder code</w:t>
      </w:r>
    </w:p>
    <w:p w14:paraId="36914224" w14:textId="77777777" w:rsidR="00D807E7" w:rsidRDefault="00D807E7" w:rsidP="00D807E7">
      <w:pPr>
        <w:pStyle w:val="HTMLPreformatted"/>
        <w:shd w:val="clear" w:color="auto" w:fill="FEFDFA"/>
        <w:rPr>
          <w:color w:val="333333"/>
        </w:rPr>
      </w:pPr>
      <w:r>
        <w:rPr>
          <w:color w:val="333333"/>
        </w:rPr>
        <w:t>print plc.getMem('MX0.1') # read memory bit M0.1</w:t>
      </w:r>
    </w:p>
    <w:p w14:paraId="7DA33BFC" w14:textId="77777777" w:rsidR="00D807E7" w:rsidRDefault="00D807E7" w:rsidP="00D807E7">
      <w:pPr>
        <w:pStyle w:val="HTMLPreformatted"/>
        <w:shd w:val="clear" w:color="auto" w:fill="FEFDFA"/>
        <w:rPr>
          <w:color w:val="333333"/>
        </w:rPr>
      </w:pPr>
      <w:r>
        <w:rPr>
          <w:color w:val="333333"/>
        </w:rPr>
        <w:t>print plc.getMem('IX0.0') # read input bit I0.0</w:t>
      </w:r>
    </w:p>
    <w:p w14:paraId="7A413BBD" w14:textId="77777777" w:rsidR="00D807E7" w:rsidRDefault="00D807E7" w:rsidP="00D807E7">
      <w:pPr>
        <w:pStyle w:val="HTMLPreformatted"/>
        <w:shd w:val="clear" w:color="auto" w:fill="FEFDFA"/>
        <w:rPr>
          <w:color w:val="333333"/>
        </w:rPr>
      </w:pPr>
      <w:r>
        <w:rPr>
          <w:color w:val="333333"/>
        </w:rPr>
        <w:t>print plc.getMem("FREAL100") # read real from MD100</w:t>
      </w:r>
    </w:p>
    <w:p w14:paraId="339DB1FB" w14:textId="77777777" w:rsidR="00D807E7" w:rsidRDefault="00D807E7" w:rsidP="00D807E7">
      <w:pPr>
        <w:pStyle w:val="HTMLPreformatted"/>
        <w:shd w:val="clear" w:color="auto" w:fill="FEFDFA"/>
        <w:rPr>
          <w:color w:val="333333"/>
        </w:rPr>
      </w:pPr>
      <w:r>
        <w:rPr>
          <w:color w:val="333333"/>
        </w:rPr>
        <w:t>print plc.getMem("MW20") # read int word from MW20</w:t>
      </w:r>
    </w:p>
    <w:p w14:paraId="43C1A873" w14:textId="77777777" w:rsidR="00D807E7" w:rsidRDefault="00D807E7" w:rsidP="00D807E7">
      <w:pPr>
        <w:pStyle w:val="HTMLPreformatted"/>
        <w:shd w:val="clear" w:color="auto" w:fill="FEFDFA"/>
        <w:rPr>
          <w:color w:val="333333"/>
        </w:rPr>
      </w:pPr>
      <w:r>
        <w:rPr>
          <w:color w:val="333333"/>
        </w:rPr>
        <w:t>print plc.getMem("MB24",254) # write to MB24 the value 254</w:t>
      </w:r>
    </w:p>
    <w:p w14:paraId="77681B71" w14:textId="77777777" w:rsidR="00D807E7" w:rsidRDefault="00D807E7" w:rsidP="00D807E7">
      <w:pPr>
        <w:pStyle w:val="HTMLPreformatted"/>
        <w:shd w:val="clear" w:color="auto" w:fill="FEFDFA"/>
        <w:rPr>
          <w:color w:val="333333"/>
        </w:rPr>
      </w:pPr>
      <w:r>
        <w:rPr>
          <w:color w:val="333333"/>
        </w:rPr>
        <w:t>plc.plc.disconnect()</w:t>
      </w:r>
    </w:p>
    <w:p w14:paraId="6FF1ABD1" w14:textId="77777777" w:rsidR="00D807E7" w:rsidRDefault="00D807E7" w:rsidP="00D807E7">
      <w:pPr>
        <w:shd w:val="clear" w:color="auto" w:fill="FEFDFA"/>
        <w:rPr>
          <w:ins w:id="0" w:author="Unknown"/>
          <w:rFonts w:ascii="Arial" w:hAnsi="Arial" w:cs="Arial"/>
          <w:color w:val="333333"/>
          <w:sz w:val="20"/>
          <w:szCs w:val="20"/>
        </w:rPr>
      </w:pPr>
      <w:r>
        <w:rPr>
          <w:rFonts w:ascii="Arial" w:hAnsi="Arial" w:cs="Arial"/>
          <w:color w:val="333333"/>
          <w:sz w:val="20"/>
          <w:szCs w:val="20"/>
        </w:rPr>
        <w:br/>
      </w:r>
      <w:r>
        <w:rPr>
          <w:rFonts w:ascii="Arial" w:hAnsi="Arial" w:cs="Arial"/>
          <w:color w:val="333333"/>
          <w:sz w:val="20"/>
          <w:szCs w:val="20"/>
        </w:rPr>
        <w:br/>
      </w:r>
    </w:p>
    <w:p w14:paraId="2559752D" w14:textId="77777777" w:rsidR="00D807E7" w:rsidRDefault="00D807E7" w:rsidP="00D807E7">
      <w:pPr>
        <w:shd w:val="clear" w:color="auto" w:fill="FEFDFA"/>
        <w:rPr>
          <w:rFonts w:ascii="Arial" w:hAnsi="Arial" w:cs="Arial"/>
          <w:color w:val="333333"/>
          <w:sz w:val="20"/>
          <w:szCs w:val="20"/>
        </w:rPr>
      </w:pPr>
      <w:r>
        <w:rPr>
          <w:rFonts w:ascii="Arial" w:hAnsi="Arial" w:cs="Arial"/>
          <w:color w:val="333333"/>
          <w:sz w:val="20"/>
          <w:szCs w:val="20"/>
        </w:rPr>
        <w:br/>
        <w:t>Let me know if there are questions. Hope I can help :-)</w:t>
      </w:r>
      <w:r>
        <w:rPr>
          <w:rFonts w:ascii="Arial" w:hAnsi="Arial" w:cs="Arial"/>
          <w:color w:val="333333"/>
          <w:sz w:val="20"/>
          <w:szCs w:val="20"/>
        </w:rPr>
        <w:br/>
        <w:t>Also let me know if you can help me clean up my S71200.py helper class. I know it looks messy.</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Follow me to get updates on a Raspberry pi Sensor the DA or OPC server can get data using S7 protocol.</w:t>
      </w:r>
      <w:r>
        <w:rPr>
          <w:rFonts w:ascii="Arial" w:hAnsi="Arial" w:cs="Arial"/>
          <w:color w:val="333333"/>
          <w:sz w:val="20"/>
          <w:szCs w:val="20"/>
        </w:rPr>
        <w:br/>
      </w:r>
      <w:hyperlink r:id="rId132" w:tgtFrame="_blank" w:history="1">
        <w:r>
          <w:rPr>
            <w:rStyle w:val="Hyperlink"/>
            <w:rFonts w:ascii="Arial" w:hAnsi="Arial" w:cs="Arial"/>
            <w:color w:val="D52A33"/>
            <w:sz w:val="20"/>
            <w:szCs w:val="20"/>
          </w:rPr>
          <w:t>+Simply Automationized</w:t>
        </w:r>
      </w:hyperlink>
    </w:p>
    <w:p w14:paraId="73F109C0" w14:textId="77777777" w:rsidR="00D807E7" w:rsidRDefault="00D807E7" w:rsidP="00D807E7">
      <w:pPr>
        <w:pStyle w:val="Heading5"/>
        <w:shd w:val="clear" w:color="auto" w:fill="FEFDFA"/>
        <w:rPr>
          <w:rFonts w:ascii="Arial" w:hAnsi="Arial" w:cs="Arial"/>
          <w:color w:val="333333"/>
          <w:sz w:val="20"/>
          <w:szCs w:val="20"/>
        </w:rPr>
      </w:pPr>
      <w:r>
        <w:rPr>
          <w:rFonts w:ascii="Arial" w:hAnsi="Arial" w:cs="Arial"/>
          <w:color w:val="333333"/>
        </w:rPr>
        <w:t>Check out my other SCADA posts</w:t>
      </w:r>
    </w:p>
    <w:p w14:paraId="010FF2C1" w14:textId="77777777" w:rsidR="00D807E7" w:rsidRDefault="00000000" w:rsidP="00D807E7">
      <w:pPr>
        <w:numPr>
          <w:ilvl w:val="0"/>
          <w:numId w:val="40"/>
        </w:numPr>
        <w:shd w:val="clear" w:color="auto" w:fill="FEFDFA"/>
        <w:spacing w:after="60" w:line="240" w:lineRule="auto"/>
        <w:ind w:firstLine="0"/>
        <w:rPr>
          <w:rFonts w:ascii="Arial" w:hAnsi="Arial" w:cs="Arial"/>
          <w:color w:val="333333"/>
          <w:sz w:val="20"/>
          <w:szCs w:val="20"/>
        </w:rPr>
      </w:pPr>
      <w:hyperlink r:id="rId133" w:history="1">
        <w:r w:rsidR="00D807E7">
          <w:rPr>
            <w:rStyle w:val="Hyperlink"/>
            <w:rFonts w:ascii="Arial" w:hAnsi="Arial" w:cs="Arial"/>
            <w:color w:val="D52A33"/>
            <w:sz w:val="20"/>
            <w:szCs w:val="20"/>
          </w:rPr>
          <w:t>Modbus TCP and Raspberry Pi Temperature Sensor</w:t>
        </w:r>
      </w:hyperlink>
    </w:p>
    <w:p w14:paraId="5BE08E15" w14:textId="77777777" w:rsidR="00D807E7" w:rsidRDefault="00000000" w:rsidP="00D807E7">
      <w:pPr>
        <w:numPr>
          <w:ilvl w:val="0"/>
          <w:numId w:val="40"/>
        </w:numPr>
        <w:shd w:val="clear" w:color="auto" w:fill="FEFDFA"/>
        <w:spacing w:after="60" w:line="240" w:lineRule="auto"/>
        <w:ind w:firstLine="0"/>
        <w:rPr>
          <w:rFonts w:ascii="Arial" w:hAnsi="Arial" w:cs="Arial"/>
          <w:color w:val="333333"/>
          <w:sz w:val="20"/>
          <w:szCs w:val="20"/>
        </w:rPr>
      </w:pPr>
      <w:hyperlink r:id="rId134" w:history="1">
        <w:r w:rsidR="00D807E7">
          <w:rPr>
            <w:rStyle w:val="Hyperlink"/>
            <w:rFonts w:ascii="Arial" w:hAnsi="Arial" w:cs="Arial"/>
            <w:color w:val="D52A33"/>
            <w:sz w:val="20"/>
            <w:szCs w:val="20"/>
          </w:rPr>
          <w:t>Controlling Outputs Using Modbus TCP</w:t>
        </w:r>
      </w:hyperlink>
    </w:p>
    <w:p w14:paraId="50B7AFC5" w14:textId="77777777" w:rsidR="00D807E7" w:rsidRDefault="00D807E7" w:rsidP="00D807E7">
      <w:pPr>
        <w:shd w:val="clear" w:color="auto" w:fill="FEFDFA"/>
        <w:spacing w:after="0"/>
        <w:rPr>
          <w:rFonts w:ascii="Arial" w:hAnsi="Arial" w:cs="Arial"/>
          <w:color w:val="333333"/>
          <w:sz w:val="20"/>
          <w:szCs w:val="20"/>
        </w:rPr>
      </w:pPr>
      <w:r>
        <w:rPr>
          <w:rStyle w:val="post-timestamp"/>
          <w:rFonts w:ascii="Arial" w:hAnsi="Arial" w:cs="Arial"/>
          <w:color w:val="333333"/>
          <w:sz w:val="20"/>
          <w:szCs w:val="20"/>
        </w:rPr>
        <w:t>at </w:t>
      </w:r>
      <w:hyperlink r:id="rId135" w:tooltip="permanent link" w:history="1">
        <w:r>
          <w:rPr>
            <w:rStyle w:val="Hyperlink"/>
            <w:rFonts w:ascii="Arial" w:hAnsi="Arial" w:cs="Arial"/>
            <w:color w:val="D52A33"/>
            <w:sz w:val="20"/>
            <w:szCs w:val="20"/>
          </w:rPr>
          <w:t>9:40 PM</w:t>
        </w:r>
      </w:hyperlink>
      <w:r>
        <w:rPr>
          <w:rStyle w:val="post-timestamp"/>
          <w:rFonts w:ascii="Arial" w:hAnsi="Arial" w:cs="Arial"/>
          <w:color w:val="333333"/>
          <w:sz w:val="20"/>
          <w:szCs w:val="20"/>
        </w:rPr>
        <w:t> </w:t>
      </w:r>
    </w:p>
    <w:p w14:paraId="31DEEC56" w14:textId="77777777" w:rsidR="00D807E7" w:rsidRDefault="00000000" w:rsidP="00D807E7">
      <w:pPr>
        <w:shd w:val="clear" w:color="auto" w:fill="FEFDFA"/>
        <w:textAlignment w:val="center"/>
        <w:rPr>
          <w:rFonts w:ascii="Arial" w:hAnsi="Arial" w:cs="Arial"/>
          <w:color w:val="333333"/>
          <w:sz w:val="20"/>
          <w:szCs w:val="20"/>
        </w:rPr>
      </w:pPr>
      <w:hyperlink r:id="rId136" w:tgtFrame="_blank" w:tooltip="Email This" w:history="1">
        <w:r w:rsidR="00D807E7">
          <w:rPr>
            <w:rStyle w:val="share-button-link-text"/>
            <w:rFonts w:ascii="Arial" w:hAnsi="Arial" w:cs="Arial"/>
            <w:color w:val="D52A33"/>
            <w:sz w:val="20"/>
            <w:szCs w:val="20"/>
          </w:rPr>
          <w:t>Email This</w:t>
        </w:r>
      </w:hyperlink>
      <w:hyperlink r:id="rId137" w:tgtFrame="_blank" w:tooltip="BlogThis!" w:history="1">
        <w:r w:rsidR="00D807E7">
          <w:rPr>
            <w:rStyle w:val="share-button-link-text"/>
            <w:rFonts w:ascii="Arial" w:hAnsi="Arial" w:cs="Arial"/>
            <w:color w:val="D52A33"/>
            <w:sz w:val="20"/>
            <w:szCs w:val="20"/>
          </w:rPr>
          <w:t>BlogThis!</w:t>
        </w:r>
      </w:hyperlink>
      <w:hyperlink r:id="rId138" w:tgtFrame="_blank" w:tooltip="Share to Twitter" w:history="1">
        <w:r w:rsidR="00D807E7">
          <w:rPr>
            <w:rStyle w:val="share-button-link-text"/>
            <w:rFonts w:ascii="Arial" w:hAnsi="Arial" w:cs="Arial"/>
            <w:color w:val="D52A33"/>
            <w:sz w:val="20"/>
            <w:szCs w:val="20"/>
          </w:rPr>
          <w:t>Share to Twitter</w:t>
        </w:r>
      </w:hyperlink>
      <w:hyperlink r:id="rId139" w:tgtFrame="_blank" w:tooltip="Share to Facebook" w:history="1">
        <w:r w:rsidR="00D807E7">
          <w:rPr>
            <w:rStyle w:val="share-button-link-text"/>
            <w:rFonts w:ascii="Arial" w:hAnsi="Arial" w:cs="Arial"/>
            <w:color w:val="D52A33"/>
            <w:sz w:val="20"/>
            <w:szCs w:val="20"/>
          </w:rPr>
          <w:t>Share to Facebook</w:t>
        </w:r>
      </w:hyperlink>
      <w:hyperlink r:id="rId140" w:tgtFrame="_blank" w:tooltip="Share to Pinterest" w:history="1">
        <w:r w:rsidR="00D807E7">
          <w:rPr>
            <w:rStyle w:val="share-button-link-text"/>
            <w:rFonts w:ascii="Arial" w:hAnsi="Arial" w:cs="Arial"/>
            <w:color w:val="D52A33"/>
            <w:sz w:val="20"/>
            <w:szCs w:val="20"/>
          </w:rPr>
          <w:t>Share to Pinterest</w:t>
        </w:r>
      </w:hyperlink>
    </w:p>
    <w:p w14:paraId="501D7BEE" w14:textId="77777777" w:rsidR="00D807E7" w:rsidRDefault="00D807E7" w:rsidP="00D807E7">
      <w:pPr>
        <w:shd w:val="clear" w:color="auto" w:fill="FEFDFA"/>
        <w:rPr>
          <w:rFonts w:ascii="Arial" w:hAnsi="Arial" w:cs="Arial"/>
          <w:color w:val="333333"/>
          <w:sz w:val="20"/>
          <w:szCs w:val="20"/>
        </w:rPr>
      </w:pPr>
      <w:r>
        <w:rPr>
          <w:rStyle w:val="post-labels"/>
          <w:rFonts w:ascii="Arial" w:hAnsi="Arial" w:cs="Arial"/>
          <w:color w:val="333333"/>
          <w:sz w:val="20"/>
          <w:szCs w:val="20"/>
        </w:rPr>
        <w:t>Labels: </w:t>
      </w:r>
      <w:hyperlink r:id="rId141" w:history="1">
        <w:r>
          <w:rPr>
            <w:rStyle w:val="Hyperlink"/>
            <w:rFonts w:ascii="Arial" w:hAnsi="Arial" w:cs="Arial"/>
            <w:color w:val="D52A33"/>
            <w:sz w:val="20"/>
            <w:szCs w:val="20"/>
          </w:rPr>
          <w:t>Pi</w:t>
        </w:r>
      </w:hyperlink>
      <w:r>
        <w:rPr>
          <w:rStyle w:val="post-labels"/>
          <w:rFonts w:ascii="Arial" w:hAnsi="Arial" w:cs="Arial"/>
          <w:color w:val="333333"/>
          <w:sz w:val="20"/>
          <w:szCs w:val="20"/>
        </w:rPr>
        <w:t>, </w:t>
      </w:r>
      <w:hyperlink r:id="rId142" w:history="1">
        <w:r>
          <w:rPr>
            <w:rStyle w:val="Hyperlink"/>
            <w:rFonts w:ascii="Arial" w:hAnsi="Arial" w:cs="Arial"/>
            <w:color w:val="D52A33"/>
            <w:sz w:val="20"/>
            <w:szCs w:val="20"/>
          </w:rPr>
          <w:t>PLC</w:t>
        </w:r>
      </w:hyperlink>
      <w:r>
        <w:rPr>
          <w:rStyle w:val="post-labels"/>
          <w:rFonts w:ascii="Arial" w:hAnsi="Arial" w:cs="Arial"/>
          <w:color w:val="333333"/>
          <w:sz w:val="20"/>
          <w:szCs w:val="20"/>
        </w:rPr>
        <w:t>, </w:t>
      </w:r>
      <w:hyperlink r:id="rId143" w:history="1">
        <w:r>
          <w:rPr>
            <w:rStyle w:val="Hyperlink"/>
            <w:rFonts w:ascii="Arial" w:hAnsi="Arial" w:cs="Arial"/>
            <w:color w:val="D52A33"/>
            <w:sz w:val="20"/>
            <w:szCs w:val="20"/>
          </w:rPr>
          <w:t>SCADA</w:t>
        </w:r>
      </w:hyperlink>
    </w:p>
    <w:p w14:paraId="16282764" w14:textId="77777777" w:rsidR="00D807E7" w:rsidRDefault="00D807E7" w:rsidP="00D807E7">
      <w:pPr>
        <w:pStyle w:val="Heading4"/>
        <w:shd w:val="clear" w:color="auto" w:fill="FEFDFA"/>
        <w:spacing w:before="0"/>
        <w:rPr>
          <w:rFonts w:ascii="Georgia" w:hAnsi="Georgia" w:cs="Arial"/>
          <w:color w:val="D52A33"/>
          <w:sz w:val="33"/>
          <w:szCs w:val="33"/>
        </w:rPr>
      </w:pPr>
      <w:bookmarkStart w:id="1" w:name="comments"/>
      <w:bookmarkEnd w:id="1"/>
      <w:r>
        <w:rPr>
          <w:rFonts w:ascii="Georgia" w:hAnsi="Georgia" w:cs="Arial"/>
          <w:color w:val="D52A33"/>
          <w:sz w:val="33"/>
          <w:szCs w:val="33"/>
        </w:rPr>
        <w:t>26 comments:</w:t>
      </w:r>
    </w:p>
    <w:p w14:paraId="1D7BD736" w14:textId="53FC3578"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4B66A362" wp14:editId="0FBCAB16">
            <wp:extent cx="335280" cy="3352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32FBE8B7"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45" w:history="1">
        <w:r w:rsidR="00D807E7">
          <w:rPr>
            <w:rStyle w:val="Hyperlink"/>
            <w:rFonts w:ascii="Arial" w:hAnsi="Arial" w:cs="Arial"/>
            <w:b/>
            <w:bCs/>
            <w:color w:val="D52A33"/>
            <w:sz w:val="20"/>
            <w:szCs w:val="20"/>
          </w:rPr>
          <w:t>Unknown</w:t>
        </w:r>
      </w:hyperlink>
      <w:hyperlink r:id="rId146" w:anchor="c7786503230262634455" w:history="1">
        <w:r w:rsidR="00D807E7">
          <w:rPr>
            <w:rStyle w:val="Hyperlink"/>
            <w:rFonts w:ascii="Arial" w:hAnsi="Arial" w:cs="Arial"/>
            <w:color w:val="D52A33"/>
            <w:sz w:val="20"/>
            <w:szCs w:val="20"/>
          </w:rPr>
          <w:t>February 21, 2019 at 1:29 AM</w:t>
        </w:r>
      </w:hyperlink>
    </w:p>
    <w:p w14:paraId="051B93DE" w14:textId="77777777" w:rsidR="00D807E7" w:rsidRDefault="00D807E7" w:rsidP="00D807E7">
      <w:pPr>
        <w:pStyle w:val="comment-content"/>
        <w:shd w:val="clear" w:color="auto" w:fill="FEFDFA"/>
        <w:spacing w:before="0" w:beforeAutospacing="0" w:after="240" w:afterAutospacing="0"/>
        <w:ind w:left="720"/>
        <w:jc w:val="both"/>
        <w:rPr>
          <w:rFonts w:ascii="Arial" w:hAnsi="Arial" w:cs="Arial"/>
          <w:color w:val="333333"/>
          <w:sz w:val="20"/>
          <w:szCs w:val="20"/>
        </w:rPr>
      </w:pPr>
      <w:r>
        <w:rPr>
          <w:rFonts w:ascii="Arial" w:hAnsi="Arial" w:cs="Arial"/>
          <w:color w:val="333333"/>
          <w:sz w:val="20"/>
          <w:szCs w:val="20"/>
        </w:rPr>
        <w:t>sudo make –f arm_v6_linux.mk all when I am running this line, I got the error like this</w:t>
      </w:r>
      <w:r>
        <w:rPr>
          <w:rFonts w:ascii="Arial" w:hAnsi="Arial" w:cs="Arial"/>
          <w:color w:val="333333"/>
          <w:sz w:val="20"/>
          <w:szCs w:val="20"/>
        </w:rPr>
        <w:br/>
      </w:r>
      <w:r>
        <w:rPr>
          <w:rFonts w:ascii="Arial" w:hAnsi="Arial" w:cs="Arial"/>
          <w:color w:val="333333"/>
          <w:sz w:val="20"/>
          <w:szCs w:val="20"/>
        </w:rPr>
        <w:br/>
        <w:t>pi@raspberrypi:~/Downloads/snap7-full-1.2.1/build/unix $ sudo make –f arm_v6_linux.mk all</w:t>
      </w:r>
      <w:r>
        <w:rPr>
          <w:rFonts w:ascii="Arial" w:hAnsi="Arial" w:cs="Arial"/>
          <w:color w:val="333333"/>
          <w:sz w:val="20"/>
          <w:szCs w:val="20"/>
        </w:rPr>
        <w:br/>
        <w:t>make: *** No rule to make target '–f'. Stop.</w:t>
      </w:r>
      <w:r>
        <w:rPr>
          <w:rFonts w:ascii="Arial" w:hAnsi="Arial" w:cs="Arial"/>
          <w:color w:val="333333"/>
          <w:sz w:val="20"/>
          <w:szCs w:val="20"/>
        </w:rPr>
        <w:br/>
      </w:r>
      <w:r>
        <w:rPr>
          <w:rFonts w:ascii="Arial" w:hAnsi="Arial" w:cs="Arial"/>
          <w:color w:val="333333"/>
          <w:sz w:val="20"/>
          <w:szCs w:val="20"/>
        </w:rPr>
        <w:br/>
        <w:t>Please help me to overcome that error.thanks in advance.</w:t>
      </w:r>
      <w:r>
        <w:rPr>
          <w:rFonts w:ascii="Arial" w:hAnsi="Arial" w:cs="Arial"/>
          <w:color w:val="333333"/>
          <w:sz w:val="20"/>
          <w:szCs w:val="20"/>
        </w:rPr>
        <w:br/>
      </w:r>
    </w:p>
    <w:p w14:paraId="0E0467E5"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47" w:tgtFrame="_self" w:history="1">
        <w:r w:rsidR="00D807E7">
          <w:rPr>
            <w:rStyle w:val="Hyperlink"/>
            <w:rFonts w:ascii="Arial" w:hAnsi="Arial" w:cs="Arial"/>
            <w:color w:val="D52A33"/>
            <w:sz w:val="20"/>
            <w:szCs w:val="20"/>
          </w:rPr>
          <w:t>Reply</w:t>
        </w:r>
      </w:hyperlink>
    </w:p>
    <w:p w14:paraId="5A12712A"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48" w:tgtFrame="_self" w:history="1">
        <w:r w:rsidR="00D807E7">
          <w:rPr>
            <w:rStyle w:val="Hyperlink"/>
            <w:rFonts w:ascii="Arial" w:hAnsi="Arial" w:cs="Arial"/>
            <w:color w:val="D52A33"/>
            <w:sz w:val="20"/>
            <w:szCs w:val="20"/>
          </w:rPr>
          <w:t>Replies</w:t>
        </w:r>
      </w:hyperlink>
    </w:p>
    <w:p w14:paraId="108C4236" w14:textId="5865BFE4" w:rsidR="00D807E7" w:rsidRDefault="00D807E7" w:rsidP="00D807E7">
      <w:pPr>
        <w:pStyle w:val="comment"/>
        <w:numPr>
          <w:ilvl w:val="1"/>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3B96BCEC" wp14:editId="7071CA2B">
            <wp:extent cx="335280" cy="3352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6FD4BEF2" w14:textId="77777777" w:rsidR="00D807E7" w:rsidRDefault="00000000" w:rsidP="00D807E7">
      <w:pPr>
        <w:pStyle w:val="comment"/>
        <w:shd w:val="clear" w:color="auto" w:fill="FEFDFA"/>
        <w:spacing w:before="0" w:beforeAutospacing="0" w:after="240" w:afterAutospacing="0"/>
        <w:ind w:left="1440"/>
        <w:rPr>
          <w:rFonts w:ascii="Arial" w:hAnsi="Arial" w:cs="Arial"/>
          <w:color w:val="333333"/>
          <w:sz w:val="20"/>
          <w:szCs w:val="20"/>
        </w:rPr>
      </w:pPr>
      <w:hyperlink r:id="rId149" w:history="1">
        <w:r w:rsidR="00D807E7">
          <w:rPr>
            <w:rStyle w:val="Hyperlink"/>
            <w:rFonts w:ascii="Arial" w:hAnsi="Arial" w:cs="Arial"/>
            <w:b/>
            <w:bCs/>
            <w:color w:val="D52A33"/>
            <w:sz w:val="20"/>
            <w:szCs w:val="20"/>
          </w:rPr>
          <w:t>A Life</w:t>
        </w:r>
      </w:hyperlink>
      <w:hyperlink r:id="rId150" w:anchor="c1716976868530577743" w:history="1">
        <w:r w:rsidR="00D807E7">
          <w:rPr>
            <w:rStyle w:val="Hyperlink"/>
            <w:rFonts w:ascii="Arial" w:hAnsi="Arial" w:cs="Arial"/>
            <w:color w:val="D52A33"/>
            <w:sz w:val="20"/>
            <w:szCs w:val="20"/>
          </w:rPr>
          <w:t>July 3, 2019 at 12:55 PM</w:t>
        </w:r>
      </w:hyperlink>
    </w:p>
    <w:p w14:paraId="4FAE45FF" w14:textId="77777777" w:rsidR="00D807E7" w:rsidRDefault="00D807E7" w:rsidP="00D807E7">
      <w:pPr>
        <w:pStyle w:val="comment-content"/>
        <w:shd w:val="clear" w:color="auto" w:fill="FEFDFA"/>
        <w:spacing w:before="0" w:beforeAutospacing="0" w:after="120" w:afterAutospacing="0"/>
        <w:ind w:left="1440"/>
        <w:jc w:val="both"/>
        <w:rPr>
          <w:rFonts w:ascii="Arial" w:hAnsi="Arial" w:cs="Arial"/>
          <w:color w:val="333333"/>
          <w:sz w:val="20"/>
          <w:szCs w:val="20"/>
        </w:rPr>
      </w:pPr>
      <w:r>
        <w:rPr>
          <w:rFonts w:ascii="Arial" w:hAnsi="Arial" w:cs="Arial"/>
          <w:color w:val="333333"/>
          <w:sz w:val="20"/>
          <w:szCs w:val="20"/>
        </w:rPr>
        <w:lastRenderedPageBreak/>
        <w:t>Hi, Please use the following instead:</w:t>
      </w:r>
      <w:r>
        <w:rPr>
          <w:rFonts w:ascii="Arial" w:hAnsi="Arial" w:cs="Arial"/>
          <w:color w:val="333333"/>
          <w:sz w:val="20"/>
          <w:szCs w:val="20"/>
        </w:rPr>
        <w:br/>
      </w:r>
      <w:r>
        <w:rPr>
          <w:rFonts w:ascii="Arial" w:hAnsi="Arial" w:cs="Arial"/>
          <w:color w:val="333333"/>
          <w:sz w:val="20"/>
          <w:szCs w:val="20"/>
        </w:rPr>
        <w:br/>
        <w:t>sudo make -f arm_v6_linux.mk</w:t>
      </w:r>
    </w:p>
    <w:p w14:paraId="6BC019AE" w14:textId="4077E4D1" w:rsidR="00D807E7" w:rsidRDefault="00D807E7" w:rsidP="00D807E7">
      <w:pPr>
        <w:pStyle w:val="comment"/>
        <w:numPr>
          <w:ilvl w:val="1"/>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20DA7244" wp14:editId="3382EAD6">
            <wp:extent cx="335280" cy="3352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43A62471" w14:textId="77777777" w:rsidR="00D807E7" w:rsidRDefault="00000000" w:rsidP="00D807E7">
      <w:pPr>
        <w:pStyle w:val="comment"/>
        <w:shd w:val="clear" w:color="auto" w:fill="FEFDFA"/>
        <w:spacing w:before="0" w:beforeAutospacing="0" w:after="240" w:afterAutospacing="0"/>
        <w:ind w:left="1440"/>
        <w:rPr>
          <w:rFonts w:ascii="Arial" w:hAnsi="Arial" w:cs="Arial"/>
          <w:color w:val="333333"/>
          <w:sz w:val="20"/>
          <w:szCs w:val="20"/>
        </w:rPr>
      </w:pPr>
      <w:hyperlink r:id="rId151" w:history="1">
        <w:r w:rsidR="00D807E7">
          <w:rPr>
            <w:rStyle w:val="Hyperlink"/>
            <w:rFonts w:ascii="Arial" w:hAnsi="Arial" w:cs="Arial"/>
            <w:b/>
            <w:bCs/>
            <w:color w:val="D52A33"/>
            <w:sz w:val="20"/>
            <w:szCs w:val="20"/>
          </w:rPr>
          <w:t>aicomings</w:t>
        </w:r>
      </w:hyperlink>
      <w:hyperlink r:id="rId152" w:anchor="c6993149115112501646" w:history="1">
        <w:r w:rsidR="00D807E7">
          <w:rPr>
            <w:rStyle w:val="Hyperlink"/>
            <w:rFonts w:ascii="Arial" w:hAnsi="Arial" w:cs="Arial"/>
            <w:color w:val="D52A33"/>
            <w:sz w:val="20"/>
            <w:szCs w:val="20"/>
          </w:rPr>
          <w:t>September 23, 2021 at 5:30 AM</w:t>
        </w:r>
      </w:hyperlink>
    </w:p>
    <w:p w14:paraId="57D0E32F" w14:textId="77777777" w:rsidR="00D807E7" w:rsidRDefault="00D807E7" w:rsidP="00D807E7">
      <w:pPr>
        <w:pStyle w:val="comment-content"/>
        <w:shd w:val="clear" w:color="auto" w:fill="FEFDFA"/>
        <w:spacing w:before="0" w:beforeAutospacing="0" w:after="120" w:afterAutospacing="0"/>
        <w:ind w:left="1440"/>
        <w:jc w:val="both"/>
        <w:rPr>
          <w:rFonts w:ascii="Arial" w:hAnsi="Arial" w:cs="Arial"/>
          <w:color w:val="333333"/>
          <w:sz w:val="20"/>
          <w:szCs w:val="20"/>
        </w:rPr>
      </w:pPr>
      <w:r>
        <w:rPr>
          <w:rFonts w:ascii="Arial" w:hAnsi="Arial" w:cs="Arial"/>
          <w:color w:val="333333"/>
          <w:sz w:val="20"/>
          <w:szCs w:val="20"/>
        </w:rPr>
        <w:t>the "-f" should be written by yourself.</w:t>
      </w:r>
    </w:p>
    <w:p w14:paraId="03A85DA4" w14:textId="77777777" w:rsidR="00D807E7" w:rsidRDefault="00000000" w:rsidP="00D807E7">
      <w:pPr>
        <w:pStyle w:val="comment"/>
        <w:shd w:val="clear" w:color="auto" w:fill="FEFDFA"/>
        <w:spacing w:before="0" w:beforeAutospacing="0" w:after="0" w:afterAutospacing="0"/>
        <w:ind w:left="1440"/>
        <w:rPr>
          <w:rFonts w:ascii="Arial" w:hAnsi="Arial" w:cs="Arial"/>
          <w:color w:val="333333"/>
          <w:sz w:val="20"/>
          <w:szCs w:val="20"/>
        </w:rPr>
      </w:pPr>
      <w:hyperlink r:id="rId153" w:tgtFrame="_self" w:history="1">
        <w:r w:rsidR="00D807E7">
          <w:rPr>
            <w:rStyle w:val="Hyperlink"/>
            <w:rFonts w:ascii="Arial" w:hAnsi="Arial" w:cs="Arial"/>
            <w:b/>
            <w:bCs/>
            <w:color w:val="D52A33"/>
            <w:sz w:val="20"/>
            <w:szCs w:val="20"/>
          </w:rPr>
          <w:t>Reply</w:t>
        </w:r>
      </w:hyperlink>
    </w:p>
    <w:p w14:paraId="6D1D0EB4" w14:textId="34DE667C"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775E6DF2" wp14:editId="1AB1DFAB">
            <wp:extent cx="335280" cy="3352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0EC9FD17"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54" w:history="1">
        <w:r w:rsidR="00D807E7">
          <w:rPr>
            <w:rStyle w:val="Hyperlink"/>
            <w:rFonts w:ascii="Arial" w:hAnsi="Arial" w:cs="Arial"/>
            <w:b/>
            <w:bCs/>
            <w:color w:val="D52A33"/>
            <w:sz w:val="20"/>
            <w:szCs w:val="20"/>
          </w:rPr>
          <w:t>Unknown</w:t>
        </w:r>
      </w:hyperlink>
      <w:hyperlink r:id="rId155" w:anchor="c4220034026547530432" w:history="1">
        <w:r w:rsidR="00D807E7">
          <w:rPr>
            <w:rStyle w:val="Hyperlink"/>
            <w:rFonts w:ascii="Arial" w:hAnsi="Arial" w:cs="Arial"/>
            <w:color w:val="D52A33"/>
            <w:sz w:val="20"/>
            <w:szCs w:val="20"/>
          </w:rPr>
          <w:t>February 27, 2019 at 7:37 AM</w:t>
        </w:r>
      </w:hyperlink>
    </w:p>
    <w:p w14:paraId="75FF0BD5"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Don't copy the line, write yourself the line. (Sorry for my english, is very basic.)</w:t>
      </w:r>
    </w:p>
    <w:p w14:paraId="5475D839"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56" w:tgtFrame="_self" w:history="1">
        <w:r w:rsidR="00D807E7">
          <w:rPr>
            <w:rStyle w:val="Hyperlink"/>
            <w:rFonts w:ascii="Arial" w:hAnsi="Arial" w:cs="Arial"/>
            <w:color w:val="D52A33"/>
            <w:sz w:val="20"/>
            <w:szCs w:val="20"/>
          </w:rPr>
          <w:t>Reply</w:t>
        </w:r>
      </w:hyperlink>
    </w:p>
    <w:p w14:paraId="47F4E7A3" w14:textId="1AF3F56B"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7CACD58C" wp14:editId="77693A71">
            <wp:extent cx="335280" cy="3352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19672565"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57" w:history="1">
        <w:r w:rsidR="00D807E7">
          <w:rPr>
            <w:rStyle w:val="Hyperlink"/>
            <w:rFonts w:ascii="Arial" w:hAnsi="Arial" w:cs="Arial"/>
            <w:b/>
            <w:bCs/>
            <w:color w:val="D52A33"/>
            <w:sz w:val="20"/>
            <w:szCs w:val="20"/>
          </w:rPr>
          <w:t>Mani Ram</w:t>
        </w:r>
      </w:hyperlink>
      <w:hyperlink r:id="rId158" w:anchor="c1873283635354107357" w:history="1">
        <w:r w:rsidR="00D807E7">
          <w:rPr>
            <w:rStyle w:val="Hyperlink"/>
            <w:rFonts w:ascii="Arial" w:hAnsi="Arial" w:cs="Arial"/>
            <w:color w:val="D52A33"/>
            <w:sz w:val="20"/>
            <w:szCs w:val="20"/>
          </w:rPr>
          <w:t>February 27, 2019 at 12:55 PM</w:t>
        </w:r>
      </w:hyperlink>
    </w:p>
    <w:p w14:paraId="25124A9E"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This comment has been removed by the author.</w:t>
      </w:r>
    </w:p>
    <w:p w14:paraId="49C54858"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59" w:tgtFrame="_self" w:history="1">
        <w:r w:rsidR="00D807E7">
          <w:rPr>
            <w:rStyle w:val="Hyperlink"/>
            <w:rFonts w:ascii="Arial" w:hAnsi="Arial" w:cs="Arial"/>
            <w:color w:val="D52A33"/>
            <w:sz w:val="20"/>
            <w:szCs w:val="20"/>
          </w:rPr>
          <w:t>Reply</w:t>
        </w:r>
      </w:hyperlink>
    </w:p>
    <w:p w14:paraId="3075339B" w14:textId="3D633B57"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0D8946C9" wp14:editId="086247A5">
            <wp:extent cx="335280" cy="335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1B49A0C5"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60" w:history="1">
        <w:r w:rsidR="00D807E7">
          <w:rPr>
            <w:rStyle w:val="Hyperlink"/>
            <w:rFonts w:ascii="Arial" w:hAnsi="Arial" w:cs="Arial"/>
            <w:b/>
            <w:bCs/>
            <w:color w:val="D52A33"/>
            <w:sz w:val="20"/>
            <w:szCs w:val="20"/>
          </w:rPr>
          <w:t>Mani Ram</w:t>
        </w:r>
      </w:hyperlink>
      <w:hyperlink r:id="rId161" w:anchor="c6318066253681404900" w:history="1">
        <w:r w:rsidR="00D807E7">
          <w:rPr>
            <w:rStyle w:val="Hyperlink"/>
            <w:rFonts w:ascii="Arial" w:hAnsi="Arial" w:cs="Arial"/>
            <w:color w:val="D52A33"/>
            <w:sz w:val="20"/>
            <w:szCs w:val="20"/>
          </w:rPr>
          <w:t>February 27, 2019 at 12:56 PM</w:t>
        </w:r>
      </w:hyperlink>
    </w:p>
    <w:p w14:paraId="72A968C6"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I too have the same error for the line "sudo make –f arm_v6_linux.mk all"</w:t>
      </w:r>
      <w:r>
        <w:rPr>
          <w:rFonts w:ascii="Arial" w:hAnsi="Arial" w:cs="Arial"/>
          <w:color w:val="333333"/>
          <w:sz w:val="20"/>
          <w:szCs w:val="20"/>
        </w:rPr>
        <w:br/>
        <w:t>Help me to overcome this problem.</w:t>
      </w:r>
    </w:p>
    <w:p w14:paraId="68257182"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62" w:tgtFrame="_self" w:history="1">
        <w:r w:rsidR="00D807E7">
          <w:rPr>
            <w:rStyle w:val="Hyperlink"/>
            <w:rFonts w:ascii="Arial" w:hAnsi="Arial" w:cs="Arial"/>
            <w:color w:val="D52A33"/>
            <w:sz w:val="20"/>
            <w:szCs w:val="20"/>
          </w:rPr>
          <w:t>Reply</w:t>
        </w:r>
      </w:hyperlink>
    </w:p>
    <w:p w14:paraId="7F80728C"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63" w:tgtFrame="_self" w:history="1">
        <w:r w:rsidR="00D807E7">
          <w:rPr>
            <w:rStyle w:val="Hyperlink"/>
            <w:rFonts w:ascii="Arial" w:hAnsi="Arial" w:cs="Arial"/>
            <w:color w:val="D52A33"/>
            <w:sz w:val="20"/>
            <w:szCs w:val="20"/>
          </w:rPr>
          <w:t>Replies</w:t>
        </w:r>
      </w:hyperlink>
    </w:p>
    <w:p w14:paraId="7DB75B64" w14:textId="22B55AA7" w:rsidR="00D807E7" w:rsidRDefault="00D807E7" w:rsidP="00D807E7">
      <w:pPr>
        <w:pStyle w:val="comment"/>
        <w:numPr>
          <w:ilvl w:val="1"/>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666D4849" wp14:editId="6317CA36">
            <wp:extent cx="335280" cy="3352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7E3A1950" w14:textId="77777777" w:rsidR="00D807E7" w:rsidRDefault="00000000" w:rsidP="00D807E7">
      <w:pPr>
        <w:pStyle w:val="comment"/>
        <w:shd w:val="clear" w:color="auto" w:fill="FEFDFA"/>
        <w:spacing w:before="0" w:beforeAutospacing="0" w:after="0" w:afterAutospacing="0"/>
        <w:ind w:left="1440"/>
        <w:rPr>
          <w:rFonts w:ascii="Arial" w:hAnsi="Arial" w:cs="Arial"/>
          <w:color w:val="333333"/>
          <w:sz w:val="20"/>
          <w:szCs w:val="20"/>
        </w:rPr>
      </w:pPr>
      <w:hyperlink r:id="rId164" w:history="1">
        <w:r w:rsidR="00D807E7">
          <w:rPr>
            <w:rStyle w:val="Hyperlink"/>
            <w:rFonts w:ascii="Arial" w:hAnsi="Arial" w:cs="Arial"/>
            <w:b/>
            <w:bCs/>
            <w:color w:val="D52A33"/>
            <w:sz w:val="20"/>
            <w:szCs w:val="20"/>
          </w:rPr>
          <w:t>Nate</w:t>
        </w:r>
      </w:hyperlink>
      <w:hyperlink r:id="rId165" w:anchor="c9185105824258742063" w:history="1">
        <w:r w:rsidR="00D807E7">
          <w:rPr>
            <w:rStyle w:val="Hyperlink"/>
            <w:rFonts w:ascii="Arial" w:hAnsi="Arial" w:cs="Arial"/>
            <w:color w:val="D52A33"/>
            <w:sz w:val="20"/>
            <w:szCs w:val="20"/>
          </w:rPr>
          <w:t>February 27, 2019 at 1:07 PM</w:t>
        </w:r>
      </w:hyperlink>
    </w:p>
    <w:p w14:paraId="15EA1A5C" w14:textId="77777777" w:rsidR="00D807E7" w:rsidRDefault="00D807E7" w:rsidP="00D807E7">
      <w:pPr>
        <w:pStyle w:val="comment-content"/>
        <w:shd w:val="clear" w:color="auto" w:fill="FEFDFA"/>
        <w:spacing w:before="0" w:beforeAutospacing="0" w:after="120" w:afterAutospacing="0"/>
        <w:ind w:left="1440"/>
        <w:jc w:val="both"/>
        <w:rPr>
          <w:rFonts w:ascii="Arial" w:hAnsi="Arial" w:cs="Arial"/>
          <w:color w:val="333333"/>
          <w:sz w:val="20"/>
          <w:szCs w:val="20"/>
        </w:rPr>
      </w:pPr>
      <w:r>
        <w:rPr>
          <w:rFonts w:ascii="Arial" w:hAnsi="Arial" w:cs="Arial"/>
          <w:color w:val="333333"/>
          <w:sz w:val="20"/>
          <w:szCs w:val="20"/>
        </w:rPr>
        <w:t>you probably are using a Raspberry Pi 3.. which would be</w:t>
      </w:r>
      <w:r>
        <w:rPr>
          <w:rFonts w:ascii="Arial" w:hAnsi="Arial" w:cs="Arial"/>
          <w:color w:val="333333"/>
          <w:sz w:val="20"/>
          <w:szCs w:val="20"/>
        </w:rPr>
        <w:br/>
        <w:t>"sudo make -f arm_v7_linux.mk all"</w:t>
      </w:r>
    </w:p>
    <w:p w14:paraId="5101FE7B" w14:textId="77777777" w:rsidR="00D807E7" w:rsidRDefault="00000000" w:rsidP="00D807E7">
      <w:pPr>
        <w:pStyle w:val="comment"/>
        <w:shd w:val="clear" w:color="auto" w:fill="FEFDFA"/>
        <w:spacing w:before="0" w:beforeAutospacing="0" w:after="0" w:afterAutospacing="0"/>
        <w:ind w:left="1440"/>
        <w:rPr>
          <w:rFonts w:ascii="Arial" w:hAnsi="Arial" w:cs="Arial"/>
          <w:color w:val="333333"/>
          <w:sz w:val="20"/>
          <w:szCs w:val="20"/>
        </w:rPr>
      </w:pPr>
      <w:hyperlink r:id="rId166" w:tgtFrame="_self" w:history="1">
        <w:r w:rsidR="00D807E7">
          <w:rPr>
            <w:rStyle w:val="Hyperlink"/>
            <w:rFonts w:ascii="Arial" w:hAnsi="Arial" w:cs="Arial"/>
            <w:b/>
            <w:bCs/>
            <w:color w:val="D52A33"/>
            <w:sz w:val="20"/>
            <w:szCs w:val="20"/>
          </w:rPr>
          <w:t>Reply</w:t>
        </w:r>
      </w:hyperlink>
    </w:p>
    <w:p w14:paraId="548CA453" w14:textId="30166923"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097B0C5D" wp14:editId="7A5F2B8B">
            <wp:extent cx="335280" cy="3352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3288F6B8"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67" w:history="1">
        <w:r w:rsidR="00D807E7">
          <w:rPr>
            <w:rStyle w:val="Hyperlink"/>
            <w:rFonts w:ascii="Arial" w:hAnsi="Arial" w:cs="Arial"/>
            <w:b/>
            <w:bCs/>
            <w:color w:val="D52A33"/>
            <w:sz w:val="20"/>
            <w:szCs w:val="20"/>
          </w:rPr>
          <w:t>Mani Ram</w:t>
        </w:r>
      </w:hyperlink>
      <w:hyperlink r:id="rId168" w:anchor="c8626930656646423906" w:history="1">
        <w:r w:rsidR="00D807E7">
          <w:rPr>
            <w:rStyle w:val="Hyperlink"/>
            <w:rFonts w:ascii="Arial" w:hAnsi="Arial" w:cs="Arial"/>
            <w:color w:val="D52A33"/>
            <w:sz w:val="20"/>
            <w:szCs w:val="20"/>
          </w:rPr>
          <w:t>February 27, 2019 at 1:08 PM</w:t>
        </w:r>
      </w:hyperlink>
    </w:p>
    <w:p w14:paraId="4B6DC044"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i got it work, thanks :)</w:t>
      </w:r>
    </w:p>
    <w:p w14:paraId="4C75DF39"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69" w:tgtFrame="_self" w:history="1">
        <w:r w:rsidR="00D807E7">
          <w:rPr>
            <w:rStyle w:val="Hyperlink"/>
            <w:rFonts w:ascii="Arial" w:hAnsi="Arial" w:cs="Arial"/>
            <w:color w:val="D52A33"/>
            <w:sz w:val="20"/>
            <w:szCs w:val="20"/>
          </w:rPr>
          <w:t>Reply</w:t>
        </w:r>
      </w:hyperlink>
    </w:p>
    <w:p w14:paraId="61016479" w14:textId="023392B9"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5095F838" wp14:editId="60A056EC">
            <wp:extent cx="335280" cy="3352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0D785CD6"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70" w:history="1">
        <w:r w:rsidR="00D807E7">
          <w:rPr>
            <w:rStyle w:val="Hyperlink"/>
            <w:rFonts w:ascii="Arial" w:hAnsi="Arial" w:cs="Arial"/>
            <w:b/>
            <w:bCs/>
            <w:color w:val="D52A33"/>
            <w:sz w:val="20"/>
            <w:szCs w:val="20"/>
          </w:rPr>
          <w:t>Sade</w:t>
        </w:r>
      </w:hyperlink>
      <w:hyperlink r:id="rId171" w:anchor="c5336595965207512139" w:history="1">
        <w:r w:rsidR="00D807E7">
          <w:rPr>
            <w:rStyle w:val="Hyperlink"/>
            <w:rFonts w:ascii="Arial" w:hAnsi="Arial" w:cs="Arial"/>
            <w:color w:val="D52A33"/>
            <w:sz w:val="20"/>
            <w:szCs w:val="20"/>
          </w:rPr>
          <w:t>March 7, 2019 at 9:51 AM</w:t>
        </w:r>
      </w:hyperlink>
    </w:p>
    <w:p w14:paraId="5D8E4047"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This comment has been removed by the author.</w:t>
      </w:r>
    </w:p>
    <w:p w14:paraId="3544C906"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72" w:tgtFrame="_self" w:history="1">
        <w:r w:rsidR="00D807E7">
          <w:rPr>
            <w:rStyle w:val="Hyperlink"/>
            <w:rFonts w:ascii="Arial" w:hAnsi="Arial" w:cs="Arial"/>
            <w:color w:val="D52A33"/>
            <w:sz w:val="20"/>
            <w:szCs w:val="20"/>
          </w:rPr>
          <w:t>Reply</w:t>
        </w:r>
      </w:hyperlink>
    </w:p>
    <w:p w14:paraId="2AE0ADDE" w14:textId="76F553EE"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24604B2C" wp14:editId="1269913C">
            <wp:extent cx="335280" cy="3352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087AEA74"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73" w:history="1">
        <w:r w:rsidR="00D807E7">
          <w:rPr>
            <w:rStyle w:val="Hyperlink"/>
            <w:rFonts w:ascii="Arial" w:hAnsi="Arial" w:cs="Arial"/>
            <w:b/>
            <w:bCs/>
            <w:color w:val="D52A33"/>
            <w:sz w:val="20"/>
            <w:szCs w:val="20"/>
          </w:rPr>
          <w:t>Unknown</w:t>
        </w:r>
      </w:hyperlink>
      <w:hyperlink r:id="rId174" w:anchor="c5373014806087268982" w:history="1">
        <w:r w:rsidR="00D807E7">
          <w:rPr>
            <w:rStyle w:val="Hyperlink"/>
            <w:rFonts w:ascii="Arial" w:hAnsi="Arial" w:cs="Arial"/>
            <w:color w:val="D52A33"/>
            <w:sz w:val="20"/>
            <w:szCs w:val="20"/>
          </w:rPr>
          <w:t>March 19, 2019 at 3:20 AM</w:t>
        </w:r>
      </w:hyperlink>
    </w:p>
    <w:p w14:paraId="6E811E95"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Hello. I try fix allow above. But dont success. Can you help me!</w:t>
      </w:r>
      <w:r>
        <w:rPr>
          <w:rFonts w:ascii="Arial" w:hAnsi="Arial" w:cs="Arial"/>
          <w:color w:val="333333"/>
          <w:sz w:val="20"/>
          <w:szCs w:val="20"/>
        </w:rPr>
        <w:br/>
        <w:t>snap7.snap7exceptions.Snap7Exception: can't find snap7 library. If installed, try running ldconfig</w:t>
      </w:r>
    </w:p>
    <w:p w14:paraId="6A7F2E0A"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75" w:tgtFrame="_self" w:history="1">
        <w:r w:rsidR="00D807E7">
          <w:rPr>
            <w:rStyle w:val="Hyperlink"/>
            <w:rFonts w:ascii="Arial" w:hAnsi="Arial" w:cs="Arial"/>
            <w:color w:val="D52A33"/>
            <w:sz w:val="20"/>
            <w:szCs w:val="20"/>
          </w:rPr>
          <w:t>Reply</w:t>
        </w:r>
      </w:hyperlink>
    </w:p>
    <w:p w14:paraId="2C1635D6" w14:textId="4B4E91FC"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1D308DC2" wp14:editId="1F383B7B">
            <wp:extent cx="335280" cy="335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6B1C2469"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76" w:history="1">
        <w:r w:rsidR="00D807E7">
          <w:rPr>
            <w:rStyle w:val="Hyperlink"/>
            <w:rFonts w:ascii="Arial" w:hAnsi="Arial" w:cs="Arial"/>
            <w:b/>
            <w:bCs/>
            <w:color w:val="D52A33"/>
            <w:sz w:val="20"/>
            <w:szCs w:val="20"/>
          </w:rPr>
          <w:t>Nilanj Patel</w:t>
        </w:r>
      </w:hyperlink>
      <w:hyperlink r:id="rId177" w:anchor="c4316592222716577641" w:history="1">
        <w:r w:rsidR="00D807E7">
          <w:rPr>
            <w:rStyle w:val="Hyperlink"/>
            <w:rFonts w:ascii="Arial" w:hAnsi="Arial" w:cs="Arial"/>
            <w:color w:val="D52A33"/>
            <w:sz w:val="20"/>
            <w:szCs w:val="20"/>
          </w:rPr>
          <w:t>March 25, 2019 at 2:09 AM</w:t>
        </w:r>
      </w:hyperlink>
    </w:p>
    <w:p w14:paraId="31ADCFE6"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i am not able to read address starting from "MW" of S71200 plc, but can read address starting from "MD" why is that so please help me.</w:t>
      </w:r>
    </w:p>
    <w:p w14:paraId="740D78DA"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78" w:tgtFrame="_self" w:history="1">
        <w:r w:rsidR="00D807E7">
          <w:rPr>
            <w:rStyle w:val="Hyperlink"/>
            <w:rFonts w:ascii="Arial" w:hAnsi="Arial" w:cs="Arial"/>
            <w:color w:val="D52A33"/>
            <w:sz w:val="20"/>
            <w:szCs w:val="20"/>
          </w:rPr>
          <w:t>Reply</w:t>
        </w:r>
      </w:hyperlink>
    </w:p>
    <w:p w14:paraId="43E23C48" w14:textId="07438E2D"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6ABB1CD9" wp14:editId="4F6C4298">
            <wp:extent cx="335280" cy="3352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592F5E03"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79" w:history="1">
        <w:r w:rsidR="00D807E7">
          <w:rPr>
            <w:rStyle w:val="Hyperlink"/>
            <w:rFonts w:ascii="Arial" w:hAnsi="Arial" w:cs="Arial"/>
            <w:b/>
            <w:bCs/>
            <w:color w:val="D52A33"/>
            <w:sz w:val="20"/>
            <w:szCs w:val="20"/>
          </w:rPr>
          <w:t>houssem bahri</w:t>
        </w:r>
      </w:hyperlink>
      <w:hyperlink r:id="rId180" w:anchor="c6501870285916651176" w:history="1">
        <w:r w:rsidR="00D807E7">
          <w:rPr>
            <w:rStyle w:val="Hyperlink"/>
            <w:rFonts w:ascii="Arial" w:hAnsi="Arial" w:cs="Arial"/>
            <w:color w:val="D52A33"/>
            <w:sz w:val="20"/>
            <w:szCs w:val="20"/>
          </w:rPr>
          <w:t>April 5, 2019 at 7:48 AM</w:t>
        </w:r>
      </w:hyperlink>
    </w:p>
    <w:p w14:paraId="09367A5A"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rPr>
        <w:br/>
        <w:t>How can i solve this problem</w:t>
      </w:r>
      <w:r>
        <w:rPr>
          <w:rFonts w:ascii="Arial" w:hAnsi="Arial" w:cs="Arial"/>
          <w:color w:val="333333"/>
          <w:sz w:val="20"/>
          <w:szCs w:val="20"/>
        </w:rPr>
        <w:br/>
        <w:t>In [19]: plc.connect("192.168.0.1",0,1)</w:t>
      </w:r>
      <w:r>
        <w:rPr>
          <w:rFonts w:ascii="Arial" w:hAnsi="Arial" w:cs="Arial"/>
          <w:color w:val="333333"/>
          <w:sz w:val="20"/>
          <w:szCs w:val="20"/>
        </w:rPr>
        <w:br/>
        <w:t>---------------------------------------------------------------------------</w:t>
      </w:r>
      <w:r>
        <w:rPr>
          <w:rFonts w:ascii="Arial" w:hAnsi="Arial" w:cs="Arial"/>
          <w:color w:val="333333"/>
          <w:sz w:val="20"/>
          <w:szCs w:val="20"/>
        </w:rPr>
        <w:br/>
        <w:t>Snap7Exception Traceback (most recent call last)</w:t>
      </w:r>
      <w:r>
        <w:rPr>
          <w:rFonts w:ascii="Arial" w:hAnsi="Arial" w:cs="Arial"/>
          <w:color w:val="333333"/>
          <w:sz w:val="20"/>
          <w:szCs w:val="20"/>
        </w:rPr>
        <w:br/>
        <w:t>in ()</w:t>
      </w:r>
      <w:r>
        <w:rPr>
          <w:rFonts w:ascii="Arial" w:hAnsi="Arial" w:cs="Arial"/>
          <w:color w:val="333333"/>
          <w:sz w:val="20"/>
          <w:szCs w:val="20"/>
        </w:rPr>
        <w:br/>
        <w:t>----&gt; 1 plc.connect("192.168.0.1",0,1)</w:t>
      </w:r>
      <w:r>
        <w:rPr>
          <w:rFonts w:ascii="Arial" w:hAnsi="Arial" w:cs="Arial"/>
          <w:color w:val="333333"/>
          <w:sz w:val="20"/>
          <w:szCs w:val="20"/>
        </w:rPr>
        <w:br/>
      </w:r>
      <w:r>
        <w:rPr>
          <w:rFonts w:ascii="Arial" w:hAnsi="Arial" w:cs="Arial"/>
          <w:color w:val="333333"/>
          <w:sz w:val="20"/>
          <w:szCs w:val="20"/>
        </w:rPr>
        <w:br/>
        <w:t>/home/pi/.local/lib/python2.7/site-packages/snap7/client.pyc in f(*args, **kw)</w:t>
      </w:r>
      <w:r>
        <w:rPr>
          <w:rFonts w:ascii="Arial" w:hAnsi="Arial" w:cs="Arial"/>
          <w:color w:val="333333"/>
          <w:sz w:val="20"/>
          <w:szCs w:val="20"/>
        </w:rPr>
        <w:br/>
        <w:t>23 def f(*args, **kw):</w:t>
      </w:r>
      <w:r>
        <w:rPr>
          <w:rFonts w:ascii="Arial" w:hAnsi="Arial" w:cs="Arial"/>
          <w:color w:val="333333"/>
          <w:sz w:val="20"/>
          <w:szCs w:val="20"/>
        </w:rPr>
        <w:br/>
        <w:t>24 code = func(*args, **kw)</w:t>
      </w:r>
      <w:r>
        <w:rPr>
          <w:rFonts w:ascii="Arial" w:hAnsi="Arial" w:cs="Arial"/>
          <w:color w:val="333333"/>
          <w:sz w:val="20"/>
          <w:szCs w:val="20"/>
        </w:rPr>
        <w:br/>
        <w:t>---&gt; 25 check_error(code, context="client")</w:t>
      </w:r>
      <w:r>
        <w:rPr>
          <w:rFonts w:ascii="Arial" w:hAnsi="Arial" w:cs="Arial"/>
          <w:color w:val="333333"/>
          <w:sz w:val="20"/>
          <w:szCs w:val="20"/>
        </w:rPr>
        <w:br/>
        <w:t>26 return f</w:t>
      </w:r>
      <w:r>
        <w:rPr>
          <w:rFonts w:ascii="Arial" w:hAnsi="Arial" w:cs="Arial"/>
          <w:color w:val="333333"/>
          <w:sz w:val="20"/>
          <w:szCs w:val="20"/>
        </w:rPr>
        <w:br/>
        <w:t>27</w:t>
      </w:r>
      <w:r>
        <w:rPr>
          <w:rFonts w:ascii="Arial" w:hAnsi="Arial" w:cs="Arial"/>
          <w:color w:val="333333"/>
          <w:sz w:val="20"/>
          <w:szCs w:val="20"/>
        </w:rPr>
        <w:br/>
      </w:r>
      <w:r>
        <w:rPr>
          <w:rFonts w:ascii="Arial" w:hAnsi="Arial" w:cs="Arial"/>
          <w:color w:val="333333"/>
          <w:sz w:val="20"/>
          <w:szCs w:val="20"/>
        </w:rPr>
        <w:br/>
        <w:t>/home/pi/.local/lib/python2.7/site-packages/snap7/common.pyc in check_error(code, context)</w:t>
      </w:r>
      <w:r>
        <w:rPr>
          <w:rFonts w:ascii="Arial" w:hAnsi="Arial" w:cs="Arial"/>
          <w:color w:val="333333"/>
          <w:sz w:val="20"/>
          <w:szCs w:val="20"/>
        </w:rPr>
        <w:br/>
        <w:t>63 error = error_text(code, context)</w:t>
      </w:r>
      <w:r>
        <w:rPr>
          <w:rFonts w:ascii="Arial" w:hAnsi="Arial" w:cs="Arial"/>
          <w:color w:val="333333"/>
          <w:sz w:val="20"/>
          <w:szCs w:val="20"/>
        </w:rPr>
        <w:br/>
        <w:t>64 logger.error(error)</w:t>
      </w:r>
      <w:r>
        <w:rPr>
          <w:rFonts w:ascii="Arial" w:hAnsi="Arial" w:cs="Arial"/>
          <w:color w:val="333333"/>
          <w:sz w:val="20"/>
          <w:szCs w:val="20"/>
        </w:rPr>
        <w:br/>
        <w:t>---&gt; 65 raise Snap7Exception(error)</w:t>
      </w:r>
      <w:r>
        <w:rPr>
          <w:rFonts w:ascii="Arial" w:hAnsi="Arial" w:cs="Arial"/>
          <w:color w:val="333333"/>
          <w:sz w:val="20"/>
          <w:szCs w:val="20"/>
        </w:rPr>
        <w:br/>
        <w:t>66</w:t>
      </w:r>
      <w:r>
        <w:rPr>
          <w:rFonts w:ascii="Arial" w:hAnsi="Arial" w:cs="Arial"/>
          <w:color w:val="333333"/>
          <w:sz w:val="20"/>
          <w:szCs w:val="20"/>
        </w:rPr>
        <w:br/>
        <w:t>67</w:t>
      </w:r>
      <w:r>
        <w:rPr>
          <w:rFonts w:ascii="Arial" w:hAnsi="Arial" w:cs="Arial"/>
          <w:color w:val="333333"/>
          <w:sz w:val="20"/>
          <w:szCs w:val="20"/>
        </w:rPr>
        <w:br/>
      </w:r>
      <w:r>
        <w:rPr>
          <w:rFonts w:ascii="Arial" w:hAnsi="Arial" w:cs="Arial"/>
          <w:color w:val="333333"/>
          <w:sz w:val="20"/>
          <w:szCs w:val="20"/>
        </w:rPr>
        <w:br/>
        <w:t>Snap7Exception: TCP : Connection timed out</w:t>
      </w:r>
    </w:p>
    <w:p w14:paraId="0A007955"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81" w:tgtFrame="_self" w:history="1">
        <w:r w:rsidR="00D807E7">
          <w:rPr>
            <w:rStyle w:val="Hyperlink"/>
            <w:rFonts w:ascii="Arial" w:hAnsi="Arial" w:cs="Arial"/>
            <w:color w:val="D52A33"/>
            <w:sz w:val="20"/>
            <w:szCs w:val="20"/>
          </w:rPr>
          <w:t>Reply</w:t>
        </w:r>
      </w:hyperlink>
    </w:p>
    <w:p w14:paraId="4F3B72EB"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82" w:tgtFrame="_self" w:history="1">
        <w:r w:rsidR="00D807E7">
          <w:rPr>
            <w:rStyle w:val="Hyperlink"/>
            <w:rFonts w:ascii="Arial" w:hAnsi="Arial" w:cs="Arial"/>
            <w:color w:val="D52A33"/>
            <w:sz w:val="20"/>
            <w:szCs w:val="20"/>
          </w:rPr>
          <w:t>Replies</w:t>
        </w:r>
      </w:hyperlink>
    </w:p>
    <w:p w14:paraId="36B46E53" w14:textId="03308725" w:rsidR="00D807E7" w:rsidRDefault="00D807E7" w:rsidP="00D807E7">
      <w:pPr>
        <w:pStyle w:val="comment"/>
        <w:numPr>
          <w:ilvl w:val="1"/>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274E94B7" wp14:editId="727EBD49">
            <wp:extent cx="335280" cy="3352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42F92E89" w14:textId="77777777" w:rsidR="00D807E7" w:rsidRDefault="00000000" w:rsidP="00D807E7">
      <w:pPr>
        <w:pStyle w:val="comment"/>
        <w:shd w:val="clear" w:color="auto" w:fill="FEFDFA"/>
        <w:spacing w:before="0" w:beforeAutospacing="0" w:after="240" w:afterAutospacing="0"/>
        <w:ind w:left="1440"/>
        <w:rPr>
          <w:rFonts w:ascii="Arial" w:hAnsi="Arial" w:cs="Arial"/>
          <w:color w:val="333333"/>
          <w:sz w:val="20"/>
          <w:szCs w:val="20"/>
        </w:rPr>
      </w:pPr>
      <w:hyperlink r:id="rId183" w:history="1">
        <w:r w:rsidR="00D807E7">
          <w:rPr>
            <w:rStyle w:val="Hyperlink"/>
            <w:rFonts w:ascii="Arial" w:hAnsi="Arial" w:cs="Arial"/>
            <w:b/>
            <w:bCs/>
            <w:color w:val="D52A33"/>
            <w:sz w:val="20"/>
            <w:szCs w:val="20"/>
          </w:rPr>
          <w:t>kdres1989</w:t>
        </w:r>
      </w:hyperlink>
      <w:hyperlink r:id="rId184" w:anchor="c1834724484685825002" w:history="1">
        <w:r w:rsidR="00D807E7">
          <w:rPr>
            <w:rStyle w:val="Hyperlink"/>
            <w:rFonts w:ascii="Arial" w:hAnsi="Arial" w:cs="Arial"/>
            <w:color w:val="D52A33"/>
            <w:sz w:val="20"/>
            <w:szCs w:val="20"/>
          </w:rPr>
          <w:t>June 12, 2020 at 10:59 PM</w:t>
        </w:r>
      </w:hyperlink>
    </w:p>
    <w:p w14:paraId="6C7B0313" w14:textId="77777777" w:rsidR="00D807E7" w:rsidRDefault="00D807E7" w:rsidP="00D807E7">
      <w:pPr>
        <w:pStyle w:val="comment-content"/>
        <w:shd w:val="clear" w:color="auto" w:fill="FEFDFA"/>
        <w:spacing w:before="0" w:beforeAutospacing="0" w:after="120" w:afterAutospacing="0"/>
        <w:ind w:left="1440"/>
        <w:jc w:val="both"/>
        <w:rPr>
          <w:rFonts w:ascii="Arial" w:hAnsi="Arial" w:cs="Arial"/>
          <w:color w:val="333333"/>
          <w:sz w:val="20"/>
          <w:szCs w:val="20"/>
        </w:rPr>
      </w:pPr>
      <w:r>
        <w:rPr>
          <w:rFonts w:ascii="Arial" w:hAnsi="Arial" w:cs="Arial"/>
          <w:color w:val="333333"/>
          <w:sz w:val="20"/>
          <w:szCs w:val="20"/>
        </w:rPr>
        <w:t>si lo lograste solucionar y como gRACIAS</w:t>
      </w:r>
    </w:p>
    <w:p w14:paraId="4631F0C7" w14:textId="77777777" w:rsidR="00D807E7" w:rsidRDefault="00000000" w:rsidP="00D807E7">
      <w:pPr>
        <w:pStyle w:val="comment"/>
        <w:shd w:val="clear" w:color="auto" w:fill="FEFDFA"/>
        <w:spacing w:before="0" w:beforeAutospacing="0" w:after="0" w:afterAutospacing="0"/>
        <w:ind w:left="1440"/>
        <w:rPr>
          <w:rFonts w:ascii="Arial" w:hAnsi="Arial" w:cs="Arial"/>
          <w:color w:val="333333"/>
          <w:sz w:val="20"/>
          <w:szCs w:val="20"/>
        </w:rPr>
      </w:pPr>
      <w:hyperlink r:id="rId185" w:tgtFrame="_self" w:history="1">
        <w:r w:rsidR="00D807E7">
          <w:rPr>
            <w:rStyle w:val="Hyperlink"/>
            <w:rFonts w:ascii="Arial" w:hAnsi="Arial" w:cs="Arial"/>
            <w:b/>
            <w:bCs/>
            <w:color w:val="D52A33"/>
            <w:sz w:val="20"/>
            <w:szCs w:val="20"/>
          </w:rPr>
          <w:t>Reply</w:t>
        </w:r>
      </w:hyperlink>
    </w:p>
    <w:p w14:paraId="04EEEC52" w14:textId="56420969"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0CABE8D4" wp14:editId="53C561B4">
            <wp:extent cx="335280" cy="3352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5CECBA16"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86" w:history="1">
        <w:r w:rsidR="00D807E7">
          <w:rPr>
            <w:rStyle w:val="Hyperlink"/>
            <w:rFonts w:ascii="Arial" w:hAnsi="Arial" w:cs="Arial"/>
            <w:b/>
            <w:bCs/>
            <w:color w:val="D52A33"/>
            <w:sz w:val="20"/>
            <w:szCs w:val="20"/>
          </w:rPr>
          <w:t>Unknown</w:t>
        </w:r>
      </w:hyperlink>
      <w:hyperlink r:id="rId187" w:anchor="c6098807230844977749" w:history="1">
        <w:r w:rsidR="00D807E7">
          <w:rPr>
            <w:rStyle w:val="Hyperlink"/>
            <w:rFonts w:ascii="Arial" w:hAnsi="Arial" w:cs="Arial"/>
            <w:color w:val="D52A33"/>
            <w:sz w:val="20"/>
            <w:szCs w:val="20"/>
          </w:rPr>
          <w:t>May 3, 2019 at 12:43 AM</w:t>
        </w:r>
      </w:hyperlink>
    </w:p>
    <w:p w14:paraId="00ABD5F5"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when i try to install the snap7 lib i get this error i this line $ tar -zxvf snap7-full-1.2.1.tar.gz</w:t>
      </w:r>
      <w:r>
        <w:rPr>
          <w:rFonts w:ascii="Arial" w:hAnsi="Arial" w:cs="Arial"/>
          <w:color w:val="333333"/>
          <w:sz w:val="20"/>
          <w:szCs w:val="20"/>
        </w:rPr>
        <w:br/>
        <w:t>tar (child): snap7-full-1.2.1.tar.gz : open impossible: Aucun fichier ou dossier de ce type</w:t>
      </w:r>
      <w:r>
        <w:rPr>
          <w:rFonts w:ascii="Arial" w:hAnsi="Arial" w:cs="Arial"/>
          <w:color w:val="333333"/>
          <w:sz w:val="20"/>
          <w:szCs w:val="20"/>
        </w:rPr>
        <w:br/>
        <w:t>tar (child): Error is not recoverable: exiting now</w:t>
      </w:r>
      <w:r>
        <w:rPr>
          <w:rFonts w:ascii="Arial" w:hAnsi="Arial" w:cs="Arial"/>
          <w:color w:val="333333"/>
          <w:sz w:val="20"/>
          <w:szCs w:val="20"/>
        </w:rPr>
        <w:br/>
        <w:t>tar: Child returned status 2</w:t>
      </w:r>
      <w:r>
        <w:rPr>
          <w:rFonts w:ascii="Arial" w:hAnsi="Arial" w:cs="Arial"/>
          <w:color w:val="333333"/>
          <w:sz w:val="20"/>
          <w:szCs w:val="20"/>
        </w:rPr>
        <w:br/>
        <w:t>tar: Error is not recoverable: exiting now</w:t>
      </w:r>
      <w:r>
        <w:rPr>
          <w:rFonts w:ascii="Arial" w:hAnsi="Arial" w:cs="Arial"/>
          <w:color w:val="333333"/>
          <w:sz w:val="20"/>
          <w:szCs w:val="20"/>
        </w:rPr>
        <w:br/>
        <w:t>what does it mean ?</w:t>
      </w:r>
    </w:p>
    <w:p w14:paraId="5B3BC40F"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88" w:tgtFrame="_self" w:history="1">
        <w:r w:rsidR="00D807E7">
          <w:rPr>
            <w:rStyle w:val="Hyperlink"/>
            <w:rFonts w:ascii="Arial" w:hAnsi="Arial" w:cs="Arial"/>
            <w:color w:val="D52A33"/>
            <w:sz w:val="20"/>
            <w:szCs w:val="20"/>
          </w:rPr>
          <w:t>Reply</w:t>
        </w:r>
      </w:hyperlink>
    </w:p>
    <w:p w14:paraId="1EDD6C2A" w14:textId="30DA9019"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3A0FD745" wp14:editId="43E4854C">
            <wp:extent cx="335280" cy="3352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F8B37BD"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89" w:history="1">
        <w:r w:rsidR="00D807E7">
          <w:rPr>
            <w:rStyle w:val="Hyperlink"/>
            <w:rFonts w:ascii="Arial" w:hAnsi="Arial" w:cs="Arial"/>
            <w:b/>
            <w:bCs/>
            <w:color w:val="D52A33"/>
            <w:sz w:val="20"/>
            <w:szCs w:val="20"/>
          </w:rPr>
          <w:t>Unknown</w:t>
        </w:r>
      </w:hyperlink>
      <w:hyperlink r:id="rId190" w:anchor="c8161660663391753346" w:history="1">
        <w:r w:rsidR="00D807E7">
          <w:rPr>
            <w:rStyle w:val="Hyperlink"/>
            <w:rFonts w:ascii="Arial" w:hAnsi="Arial" w:cs="Arial"/>
            <w:color w:val="D52A33"/>
            <w:sz w:val="20"/>
            <w:szCs w:val="20"/>
          </w:rPr>
          <w:t>May 3, 2019 at 2:14 AM</w:t>
        </w:r>
      </w:hyperlink>
    </w:p>
    <w:p w14:paraId="0AE61525"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hey , i installed the lib and when i tried to excute the code i got an error : no module named snap7 .</w:t>
      </w:r>
      <w:r>
        <w:rPr>
          <w:rFonts w:ascii="Arial" w:hAnsi="Arial" w:cs="Arial"/>
          <w:color w:val="333333"/>
          <w:sz w:val="20"/>
          <w:szCs w:val="20"/>
        </w:rPr>
        <w:br/>
        <w:t>how can i fix this ?</w:t>
      </w:r>
    </w:p>
    <w:p w14:paraId="37C5EADC"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91" w:tgtFrame="_self" w:history="1">
        <w:r w:rsidR="00D807E7">
          <w:rPr>
            <w:rStyle w:val="Hyperlink"/>
            <w:rFonts w:ascii="Arial" w:hAnsi="Arial" w:cs="Arial"/>
            <w:color w:val="D52A33"/>
            <w:sz w:val="20"/>
            <w:szCs w:val="20"/>
          </w:rPr>
          <w:t>Reply</w:t>
        </w:r>
      </w:hyperlink>
    </w:p>
    <w:p w14:paraId="3ECFB929" w14:textId="6894B39C"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0CC24C22" wp14:editId="16341EF7">
            <wp:extent cx="335280" cy="335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41FF3F6C"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92" w:history="1">
        <w:r w:rsidR="00D807E7">
          <w:rPr>
            <w:rStyle w:val="Hyperlink"/>
            <w:rFonts w:ascii="Arial" w:hAnsi="Arial" w:cs="Arial"/>
            <w:b/>
            <w:bCs/>
            <w:color w:val="D52A33"/>
            <w:sz w:val="20"/>
            <w:szCs w:val="20"/>
          </w:rPr>
          <w:t>jml69</w:t>
        </w:r>
      </w:hyperlink>
      <w:hyperlink r:id="rId193" w:anchor="c7502318212368196966" w:history="1">
        <w:r w:rsidR="00D807E7">
          <w:rPr>
            <w:rStyle w:val="Hyperlink"/>
            <w:rFonts w:ascii="Arial" w:hAnsi="Arial" w:cs="Arial"/>
            <w:color w:val="D52A33"/>
            <w:sz w:val="20"/>
            <w:szCs w:val="20"/>
          </w:rPr>
          <w:t>May 14, 2019 at 11:35 PM</w:t>
        </w:r>
      </w:hyperlink>
    </w:p>
    <w:p w14:paraId="7830F0CA"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in case of [tar -zxvf snap7-full-1.2.1.tar.gz] it was not working for me. Then found out the downloaded filename was [download.tar.gz], i needed to use [tar -zxvf download.tar.gz], by using [cd] / [dir] command first check the name of downloaded file, then execute the [tar -zxvf] command.</w:t>
      </w:r>
    </w:p>
    <w:p w14:paraId="08927E6E"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94" w:tgtFrame="_self" w:history="1">
        <w:r w:rsidR="00D807E7">
          <w:rPr>
            <w:rStyle w:val="Hyperlink"/>
            <w:rFonts w:ascii="Arial" w:hAnsi="Arial" w:cs="Arial"/>
            <w:color w:val="D52A33"/>
            <w:sz w:val="20"/>
            <w:szCs w:val="20"/>
          </w:rPr>
          <w:t>Reply</w:t>
        </w:r>
      </w:hyperlink>
    </w:p>
    <w:p w14:paraId="7708FDFA" w14:textId="377A3293"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14EF7491" wp14:editId="125A9105">
            <wp:extent cx="335280" cy="3352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F044C9E"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95" w:history="1">
        <w:r w:rsidR="00D807E7">
          <w:rPr>
            <w:rStyle w:val="Hyperlink"/>
            <w:rFonts w:ascii="Arial" w:hAnsi="Arial" w:cs="Arial"/>
            <w:b/>
            <w:bCs/>
            <w:color w:val="D52A33"/>
            <w:sz w:val="20"/>
            <w:szCs w:val="20"/>
          </w:rPr>
          <w:t>Souheil Ghribi</w:t>
        </w:r>
      </w:hyperlink>
      <w:hyperlink r:id="rId196" w:anchor="c7877906385627851906" w:history="1">
        <w:r w:rsidR="00D807E7">
          <w:rPr>
            <w:rStyle w:val="Hyperlink"/>
            <w:rFonts w:ascii="Arial" w:hAnsi="Arial" w:cs="Arial"/>
            <w:color w:val="D52A33"/>
            <w:sz w:val="20"/>
            <w:szCs w:val="20"/>
          </w:rPr>
          <w:t>July 6, 2019 at 4:20 AM</w:t>
        </w:r>
      </w:hyperlink>
    </w:p>
    <w:p w14:paraId="52FC1959"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How can i fix tis</w:t>
      </w:r>
      <w:r>
        <w:rPr>
          <w:rFonts w:ascii="Arial" w:hAnsi="Arial" w:cs="Arial"/>
          <w:color w:val="333333"/>
          <w:sz w:val="20"/>
          <w:szCs w:val="20"/>
        </w:rPr>
        <w:br/>
        <w:t>File "plc2.py", line 1, in</w:t>
      </w:r>
      <w:r>
        <w:rPr>
          <w:rFonts w:ascii="Arial" w:hAnsi="Arial" w:cs="Arial"/>
          <w:color w:val="333333"/>
          <w:sz w:val="20"/>
          <w:szCs w:val="20"/>
        </w:rPr>
        <w:br/>
        <w:t>import S71200</w:t>
      </w:r>
      <w:r>
        <w:rPr>
          <w:rFonts w:ascii="Arial" w:hAnsi="Arial" w:cs="Arial"/>
          <w:color w:val="333333"/>
          <w:sz w:val="20"/>
          <w:szCs w:val="20"/>
        </w:rPr>
        <w:br/>
        <w:t>File "/home/pi/s7/S71200.py", line 110, in</w:t>
      </w:r>
      <w:r>
        <w:rPr>
          <w:rFonts w:ascii="Arial" w:hAnsi="Arial" w:cs="Arial"/>
          <w:color w:val="333333"/>
          <w:sz w:val="20"/>
          <w:szCs w:val="20"/>
        </w:rPr>
        <w:br/>
        <w:t>plc = S71200('192.168.1.10') #,debug=True)</w:t>
      </w:r>
      <w:r>
        <w:rPr>
          <w:rFonts w:ascii="Arial" w:hAnsi="Arial" w:cs="Arial"/>
          <w:color w:val="333333"/>
          <w:sz w:val="20"/>
          <w:szCs w:val="20"/>
        </w:rPr>
        <w:br/>
        <w:t>File "/home/pi/s7/S71200.py", line 16, in __init__</w:t>
      </w:r>
      <w:r>
        <w:rPr>
          <w:rFonts w:ascii="Arial" w:hAnsi="Arial" w:cs="Arial"/>
          <w:color w:val="333333"/>
          <w:sz w:val="20"/>
          <w:szCs w:val="20"/>
        </w:rPr>
        <w:br/>
        <w:t>self.plc.connect(ip,0,1)</w:t>
      </w:r>
      <w:r>
        <w:rPr>
          <w:rFonts w:ascii="Arial" w:hAnsi="Arial" w:cs="Arial"/>
          <w:color w:val="333333"/>
          <w:sz w:val="20"/>
          <w:szCs w:val="20"/>
        </w:rPr>
        <w:br/>
        <w:t>File "/usr/local/lib/python2.7/dist-packages/snap7/client.py", line 25, in f</w:t>
      </w:r>
      <w:r>
        <w:rPr>
          <w:rFonts w:ascii="Arial" w:hAnsi="Arial" w:cs="Arial"/>
          <w:color w:val="333333"/>
          <w:sz w:val="20"/>
          <w:szCs w:val="20"/>
        </w:rPr>
        <w:br/>
      </w:r>
      <w:r>
        <w:rPr>
          <w:rFonts w:ascii="Arial" w:hAnsi="Arial" w:cs="Arial"/>
          <w:color w:val="333333"/>
          <w:sz w:val="20"/>
          <w:szCs w:val="20"/>
        </w:rPr>
        <w:lastRenderedPageBreak/>
        <w:t>check_error(code, context="client")</w:t>
      </w:r>
      <w:r>
        <w:rPr>
          <w:rFonts w:ascii="Arial" w:hAnsi="Arial" w:cs="Arial"/>
          <w:color w:val="333333"/>
          <w:sz w:val="20"/>
          <w:szCs w:val="20"/>
        </w:rPr>
        <w:br/>
        <w:t>File "/usr/local/lib/python2.7/dist-packages/snap7/common.py", line 66, in check_error</w:t>
      </w:r>
      <w:r>
        <w:rPr>
          <w:rFonts w:ascii="Arial" w:hAnsi="Arial" w:cs="Arial"/>
          <w:color w:val="333333"/>
          <w:sz w:val="20"/>
          <w:szCs w:val="20"/>
        </w:rPr>
        <w:br/>
        <w:t>raise Snap7Exception(error)</w:t>
      </w:r>
      <w:r>
        <w:rPr>
          <w:rFonts w:ascii="Arial" w:hAnsi="Arial" w:cs="Arial"/>
          <w:color w:val="333333"/>
          <w:sz w:val="20"/>
          <w:szCs w:val="20"/>
        </w:rPr>
        <w:br/>
        <w:t>snap7.snap7exceptions.Snap7Exception: TCP : Unreachable peer</w:t>
      </w:r>
    </w:p>
    <w:p w14:paraId="2C653DE8"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197" w:tgtFrame="_self" w:history="1">
        <w:r w:rsidR="00D807E7">
          <w:rPr>
            <w:rStyle w:val="Hyperlink"/>
            <w:rFonts w:ascii="Arial" w:hAnsi="Arial" w:cs="Arial"/>
            <w:color w:val="D52A33"/>
            <w:sz w:val="20"/>
            <w:szCs w:val="20"/>
          </w:rPr>
          <w:t>Reply</w:t>
        </w:r>
      </w:hyperlink>
    </w:p>
    <w:p w14:paraId="4304A733" w14:textId="033AD441"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4157ABB4" wp14:editId="095B00D0">
            <wp:extent cx="335280" cy="335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48F3907"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198" w:history="1">
        <w:r w:rsidR="00D807E7">
          <w:rPr>
            <w:rStyle w:val="Hyperlink"/>
            <w:rFonts w:ascii="Arial" w:hAnsi="Arial" w:cs="Arial"/>
            <w:b/>
            <w:bCs/>
            <w:color w:val="D52A33"/>
            <w:sz w:val="20"/>
            <w:szCs w:val="20"/>
          </w:rPr>
          <w:t>Unknown</w:t>
        </w:r>
      </w:hyperlink>
      <w:hyperlink r:id="rId199" w:anchor="c3083368603536817479" w:history="1">
        <w:r w:rsidR="00D807E7">
          <w:rPr>
            <w:rStyle w:val="Hyperlink"/>
            <w:rFonts w:ascii="Arial" w:hAnsi="Arial" w:cs="Arial"/>
            <w:color w:val="D52A33"/>
            <w:sz w:val="20"/>
            <w:szCs w:val="20"/>
          </w:rPr>
          <w:t>August 14, 2019 at 3:07 AM</w:t>
        </w:r>
      </w:hyperlink>
    </w:p>
    <w:p w14:paraId="258B91CB"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i have 2 questions :</w:t>
      </w:r>
      <w:r>
        <w:rPr>
          <w:rFonts w:ascii="Arial" w:hAnsi="Arial" w:cs="Arial"/>
          <w:color w:val="333333"/>
          <w:sz w:val="20"/>
          <w:szCs w:val="20"/>
        </w:rPr>
        <w:br/>
        <w:t>first one : how can we find the IP address that you wrote in your code [plc.connect("192.168...")] ?</w:t>
      </w:r>
      <w:r>
        <w:rPr>
          <w:rFonts w:ascii="Arial" w:hAnsi="Arial" w:cs="Arial"/>
          <w:color w:val="333333"/>
          <w:sz w:val="20"/>
          <w:szCs w:val="20"/>
        </w:rPr>
        <w:br/>
        <w:t>and what is that IP address exactly ?</w:t>
      </w:r>
      <w:r>
        <w:rPr>
          <w:rFonts w:ascii="Arial" w:hAnsi="Arial" w:cs="Arial"/>
          <w:color w:val="333333"/>
          <w:sz w:val="20"/>
          <w:szCs w:val="20"/>
        </w:rPr>
        <w:br/>
        <w:t>second one : do we connent raspberry to plc via Ethernet ?</w:t>
      </w:r>
      <w:r>
        <w:rPr>
          <w:rFonts w:ascii="Arial" w:hAnsi="Arial" w:cs="Arial"/>
          <w:color w:val="333333"/>
          <w:sz w:val="20"/>
          <w:szCs w:val="20"/>
        </w:rPr>
        <w:br/>
        <w:t>Thanks</w:t>
      </w:r>
    </w:p>
    <w:p w14:paraId="7664E0D3"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200" w:tgtFrame="_self" w:history="1">
        <w:r w:rsidR="00D807E7">
          <w:rPr>
            <w:rStyle w:val="Hyperlink"/>
            <w:rFonts w:ascii="Arial" w:hAnsi="Arial" w:cs="Arial"/>
            <w:color w:val="D52A33"/>
            <w:sz w:val="20"/>
            <w:szCs w:val="20"/>
          </w:rPr>
          <w:t>Reply</w:t>
        </w:r>
      </w:hyperlink>
    </w:p>
    <w:p w14:paraId="1711F4D1"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201" w:tgtFrame="_self" w:history="1">
        <w:r w:rsidR="00D807E7">
          <w:rPr>
            <w:rStyle w:val="Hyperlink"/>
            <w:rFonts w:ascii="Arial" w:hAnsi="Arial" w:cs="Arial"/>
            <w:color w:val="D52A33"/>
            <w:sz w:val="20"/>
            <w:szCs w:val="20"/>
          </w:rPr>
          <w:t>Replies</w:t>
        </w:r>
      </w:hyperlink>
    </w:p>
    <w:p w14:paraId="26E9BAA3" w14:textId="4B8BB75C" w:rsidR="00D807E7" w:rsidRDefault="00D807E7" w:rsidP="00D807E7">
      <w:pPr>
        <w:pStyle w:val="comment"/>
        <w:numPr>
          <w:ilvl w:val="1"/>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5B62E7BD" wp14:editId="62CC1D44">
            <wp:extent cx="335280" cy="3352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6FA9C858" w14:textId="77777777" w:rsidR="00D807E7" w:rsidRDefault="00000000" w:rsidP="00D807E7">
      <w:pPr>
        <w:pStyle w:val="comment"/>
        <w:shd w:val="clear" w:color="auto" w:fill="FEFDFA"/>
        <w:spacing w:before="0" w:beforeAutospacing="0" w:after="240" w:afterAutospacing="0"/>
        <w:ind w:left="1440"/>
        <w:rPr>
          <w:rFonts w:ascii="Arial" w:hAnsi="Arial" w:cs="Arial"/>
          <w:color w:val="333333"/>
          <w:sz w:val="20"/>
          <w:szCs w:val="20"/>
        </w:rPr>
      </w:pPr>
      <w:hyperlink r:id="rId202" w:history="1">
        <w:r w:rsidR="00D807E7">
          <w:rPr>
            <w:rStyle w:val="Hyperlink"/>
            <w:rFonts w:ascii="Arial" w:hAnsi="Arial" w:cs="Arial"/>
            <w:b/>
            <w:bCs/>
            <w:color w:val="D52A33"/>
            <w:sz w:val="20"/>
            <w:szCs w:val="20"/>
          </w:rPr>
          <w:t>Unknown</w:t>
        </w:r>
      </w:hyperlink>
      <w:hyperlink r:id="rId203" w:anchor="c6434941582775846839" w:history="1">
        <w:r w:rsidR="00D807E7">
          <w:rPr>
            <w:rStyle w:val="Hyperlink"/>
            <w:rFonts w:ascii="Arial" w:hAnsi="Arial" w:cs="Arial"/>
            <w:color w:val="D52A33"/>
            <w:sz w:val="20"/>
            <w:szCs w:val="20"/>
          </w:rPr>
          <w:t>May 30, 2021 at 1:35 AM</w:t>
        </w:r>
      </w:hyperlink>
    </w:p>
    <w:p w14:paraId="5F77BC99" w14:textId="77777777" w:rsidR="00D807E7" w:rsidRDefault="00D807E7" w:rsidP="00D807E7">
      <w:pPr>
        <w:pStyle w:val="comment-content"/>
        <w:shd w:val="clear" w:color="auto" w:fill="FEFDFA"/>
        <w:spacing w:before="0" w:beforeAutospacing="0" w:after="120" w:afterAutospacing="0"/>
        <w:ind w:left="1440"/>
        <w:jc w:val="both"/>
        <w:rPr>
          <w:rFonts w:ascii="Arial" w:hAnsi="Arial" w:cs="Arial"/>
          <w:color w:val="333333"/>
          <w:sz w:val="20"/>
          <w:szCs w:val="20"/>
        </w:rPr>
      </w:pPr>
      <w:r>
        <w:rPr>
          <w:rFonts w:ascii="Arial" w:hAnsi="Arial" w:cs="Arial"/>
          <w:color w:val="333333"/>
          <w:sz w:val="20"/>
          <w:szCs w:val="20"/>
        </w:rPr>
        <w:t>The ip address is the ip address of plc... You can set it up with tia portal (siemens automation software).... 2. Yes the snap7 uses ethernet to comunicate with the plc. It connects via "pg interface" (siemens administration protocol)... Of course you can setup an access point and access the plc via WiFi...</w:t>
      </w:r>
    </w:p>
    <w:p w14:paraId="0F8B1154" w14:textId="77777777" w:rsidR="00D807E7" w:rsidRDefault="00000000" w:rsidP="00D807E7">
      <w:pPr>
        <w:pStyle w:val="comment"/>
        <w:shd w:val="clear" w:color="auto" w:fill="FEFDFA"/>
        <w:spacing w:before="0" w:beforeAutospacing="0" w:after="0" w:afterAutospacing="0"/>
        <w:ind w:left="1440"/>
        <w:rPr>
          <w:rFonts w:ascii="Arial" w:hAnsi="Arial" w:cs="Arial"/>
          <w:color w:val="333333"/>
          <w:sz w:val="20"/>
          <w:szCs w:val="20"/>
        </w:rPr>
      </w:pPr>
      <w:hyperlink r:id="rId204" w:tgtFrame="_self" w:history="1">
        <w:r w:rsidR="00D807E7">
          <w:rPr>
            <w:rStyle w:val="Hyperlink"/>
            <w:rFonts w:ascii="Arial" w:hAnsi="Arial" w:cs="Arial"/>
            <w:b/>
            <w:bCs/>
            <w:color w:val="D52A33"/>
            <w:sz w:val="20"/>
            <w:szCs w:val="20"/>
          </w:rPr>
          <w:t>Reply</w:t>
        </w:r>
      </w:hyperlink>
    </w:p>
    <w:p w14:paraId="65246B87" w14:textId="7711D5F3"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7C612535" wp14:editId="6D29C906">
            <wp:extent cx="335280" cy="3352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413DF3BB"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205" w:history="1">
        <w:r w:rsidR="00D807E7">
          <w:rPr>
            <w:rStyle w:val="Hyperlink"/>
            <w:rFonts w:ascii="Arial" w:hAnsi="Arial" w:cs="Arial"/>
            <w:b/>
            <w:bCs/>
            <w:color w:val="D52A33"/>
            <w:sz w:val="20"/>
            <w:szCs w:val="20"/>
          </w:rPr>
          <w:t>Unknown</w:t>
        </w:r>
      </w:hyperlink>
      <w:hyperlink r:id="rId206" w:anchor="c6156263381580625984" w:history="1">
        <w:r w:rsidR="00D807E7">
          <w:rPr>
            <w:rStyle w:val="Hyperlink"/>
            <w:rFonts w:ascii="Arial" w:hAnsi="Arial" w:cs="Arial"/>
            <w:color w:val="D52A33"/>
            <w:sz w:val="20"/>
            <w:szCs w:val="20"/>
          </w:rPr>
          <w:t>September 11, 2019 at 1:49 AM</w:t>
        </w:r>
      </w:hyperlink>
    </w:p>
    <w:p w14:paraId="00BC3709"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superr!! thank you for this .</w:t>
      </w:r>
    </w:p>
    <w:p w14:paraId="4F980F8A"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207" w:tgtFrame="_self" w:history="1">
        <w:r w:rsidR="00D807E7">
          <w:rPr>
            <w:rStyle w:val="Hyperlink"/>
            <w:rFonts w:ascii="Arial" w:hAnsi="Arial" w:cs="Arial"/>
            <w:color w:val="D52A33"/>
            <w:sz w:val="20"/>
            <w:szCs w:val="20"/>
          </w:rPr>
          <w:t>Reply</w:t>
        </w:r>
      </w:hyperlink>
    </w:p>
    <w:p w14:paraId="1798EE9D" w14:textId="34D9D690"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35DD6382" wp14:editId="140592B5">
            <wp:extent cx="335280" cy="3352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6106B4EE"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208" w:history="1">
        <w:r w:rsidR="00D807E7">
          <w:rPr>
            <w:rStyle w:val="Hyperlink"/>
            <w:rFonts w:ascii="Arial" w:hAnsi="Arial" w:cs="Arial"/>
            <w:b/>
            <w:bCs/>
            <w:color w:val="D52A33"/>
            <w:sz w:val="20"/>
            <w:szCs w:val="20"/>
          </w:rPr>
          <w:t>Unknown</w:t>
        </w:r>
      </w:hyperlink>
      <w:hyperlink r:id="rId209" w:anchor="c7593033693633574838" w:history="1">
        <w:r w:rsidR="00D807E7">
          <w:rPr>
            <w:rStyle w:val="Hyperlink"/>
            <w:rFonts w:ascii="Arial" w:hAnsi="Arial" w:cs="Arial"/>
            <w:color w:val="D52A33"/>
            <w:sz w:val="20"/>
            <w:szCs w:val="20"/>
          </w:rPr>
          <w:t>September 13, 2019 at 12:24 AM</w:t>
        </w:r>
      </w:hyperlink>
    </w:p>
    <w:p w14:paraId="5957FBA1"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It'able to get a howto with c++</w:t>
      </w:r>
    </w:p>
    <w:p w14:paraId="1F5D4248"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210" w:tgtFrame="_self" w:history="1">
        <w:r w:rsidR="00D807E7">
          <w:rPr>
            <w:rStyle w:val="Hyperlink"/>
            <w:rFonts w:ascii="Arial" w:hAnsi="Arial" w:cs="Arial"/>
            <w:color w:val="D52A33"/>
            <w:sz w:val="20"/>
            <w:szCs w:val="20"/>
          </w:rPr>
          <w:t>Reply</w:t>
        </w:r>
      </w:hyperlink>
    </w:p>
    <w:p w14:paraId="57C4821F" w14:textId="38A5F46A"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093F3272" wp14:editId="3364AF4D">
            <wp:extent cx="335280" cy="335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8C0C16B"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211" w:history="1">
        <w:r w:rsidR="00D807E7">
          <w:rPr>
            <w:rStyle w:val="Hyperlink"/>
            <w:rFonts w:ascii="Arial" w:hAnsi="Arial" w:cs="Arial"/>
            <w:b/>
            <w:bCs/>
            <w:color w:val="D52A33"/>
            <w:sz w:val="20"/>
            <w:szCs w:val="20"/>
          </w:rPr>
          <w:t>Unknown</w:t>
        </w:r>
      </w:hyperlink>
      <w:hyperlink r:id="rId212" w:anchor="c3464228950368056921" w:history="1">
        <w:r w:rsidR="00D807E7">
          <w:rPr>
            <w:rStyle w:val="Hyperlink"/>
            <w:rFonts w:ascii="Arial" w:hAnsi="Arial" w:cs="Arial"/>
            <w:color w:val="D52A33"/>
            <w:sz w:val="20"/>
            <w:szCs w:val="20"/>
          </w:rPr>
          <w:t>October 7, 2020 at 12:42 AM</w:t>
        </w:r>
      </w:hyperlink>
    </w:p>
    <w:p w14:paraId="05C8FDC4"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h</w:t>
      </w:r>
    </w:p>
    <w:p w14:paraId="0ABBFE28"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213" w:tgtFrame="_self" w:history="1">
        <w:r w:rsidR="00D807E7">
          <w:rPr>
            <w:rStyle w:val="Hyperlink"/>
            <w:rFonts w:ascii="Arial" w:hAnsi="Arial" w:cs="Arial"/>
            <w:color w:val="D52A33"/>
            <w:sz w:val="20"/>
            <w:szCs w:val="20"/>
          </w:rPr>
          <w:t>Reply</w:t>
        </w:r>
      </w:hyperlink>
    </w:p>
    <w:p w14:paraId="6911EF9D" w14:textId="694EB53C"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587EE613" wp14:editId="2D09BAC4">
            <wp:extent cx="335280" cy="3352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702244E1"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214" w:history="1">
        <w:r w:rsidR="00D807E7">
          <w:rPr>
            <w:rStyle w:val="Hyperlink"/>
            <w:rFonts w:ascii="Arial" w:hAnsi="Arial" w:cs="Arial"/>
            <w:b/>
            <w:bCs/>
            <w:color w:val="D52A33"/>
            <w:sz w:val="20"/>
            <w:szCs w:val="20"/>
          </w:rPr>
          <w:t>Unknown</w:t>
        </w:r>
      </w:hyperlink>
      <w:hyperlink r:id="rId215" w:anchor="c1481303232162300959" w:history="1">
        <w:r w:rsidR="00D807E7">
          <w:rPr>
            <w:rStyle w:val="Hyperlink"/>
            <w:rFonts w:ascii="Arial" w:hAnsi="Arial" w:cs="Arial"/>
            <w:color w:val="D52A33"/>
            <w:sz w:val="20"/>
            <w:szCs w:val="20"/>
          </w:rPr>
          <w:t>October 7, 2020 at 12:43 AM</w:t>
        </w:r>
      </w:hyperlink>
    </w:p>
    <w:p w14:paraId="6DB96CB0"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how to get response ...on db_write or any write funtion.... that we know value write successfully in DBaddress????</w:t>
      </w:r>
    </w:p>
    <w:p w14:paraId="7D8B8D00"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216" w:tgtFrame="_self" w:history="1">
        <w:r w:rsidR="00D807E7">
          <w:rPr>
            <w:rStyle w:val="Hyperlink"/>
            <w:rFonts w:ascii="Arial" w:hAnsi="Arial" w:cs="Arial"/>
            <w:color w:val="D52A33"/>
            <w:sz w:val="20"/>
            <w:szCs w:val="20"/>
          </w:rPr>
          <w:t>Reply</w:t>
        </w:r>
      </w:hyperlink>
    </w:p>
    <w:p w14:paraId="6DAD3CF2" w14:textId="3DE86072"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174D5C9E" wp14:editId="4466FC43">
            <wp:extent cx="335280" cy="3352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A080B2C"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217" w:history="1">
        <w:r w:rsidR="00D807E7">
          <w:rPr>
            <w:rStyle w:val="Hyperlink"/>
            <w:rFonts w:ascii="Arial" w:hAnsi="Arial" w:cs="Arial"/>
            <w:b/>
            <w:bCs/>
            <w:color w:val="D52A33"/>
            <w:sz w:val="20"/>
            <w:szCs w:val="20"/>
          </w:rPr>
          <w:t>Reachrao</w:t>
        </w:r>
      </w:hyperlink>
      <w:hyperlink r:id="rId218" w:anchor="c4168253574234440304" w:history="1">
        <w:r w:rsidR="00D807E7">
          <w:rPr>
            <w:rStyle w:val="Hyperlink"/>
            <w:rFonts w:ascii="Arial" w:hAnsi="Arial" w:cs="Arial"/>
            <w:color w:val="D52A33"/>
            <w:sz w:val="20"/>
            <w:szCs w:val="20"/>
          </w:rPr>
          <w:t>November 30, 2020 at 5:00 AM</w:t>
        </w:r>
      </w:hyperlink>
    </w:p>
    <w:p w14:paraId="11A1692F"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Dear All,</w:t>
      </w:r>
      <w:r>
        <w:rPr>
          <w:rFonts w:ascii="Arial" w:hAnsi="Arial" w:cs="Arial"/>
          <w:color w:val="333333"/>
          <w:sz w:val="20"/>
          <w:szCs w:val="20"/>
        </w:rPr>
        <w:br/>
        <w:t>i am trying to communicate S71200 PLC with RaspberryPI using Python program.</w:t>
      </w:r>
      <w:r>
        <w:rPr>
          <w:rFonts w:ascii="Arial" w:hAnsi="Arial" w:cs="Arial"/>
          <w:color w:val="333333"/>
          <w:sz w:val="20"/>
          <w:szCs w:val="20"/>
        </w:rPr>
        <w:br/>
      </w:r>
      <w:r>
        <w:rPr>
          <w:rFonts w:ascii="Arial" w:hAnsi="Arial" w:cs="Arial"/>
          <w:color w:val="333333"/>
          <w:sz w:val="20"/>
          <w:szCs w:val="20"/>
        </w:rPr>
        <w:br/>
        <w:t>Following are the Pthon program and Error:</w:t>
      </w:r>
      <w:r>
        <w:rPr>
          <w:rFonts w:ascii="Arial" w:hAnsi="Arial" w:cs="Arial"/>
          <w:color w:val="333333"/>
          <w:sz w:val="20"/>
          <w:szCs w:val="20"/>
        </w:rPr>
        <w:br/>
        <w:t>import S71200</w:t>
      </w:r>
      <w:r>
        <w:rPr>
          <w:rFonts w:ascii="Arial" w:hAnsi="Arial" w:cs="Arial"/>
          <w:color w:val="333333"/>
          <w:sz w:val="20"/>
          <w:szCs w:val="20"/>
        </w:rPr>
        <w:br/>
        <w:t>from time import sleep</w:t>
      </w:r>
      <w:r>
        <w:rPr>
          <w:rFonts w:ascii="Arial" w:hAnsi="Arial" w:cs="Arial"/>
          <w:color w:val="333333"/>
          <w:sz w:val="20"/>
          <w:szCs w:val="20"/>
        </w:rPr>
        <w:br/>
        <w:t>import snap7</w:t>
      </w:r>
      <w:r>
        <w:rPr>
          <w:rFonts w:ascii="Arial" w:hAnsi="Arial" w:cs="Arial"/>
          <w:color w:val="333333"/>
          <w:sz w:val="20"/>
          <w:szCs w:val="20"/>
        </w:rPr>
        <w:br/>
        <w:t>from snap7.util import *</w:t>
      </w:r>
      <w:r>
        <w:rPr>
          <w:rFonts w:ascii="Arial" w:hAnsi="Arial" w:cs="Arial"/>
          <w:color w:val="333333"/>
          <w:sz w:val="20"/>
          <w:szCs w:val="20"/>
        </w:rPr>
        <w:br/>
        <w:t>import struct</w:t>
      </w:r>
      <w:r>
        <w:rPr>
          <w:rFonts w:ascii="Arial" w:hAnsi="Arial" w:cs="Arial"/>
          <w:color w:val="333333"/>
          <w:sz w:val="20"/>
          <w:szCs w:val="20"/>
        </w:rPr>
        <w:br/>
      </w:r>
      <w:r>
        <w:rPr>
          <w:rFonts w:ascii="Arial" w:hAnsi="Arial" w:cs="Arial"/>
          <w:color w:val="333333"/>
          <w:sz w:val="20"/>
          <w:szCs w:val="20"/>
        </w:rPr>
        <w:br/>
        <w:t>plc = S71200.S71200("192.168.43.2")</w:t>
      </w:r>
      <w:r>
        <w:rPr>
          <w:rFonts w:ascii="Arial" w:hAnsi="Arial" w:cs="Arial"/>
          <w:color w:val="333333"/>
          <w:sz w:val="20"/>
          <w:szCs w:val="20"/>
        </w:rPr>
        <w:br/>
        <w:t>#plc.writeMem('QX0.0',True) # write Q0.0 to be true, which will only turn on the output if it isn't connected to any rung in your ladder code</w:t>
      </w:r>
      <w:r>
        <w:rPr>
          <w:rFonts w:ascii="Arial" w:hAnsi="Arial" w:cs="Arial"/>
          <w:color w:val="333333"/>
          <w:sz w:val="20"/>
          <w:szCs w:val="20"/>
        </w:rPr>
        <w:br/>
        <w:t>print plc.writeMem('%DB1.QX4.0',False)# writing value</w:t>
      </w:r>
      <w:r>
        <w:rPr>
          <w:rFonts w:ascii="Arial" w:hAnsi="Arial" w:cs="Arial"/>
          <w:color w:val="333333"/>
          <w:sz w:val="20"/>
          <w:szCs w:val="20"/>
        </w:rPr>
        <w:br/>
        <w:t>print plc.getMem("%DB1.DBX4.0") # read</w:t>
      </w:r>
      <w:r>
        <w:rPr>
          <w:rFonts w:ascii="Arial" w:hAnsi="Arial" w:cs="Arial"/>
          <w:color w:val="333333"/>
          <w:sz w:val="20"/>
          <w:szCs w:val="20"/>
        </w:rPr>
        <w:br/>
        <w:t>print plc.getMem("%DB1.DBX8.0") # read</w:t>
      </w:r>
      <w:r>
        <w:rPr>
          <w:rFonts w:ascii="Arial" w:hAnsi="Arial" w:cs="Arial"/>
          <w:color w:val="333333"/>
          <w:sz w:val="20"/>
          <w:szCs w:val="20"/>
        </w:rPr>
        <w:br/>
        <w:t>print plc.getMem("%DB1.DBW20") # read</w:t>
      </w:r>
      <w:r>
        <w:rPr>
          <w:rFonts w:ascii="Arial" w:hAnsi="Arial" w:cs="Arial"/>
          <w:color w:val="333333"/>
          <w:sz w:val="20"/>
          <w:szCs w:val="20"/>
        </w:rPr>
        <w:br/>
        <w:t>plc.plc.disconnect()</w:t>
      </w:r>
      <w:r>
        <w:rPr>
          <w:rFonts w:ascii="Arial" w:hAnsi="Arial" w:cs="Arial"/>
          <w:color w:val="333333"/>
          <w:sz w:val="20"/>
          <w:szCs w:val="20"/>
        </w:rPr>
        <w:br/>
      </w:r>
      <w:r>
        <w:rPr>
          <w:rFonts w:ascii="Arial" w:hAnsi="Arial" w:cs="Arial"/>
          <w:color w:val="333333"/>
          <w:sz w:val="20"/>
          <w:szCs w:val="20"/>
        </w:rPr>
        <w:br/>
        <w:t>Error:</w:t>
      </w:r>
      <w:r>
        <w:rPr>
          <w:rFonts w:ascii="Arial" w:hAnsi="Arial" w:cs="Arial"/>
          <w:color w:val="333333"/>
          <w:sz w:val="20"/>
          <w:szCs w:val="20"/>
        </w:rPr>
        <w:br/>
        <w:t>&gt;&gt;&gt; %Run Snap7_Example3.py</w:t>
      </w:r>
      <w:r>
        <w:rPr>
          <w:rFonts w:ascii="Arial" w:hAnsi="Arial" w:cs="Arial"/>
          <w:color w:val="333333"/>
          <w:sz w:val="20"/>
          <w:szCs w:val="20"/>
        </w:rPr>
        <w:br/>
        <w:t>Traceback (most recent call last):</w:t>
      </w:r>
      <w:r>
        <w:rPr>
          <w:rFonts w:ascii="Arial" w:hAnsi="Arial" w:cs="Arial"/>
          <w:color w:val="333333"/>
          <w:sz w:val="20"/>
          <w:szCs w:val="20"/>
        </w:rPr>
        <w:br/>
        <w:t>File "/home/pi/Desktop/Snap7_Example3.py", line 9</w:t>
      </w:r>
      <w:r>
        <w:rPr>
          <w:rFonts w:ascii="Arial" w:hAnsi="Arial" w:cs="Arial"/>
          <w:color w:val="333333"/>
          <w:sz w:val="20"/>
          <w:szCs w:val="20"/>
        </w:rPr>
        <w:br/>
        <w:t>print plc.writeMem('QX4.0',False)# writing value</w:t>
      </w:r>
      <w:r>
        <w:rPr>
          <w:rFonts w:ascii="Arial" w:hAnsi="Arial" w:cs="Arial"/>
          <w:color w:val="333333"/>
          <w:sz w:val="20"/>
          <w:szCs w:val="20"/>
        </w:rPr>
        <w:br/>
        <w:t>^</w:t>
      </w:r>
      <w:r>
        <w:rPr>
          <w:rFonts w:ascii="Arial" w:hAnsi="Arial" w:cs="Arial"/>
          <w:color w:val="333333"/>
          <w:sz w:val="20"/>
          <w:szCs w:val="20"/>
        </w:rPr>
        <w:br/>
        <w:t>SyntaxError: invalid syntax</w:t>
      </w:r>
      <w:r>
        <w:rPr>
          <w:rFonts w:ascii="Arial" w:hAnsi="Arial" w:cs="Arial"/>
          <w:color w:val="333333"/>
          <w:sz w:val="20"/>
          <w:szCs w:val="20"/>
        </w:rPr>
        <w:br/>
        <w:t>&gt;&gt;&gt;</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rPr>
        <w:br/>
        <w:t>In SIEMENS TIA:</w:t>
      </w:r>
      <w:r>
        <w:rPr>
          <w:rFonts w:ascii="Arial" w:hAnsi="Arial" w:cs="Arial"/>
          <w:color w:val="333333"/>
          <w:sz w:val="20"/>
          <w:szCs w:val="20"/>
        </w:rPr>
        <w:br/>
        <w:t>Address is: %DB1.DBX4.0</w:t>
      </w:r>
      <w:r>
        <w:rPr>
          <w:rFonts w:ascii="Arial" w:hAnsi="Arial" w:cs="Arial"/>
          <w:color w:val="333333"/>
          <w:sz w:val="20"/>
          <w:szCs w:val="20"/>
        </w:rPr>
        <w:br/>
        <w:t>%DB1.DBX8.0</w:t>
      </w:r>
      <w:r>
        <w:rPr>
          <w:rFonts w:ascii="Arial" w:hAnsi="Arial" w:cs="Arial"/>
          <w:color w:val="333333"/>
          <w:sz w:val="20"/>
          <w:szCs w:val="20"/>
        </w:rPr>
        <w:br/>
        <w:t>%DB1.DBD.16</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rPr>
        <w:br/>
        <w:t>Please advice</w:t>
      </w:r>
    </w:p>
    <w:p w14:paraId="784CED83"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219" w:tgtFrame="_self" w:history="1">
        <w:r w:rsidR="00D807E7">
          <w:rPr>
            <w:rStyle w:val="Hyperlink"/>
            <w:rFonts w:ascii="Arial" w:hAnsi="Arial" w:cs="Arial"/>
            <w:color w:val="D52A33"/>
            <w:sz w:val="20"/>
            <w:szCs w:val="20"/>
          </w:rPr>
          <w:t>Reply</w:t>
        </w:r>
      </w:hyperlink>
    </w:p>
    <w:p w14:paraId="3A40B8B2"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220" w:tgtFrame="_self" w:history="1">
        <w:r w:rsidR="00D807E7">
          <w:rPr>
            <w:rStyle w:val="Hyperlink"/>
            <w:rFonts w:ascii="Arial" w:hAnsi="Arial" w:cs="Arial"/>
            <w:color w:val="D52A33"/>
            <w:sz w:val="20"/>
            <w:szCs w:val="20"/>
          </w:rPr>
          <w:t>Replies</w:t>
        </w:r>
      </w:hyperlink>
    </w:p>
    <w:p w14:paraId="5FFA531D" w14:textId="50A11F19" w:rsidR="00D807E7" w:rsidRDefault="00D807E7" w:rsidP="00D807E7">
      <w:pPr>
        <w:pStyle w:val="comment"/>
        <w:numPr>
          <w:ilvl w:val="1"/>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0DE6DA97" wp14:editId="19B50583">
            <wp:extent cx="335280" cy="335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1536032" w14:textId="77777777" w:rsidR="00D807E7" w:rsidRDefault="00000000" w:rsidP="00D807E7">
      <w:pPr>
        <w:pStyle w:val="comment"/>
        <w:shd w:val="clear" w:color="auto" w:fill="FEFDFA"/>
        <w:spacing w:before="0" w:beforeAutospacing="0" w:after="240" w:afterAutospacing="0"/>
        <w:ind w:left="1440"/>
        <w:rPr>
          <w:rFonts w:ascii="Arial" w:hAnsi="Arial" w:cs="Arial"/>
          <w:color w:val="333333"/>
          <w:sz w:val="20"/>
          <w:szCs w:val="20"/>
        </w:rPr>
      </w:pPr>
      <w:hyperlink r:id="rId221" w:history="1">
        <w:r w:rsidR="00D807E7">
          <w:rPr>
            <w:rStyle w:val="Hyperlink"/>
            <w:rFonts w:ascii="Arial" w:hAnsi="Arial" w:cs="Arial"/>
            <w:b/>
            <w:bCs/>
            <w:color w:val="D52A33"/>
            <w:sz w:val="20"/>
            <w:szCs w:val="20"/>
          </w:rPr>
          <w:t>Nakul</w:t>
        </w:r>
      </w:hyperlink>
      <w:hyperlink r:id="rId222" w:anchor="c7638432390993413555" w:history="1">
        <w:r w:rsidR="00D807E7">
          <w:rPr>
            <w:rStyle w:val="Hyperlink"/>
            <w:rFonts w:ascii="Arial" w:hAnsi="Arial" w:cs="Arial"/>
            <w:color w:val="D52A33"/>
            <w:sz w:val="20"/>
            <w:szCs w:val="20"/>
          </w:rPr>
          <w:t>February 4, 2021 at 2:49 AM</w:t>
        </w:r>
      </w:hyperlink>
    </w:p>
    <w:p w14:paraId="169E1DC8" w14:textId="77777777" w:rsidR="00D807E7" w:rsidRDefault="00D807E7" w:rsidP="00D807E7">
      <w:pPr>
        <w:pStyle w:val="comment-content"/>
        <w:shd w:val="clear" w:color="auto" w:fill="FEFDFA"/>
        <w:spacing w:before="0" w:beforeAutospacing="0" w:after="120" w:afterAutospacing="0"/>
        <w:ind w:left="1440"/>
        <w:jc w:val="both"/>
        <w:rPr>
          <w:rFonts w:ascii="Arial" w:hAnsi="Arial" w:cs="Arial"/>
          <w:color w:val="333333"/>
          <w:sz w:val="20"/>
          <w:szCs w:val="20"/>
        </w:rPr>
      </w:pPr>
      <w:r>
        <w:rPr>
          <w:rFonts w:ascii="Arial" w:hAnsi="Arial" w:cs="Arial"/>
          <w:color w:val="333333"/>
          <w:sz w:val="20"/>
          <w:szCs w:val="20"/>
        </w:rPr>
        <w:t>Hi ReachRao,</w:t>
      </w:r>
      <w:r>
        <w:rPr>
          <w:rFonts w:ascii="Arial" w:hAnsi="Arial" w:cs="Arial"/>
          <w:color w:val="333333"/>
          <w:sz w:val="20"/>
          <w:szCs w:val="20"/>
        </w:rPr>
        <w:br/>
      </w:r>
      <w:r>
        <w:rPr>
          <w:rFonts w:ascii="Arial" w:hAnsi="Arial" w:cs="Arial"/>
          <w:color w:val="333333"/>
          <w:sz w:val="20"/>
          <w:szCs w:val="20"/>
        </w:rPr>
        <w:br/>
        <w:t>It seems you are using Python3. The error here is showing invalid syntax as from Python3 print "abcd" is not supported and data needs to be kept in brackets.</w:t>
      </w:r>
      <w:r>
        <w:rPr>
          <w:rFonts w:ascii="Arial" w:hAnsi="Arial" w:cs="Arial"/>
          <w:color w:val="333333"/>
          <w:sz w:val="20"/>
          <w:szCs w:val="20"/>
        </w:rPr>
        <w:br/>
        <w:t>For e.g. please change to print(plc.writeMem('QX4.0',False)) to resolve this error.</w:t>
      </w:r>
    </w:p>
    <w:p w14:paraId="4AE93D4D" w14:textId="77777777" w:rsidR="00D807E7" w:rsidRDefault="00000000" w:rsidP="00D807E7">
      <w:pPr>
        <w:pStyle w:val="comment"/>
        <w:shd w:val="clear" w:color="auto" w:fill="FEFDFA"/>
        <w:spacing w:before="0" w:beforeAutospacing="0" w:after="0" w:afterAutospacing="0"/>
        <w:ind w:left="1440"/>
        <w:rPr>
          <w:rFonts w:ascii="Arial" w:hAnsi="Arial" w:cs="Arial"/>
          <w:color w:val="333333"/>
          <w:sz w:val="20"/>
          <w:szCs w:val="20"/>
        </w:rPr>
      </w:pPr>
      <w:hyperlink r:id="rId223" w:tgtFrame="_self" w:history="1">
        <w:r w:rsidR="00D807E7">
          <w:rPr>
            <w:rStyle w:val="Hyperlink"/>
            <w:rFonts w:ascii="Arial" w:hAnsi="Arial" w:cs="Arial"/>
            <w:b/>
            <w:bCs/>
            <w:color w:val="D52A33"/>
            <w:sz w:val="20"/>
            <w:szCs w:val="20"/>
          </w:rPr>
          <w:t>Reply</w:t>
        </w:r>
      </w:hyperlink>
    </w:p>
    <w:p w14:paraId="70E17CED" w14:textId="46F61536" w:rsidR="00D807E7" w:rsidRDefault="00D807E7" w:rsidP="00D807E7">
      <w:pPr>
        <w:pStyle w:val="comment"/>
        <w:numPr>
          <w:ilvl w:val="0"/>
          <w:numId w:val="41"/>
        </w:numPr>
        <w:shd w:val="clear" w:color="auto" w:fill="FEFDFA"/>
        <w:spacing w:before="0" w:beforeAutospacing="0" w:after="240" w:afterAutospacing="0"/>
        <w:ind w:firstLine="0"/>
        <w:rPr>
          <w:rFonts w:ascii="Arial" w:hAnsi="Arial" w:cs="Arial"/>
          <w:color w:val="333333"/>
          <w:sz w:val="20"/>
          <w:szCs w:val="20"/>
        </w:rPr>
      </w:pPr>
      <w:r>
        <w:rPr>
          <w:rFonts w:ascii="Arial" w:hAnsi="Arial" w:cs="Arial"/>
          <w:noProof/>
          <w:color w:val="333333"/>
          <w:sz w:val="20"/>
          <w:szCs w:val="20"/>
        </w:rPr>
        <w:drawing>
          <wp:inline distT="0" distB="0" distL="0" distR="0" wp14:anchorId="6C5C8761" wp14:editId="1D93B792">
            <wp:extent cx="335280" cy="3352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158274A8" w14:textId="77777777" w:rsidR="00D807E7" w:rsidRDefault="00000000" w:rsidP="00D807E7">
      <w:pPr>
        <w:pStyle w:val="comment"/>
        <w:shd w:val="clear" w:color="auto" w:fill="FEFDFA"/>
        <w:spacing w:before="0" w:beforeAutospacing="0" w:after="240" w:afterAutospacing="0"/>
        <w:ind w:left="720"/>
        <w:rPr>
          <w:rFonts w:ascii="Arial" w:hAnsi="Arial" w:cs="Arial"/>
          <w:color w:val="333333"/>
          <w:sz w:val="20"/>
          <w:szCs w:val="20"/>
        </w:rPr>
      </w:pPr>
      <w:hyperlink r:id="rId224" w:history="1">
        <w:r w:rsidR="00D807E7">
          <w:rPr>
            <w:rStyle w:val="Hyperlink"/>
            <w:rFonts w:ascii="Arial" w:hAnsi="Arial" w:cs="Arial"/>
            <w:b/>
            <w:bCs/>
            <w:color w:val="D52A33"/>
            <w:sz w:val="20"/>
            <w:szCs w:val="20"/>
          </w:rPr>
          <w:t>Unknown</w:t>
        </w:r>
      </w:hyperlink>
      <w:hyperlink r:id="rId225" w:anchor="c8974756160087494057" w:history="1">
        <w:r w:rsidR="00D807E7">
          <w:rPr>
            <w:rStyle w:val="Hyperlink"/>
            <w:rFonts w:ascii="Arial" w:hAnsi="Arial" w:cs="Arial"/>
            <w:color w:val="D52A33"/>
            <w:sz w:val="20"/>
            <w:szCs w:val="20"/>
          </w:rPr>
          <w:t>June 22, 2021 at 12:31 AM</w:t>
        </w:r>
      </w:hyperlink>
    </w:p>
    <w:p w14:paraId="48C1FB84" w14:textId="77777777" w:rsidR="00D807E7" w:rsidRDefault="00D807E7" w:rsidP="00D807E7">
      <w:pPr>
        <w:pStyle w:val="comment-content"/>
        <w:shd w:val="clear" w:color="auto" w:fill="FEFDFA"/>
        <w:spacing w:before="0" w:beforeAutospacing="0" w:after="120" w:afterAutospacing="0"/>
        <w:ind w:left="720"/>
        <w:jc w:val="both"/>
        <w:rPr>
          <w:rFonts w:ascii="Arial" w:hAnsi="Arial" w:cs="Arial"/>
          <w:color w:val="333333"/>
          <w:sz w:val="20"/>
          <w:szCs w:val="20"/>
        </w:rPr>
      </w:pPr>
      <w:r>
        <w:rPr>
          <w:rFonts w:ascii="Arial" w:hAnsi="Arial" w:cs="Arial"/>
          <w:color w:val="333333"/>
          <w:sz w:val="20"/>
          <w:szCs w:val="20"/>
        </w:rPr>
        <w:t>Thanks for a very detailed explaination, can you tell me were can i get the area for other plcs? or is it the same for all the S7 seires?</w:t>
      </w:r>
    </w:p>
    <w:p w14:paraId="54DAD06B" w14:textId="77777777" w:rsidR="00D807E7" w:rsidRDefault="00000000" w:rsidP="00D807E7">
      <w:pPr>
        <w:pStyle w:val="comment"/>
        <w:shd w:val="clear" w:color="auto" w:fill="FEFDFA"/>
        <w:spacing w:before="0" w:beforeAutospacing="0" w:after="0" w:afterAutospacing="0"/>
        <w:ind w:left="720"/>
        <w:rPr>
          <w:rFonts w:ascii="Arial" w:hAnsi="Arial" w:cs="Arial"/>
          <w:color w:val="333333"/>
          <w:sz w:val="20"/>
          <w:szCs w:val="20"/>
        </w:rPr>
      </w:pPr>
      <w:hyperlink r:id="rId226" w:tgtFrame="_self" w:history="1">
        <w:r w:rsidR="00D807E7">
          <w:rPr>
            <w:rStyle w:val="Hyperlink"/>
            <w:rFonts w:ascii="Arial" w:hAnsi="Arial" w:cs="Arial"/>
            <w:color w:val="D52A33"/>
            <w:sz w:val="20"/>
            <w:szCs w:val="20"/>
          </w:rPr>
          <w:t>Reply</w:t>
        </w:r>
      </w:hyperlink>
    </w:p>
    <w:p w14:paraId="474AD601" w14:textId="77777777" w:rsidR="000E53EB" w:rsidRDefault="000E53EB" w:rsidP="00A5210E"/>
    <w:sectPr w:rsidR="000E53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F45CA" w14:textId="77777777" w:rsidR="00153C3F" w:rsidRDefault="00153C3F" w:rsidP="00374C57">
      <w:pPr>
        <w:spacing w:after="0" w:line="240" w:lineRule="auto"/>
      </w:pPr>
      <w:r>
        <w:separator/>
      </w:r>
    </w:p>
  </w:endnote>
  <w:endnote w:type="continuationSeparator" w:id="0">
    <w:p w14:paraId="7EC0D390" w14:textId="77777777" w:rsidR="00153C3F" w:rsidRDefault="00153C3F" w:rsidP="0037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0CEB1" w14:textId="77777777" w:rsidR="00153C3F" w:rsidRDefault="00153C3F" w:rsidP="00374C57">
      <w:pPr>
        <w:spacing w:after="0" w:line="240" w:lineRule="auto"/>
      </w:pPr>
      <w:r>
        <w:separator/>
      </w:r>
    </w:p>
  </w:footnote>
  <w:footnote w:type="continuationSeparator" w:id="0">
    <w:p w14:paraId="4B4F563F" w14:textId="77777777" w:rsidR="00153C3F" w:rsidRDefault="00153C3F" w:rsidP="00374C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E79"/>
    <w:multiLevelType w:val="multilevel"/>
    <w:tmpl w:val="AD02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E3DC3"/>
    <w:multiLevelType w:val="multilevel"/>
    <w:tmpl w:val="4EE0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34DD2"/>
    <w:multiLevelType w:val="multilevel"/>
    <w:tmpl w:val="4BCC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97793"/>
    <w:multiLevelType w:val="multilevel"/>
    <w:tmpl w:val="1102BA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B6E22"/>
    <w:multiLevelType w:val="multilevel"/>
    <w:tmpl w:val="96D8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9785E"/>
    <w:multiLevelType w:val="multilevel"/>
    <w:tmpl w:val="0D5C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136D6"/>
    <w:multiLevelType w:val="multilevel"/>
    <w:tmpl w:val="F7B6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55A21"/>
    <w:multiLevelType w:val="multilevel"/>
    <w:tmpl w:val="C088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C0CA4"/>
    <w:multiLevelType w:val="multilevel"/>
    <w:tmpl w:val="47DAE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53D58"/>
    <w:multiLevelType w:val="multilevel"/>
    <w:tmpl w:val="5210B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A2183"/>
    <w:multiLevelType w:val="multilevel"/>
    <w:tmpl w:val="992828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555AC"/>
    <w:multiLevelType w:val="multilevel"/>
    <w:tmpl w:val="E7A0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2A7500"/>
    <w:multiLevelType w:val="multilevel"/>
    <w:tmpl w:val="859A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5D2C42"/>
    <w:multiLevelType w:val="multilevel"/>
    <w:tmpl w:val="5182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B400E6E"/>
    <w:multiLevelType w:val="multilevel"/>
    <w:tmpl w:val="9D68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C0BF2"/>
    <w:multiLevelType w:val="multilevel"/>
    <w:tmpl w:val="0CDCB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236C7A"/>
    <w:multiLevelType w:val="multilevel"/>
    <w:tmpl w:val="C8E2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C34FF"/>
    <w:multiLevelType w:val="multilevel"/>
    <w:tmpl w:val="9328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662F23"/>
    <w:multiLevelType w:val="multilevel"/>
    <w:tmpl w:val="FCD2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BE2BF0"/>
    <w:multiLevelType w:val="multilevel"/>
    <w:tmpl w:val="7E32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1A2E78"/>
    <w:multiLevelType w:val="multilevel"/>
    <w:tmpl w:val="D882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F6E8C"/>
    <w:multiLevelType w:val="multilevel"/>
    <w:tmpl w:val="939E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9A38A9"/>
    <w:multiLevelType w:val="multilevel"/>
    <w:tmpl w:val="E234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2C1D7B"/>
    <w:multiLevelType w:val="multilevel"/>
    <w:tmpl w:val="7364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7C168E"/>
    <w:multiLevelType w:val="multilevel"/>
    <w:tmpl w:val="1B0E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DB4F3D"/>
    <w:multiLevelType w:val="multilevel"/>
    <w:tmpl w:val="33C4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866E45"/>
    <w:multiLevelType w:val="multilevel"/>
    <w:tmpl w:val="225A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936196"/>
    <w:multiLevelType w:val="multilevel"/>
    <w:tmpl w:val="FF0C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473889"/>
    <w:multiLevelType w:val="multilevel"/>
    <w:tmpl w:val="3EBA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584E07"/>
    <w:multiLevelType w:val="multilevel"/>
    <w:tmpl w:val="6D6A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D543C2"/>
    <w:multiLevelType w:val="multilevel"/>
    <w:tmpl w:val="45BE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B017FA"/>
    <w:multiLevelType w:val="multilevel"/>
    <w:tmpl w:val="F8AC7F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850DA5"/>
    <w:multiLevelType w:val="multilevel"/>
    <w:tmpl w:val="573296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913964"/>
    <w:multiLevelType w:val="multilevel"/>
    <w:tmpl w:val="C2107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890098"/>
    <w:multiLevelType w:val="multilevel"/>
    <w:tmpl w:val="F656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7B00AC"/>
    <w:multiLevelType w:val="multilevel"/>
    <w:tmpl w:val="012C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B9039F"/>
    <w:multiLevelType w:val="multilevel"/>
    <w:tmpl w:val="39FA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BA217A"/>
    <w:multiLevelType w:val="multilevel"/>
    <w:tmpl w:val="E7B0E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8174D5"/>
    <w:multiLevelType w:val="multilevel"/>
    <w:tmpl w:val="AC7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810C3A"/>
    <w:multiLevelType w:val="multilevel"/>
    <w:tmpl w:val="6A8CF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AF4255"/>
    <w:multiLevelType w:val="multilevel"/>
    <w:tmpl w:val="F622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E443F8"/>
    <w:multiLevelType w:val="multilevel"/>
    <w:tmpl w:val="927A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155D16"/>
    <w:multiLevelType w:val="multilevel"/>
    <w:tmpl w:val="DD5C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513085"/>
    <w:multiLevelType w:val="multilevel"/>
    <w:tmpl w:val="46C6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5C613A"/>
    <w:multiLevelType w:val="multilevel"/>
    <w:tmpl w:val="6F76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24144C"/>
    <w:multiLevelType w:val="multilevel"/>
    <w:tmpl w:val="A99E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096EE7"/>
    <w:multiLevelType w:val="multilevel"/>
    <w:tmpl w:val="ADE0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EA5504"/>
    <w:multiLevelType w:val="multilevel"/>
    <w:tmpl w:val="6A74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E4E20"/>
    <w:multiLevelType w:val="multilevel"/>
    <w:tmpl w:val="D82C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5571E4"/>
    <w:multiLevelType w:val="multilevel"/>
    <w:tmpl w:val="F58E0F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9D2D7B"/>
    <w:multiLevelType w:val="multilevel"/>
    <w:tmpl w:val="0FE6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176A77"/>
    <w:multiLevelType w:val="multilevel"/>
    <w:tmpl w:val="6C36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8149BC"/>
    <w:multiLevelType w:val="multilevel"/>
    <w:tmpl w:val="D418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951038"/>
    <w:multiLevelType w:val="multilevel"/>
    <w:tmpl w:val="B126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460B5C"/>
    <w:multiLevelType w:val="multilevel"/>
    <w:tmpl w:val="DEF2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3D455B"/>
    <w:multiLevelType w:val="multilevel"/>
    <w:tmpl w:val="D93E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B37363"/>
    <w:multiLevelType w:val="multilevel"/>
    <w:tmpl w:val="C34C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07085E"/>
    <w:multiLevelType w:val="multilevel"/>
    <w:tmpl w:val="61DE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377B67"/>
    <w:multiLevelType w:val="multilevel"/>
    <w:tmpl w:val="C4E2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867621"/>
    <w:multiLevelType w:val="multilevel"/>
    <w:tmpl w:val="442C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2C20BC"/>
    <w:multiLevelType w:val="multilevel"/>
    <w:tmpl w:val="077E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722619"/>
    <w:multiLevelType w:val="multilevel"/>
    <w:tmpl w:val="9AB2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AD6A3D"/>
    <w:multiLevelType w:val="multilevel"/>
    <w:tmpl w:val="0DC6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D05C25"/>
    <w:multiLevelType w:val="multilevel"/>
    <w:tmpl w:val="99EC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9990775">
    <w:abstractNumId w:val="56"/>
  </w:num>
  <w:num w:numId="2" w16cid:durableId="254173947">
    <w:abstractNumId w:val="14"/>
  </w:num>
  <w:num w:numId="3" w16cid:durableId="1991709550">
    <w:abstractNumId w:val="45"/>
  </w:num>
  <w:num w:numId="4" w16cid:durableId="595747977">
    <w:abstractNumId w:val="46"/>
  </w:num>
  <w:num w:numId="5" w16cid:durableId="964040798">
    <w:abstractNumId w:val="26"/>
  </w:num>
  <w:num w:numId="6" w16cid:durableId="92214526">
    <w:abstractNumId w:val="59"/>
  </w:num>
  <w:num w:numId="7" w16cid:durableId="1903248971">
    <w:abstractNumId w:val="11"/>
  </w:num>
  <w:num w:numId="8" w16cid:durableId="1842549841">
    <w:abstractNumId w:val="63"/>
  </w:num>
  <w:num w:numId="9" w16cid:durableId="565532187">
    <w:abstractNumId w:val="38"/>
  </w:num>
  <w:num w:numId="10" w16cid:durableId="134832261">
    <w:abstractNumId w:val="1"/>
  </w:num>
  <w:num w:numId="11" w16cid:durableId="640963289">
    <w:abstractNumId w:val="6"/>
  </w:num>
  <w:num w:numId="12" w16cid:durableId="318313661">
    <w:abstractNumId w:val="41"/>
  </w:num>
  <w:num w:numId="13" w16cid:durableId="1292859129">
    <w:abstractNumId w:val="22"/>
  </w:num>
  <w:num w:numId="14" w16cid:durableId="2085058686">
    <w:abstractNumId w:val="19"/>
  </w:num>
  <w:num w:numId="15" w16cid:durableId="1345669817">
    <w:abstractNumId w:val="4"/>
  </w:num>
  <w:num w:numId="16" w16cid:durableId="1356879322">
    <w:abstractNumId w:val="9"/>
  </w:num>
  <w:num w:numId="17" w16cid:durableId="1566918379">
    <w:abstractNumId w:val="8"/>
  </w:num>
  <w:num w:numId="18" w16cid:durableId="1469125876">
    <w:abstractNumId w:val="0"/>
  </w:num>
  <w:num w:numId="19" w16cid:durableId="264195006">
    <w:abstractNumId w:val="12"/>
  </w:num>
  <w:num w:numId="20" w16cid:durableId="1945109482">
    <w:abstractNumId w:val="58"/>
  </w:num>
  <w:num w:numId="21" w16cid:durableId="1620061579">
    <w:abstractNumId w:val="62"/>
  </w:num>
  <w:num w:numId="22" w16cid:durableId="2061632034">
    <w:abstractNumId w:val="30"/>
  </w:num>
  <w:num w:numId="23" w16cid:durableId="1972862839">
    <w:abstractNumId w:val="42"/>
  </w:num>
  <w:num w:numId="24" w16cid:durableId="1566866818">
    <w:abstractNumId w:val="57"/>
  </w:num>
  <w:num w:numId="25" w16cid:durableId="1255243177">
    <w:abstractNumId w:val="36"/>
  </w:num>
  <w:num w:numId="26" w16cid:durableId="342828976">
    <w:abstractNumId w:val="16"/>
  </w:num>
  <w:num w:numId="27" w16cid:durableId="1312906801">
    <w:abstractNumId w:val="51"/>
  </w:num>
  <w:num w:numId="28" w16cid:durableId="1407805190">
    <w:abstractNumId w:val="53"/>
  </w:num>
  <w:num w:numId="29" w16cid:durableId="337853117">
    <w:abstractNumId w:val="28"/>
  </w:num>
  <w:num w:numId="30" w16cid:durableId="503327066">
    <w:abstractNumId w:val="37"/>
  </w:num>
  <w:num w:numId="31" w16cid:durableId="1129083611">
    <w:abstractNumId w:val="31"/>
  </w:num>
  <w:num w:numId="32" w16cid:durableId="1721900822">
    <w:abstractNumId w:val="32"/>
  </w:num>
  <w:num w:numId="33" w16cid:durableId="1921787859">
    <w:abstractNumId w:val="3"/>
  </w:num>
  <w:num w:numId="34" w16cid:durableId="1983734867">
    <w:abstractNumId w:val="10"/>
  </w:num>
  <w:num w:numId="35" w16cid:durableId="1079785597">
    <w:abstractNumId w:val="7"/>
  </w:num>
  <w:num w:numId="36" w16cid:durableId="1386679472">
    <w:abstractNumId w:val="33"/>
  </w:num>
  <w:num w:numId="37" w16cid:durableId="1963224708">
    <w:abstractNumId w:val="60"/>
  </w:num>
  <w:num w:numId="38" w16cid:durableId="35544324">
    <w:abstractNumId w:val="24"/>
  </w:num>
  <w:num w:numId="39" w16cid:durableId="359361281">
    <w:abstractNumId w:val="27"/>
  </w:num>
  <w:num w:numId="40" w16cid:durableId="1248880400">
    <w:abstractNumId w:val="13"/>
  </w:num>
  <w:num w:numId="41" w16cid:durableId="213196107">
    <w:abstractNumId w:val="49"/>
  </w:num>
  <w:num w:numId="42" w16cid:durableId="1925336838">
    <w:abstractNumId w:val="43"/>
  </w:num>
  <w:num w:numId="43" w16cid:durableId="1763186650">
    <w:abstractNumId w:val="18"/>
  </w:num>
  <w:num w:numId="44" w16cid:durableId="802386541">
    <w:abstractNumId w:val="25"/>
  </w:num>
  <w:num w:numId="45" w16cid:durableId="500238918">
    <w:abstractNumId w:val="34"/>
  </w:num>
  <w:num w:numId="46" w16cid:durableId="1116565239">
    <w:abstractNumId w:val="21"/>
  </w:num>
  <w:num w:numId="47" w16cid:durableId="1172916194">
    <w:abstractNumId w:val="50"/>
  </w:num>
  <w:num w:numId="48" w16cid:durableId="2064714823">
    <w:abstractNumId w:val="52"/>
  </w:num>
  <w:num w:numId="49" w16cid:durableId="941952938">
    <w:abstractNumId w:val="2"/>
  </w:num>
  <w:num w:numId="50" w16cid:durableId="388068462">
    <w:abstractNumId w:val="29"/>
  </w:num>
  <w:num w:numId="51" w16cid:durableId="2085103769">
    <w:abstractNumId w:val="39"/>
  </w:num>
  <w:num w:numId="52" w16cid:durableId="1061100323">
    <w:abstractNumId w:val="48"/>
  </w:num>
  <w:num w:numId="53" w16cid:durableId="1373849108">
    <w:abstractNumId w:val="20"/>
  </w:num>
  <w:num w:numId="54" w16cid:durableId="763959901">
    <w:abstractNumId w:val="5"/>
  </w:num>
  <w:num w:numId="55" w16cid:durableId="722560729">
    <w:abstractNumId w:val="47"/>
  </w:num>
  <w:num w:numId="56" w16cid:durableId="1407260219">
    <w:abstractNumId w:val="55"/>
  </w:num>
  <w:num w:numId="57" w16cid:durableId="2097435955">
    <w:abstractNumId w:val="35"/>
  </w:num>
  <w:num w:numId="58" w16cid:durableId="1585190851">
    <w:abstractNumId w:val="23"/>
  </w:num>
  <w:num w:numId="59" w16cid:durableId="1484738636">
    <w:abstractNumId w:val="61"/>
  </w:num>
  <w:num w:numId="60" w16cid:durableId="1145123042">
    <w:abstractNumId w:val="15"/>
  </w:num>
  <w:num w:numId="61" w16cid:durableId="149255689">
    <w:abstractNumId w:val="44"/>
  </w:num>
  <w:num w:numId="62" w16cid:durableId="459226670">
    <w:abstractNumId w:val="54"/>
  </w:num>
  <w:num w:numId="63" w16cid:durableId="554969885">
    <w:abstractNumId w:val="40"/>
  </w:num>
  <w:num w:numId="64" w16cid:durableId="930817451">
    <w:abstractNumId w:val="1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A63"/>
    <w:rsid w:val="00064F86"/>
    <w:rsid w:val="000E53EB"/>
    <w:rsid w:val="0012314E"/>
    <w:rsid w:val="00153C3F"/>
    <w:rsid w:val="001833E1"/>
    <w:rsid w:val="001C4A56"/>
    <w:rsid w:val="00224AF0"/>
    <w:rsid w:val="00374C57"/>
    <w:rsid w:val="005B2276"/>
    <w:rsid w:val="0060131B"/>
    <w:rsid w:val="0065386D"/>
    <w:rsid w:val="006F71CA"/>
    <w:rsid w:val="008130D5"/>
    <w:rsid w:val="00A5210E"/>
    <w:rsid w:val="00AB54B6"/>
    <w:rsid w:val="00BF64C4"/>
    <w:rsid w:val="00C4596C"/>
    <w:rsid w:val="00C83727"/>
    <w:rsid w:val="00C948CC"/>
    <w:rsid w:val="00CD7A63"/>
    <w:rsid w:val="00D807E7"/>
    <w:rsid w:val="00E82C72"/>
    <w:rsid w:val="00E83988"/>
    <w:rsid w:val="00EC566C"/>
    <w:rsid w:val="00EF7CE8"/>
    <w:rsid w:val="00F452A4"/>
    <w:rsid w:val="00FC1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D03B2"/>
  <w15:chartTrackingRefBased/>
  <w15:docId w15:val="{A0ABEE62-4275-4AD0-8852-DC530872C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21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538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4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B54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F7CE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10E"/>
    <w:rPr>
      <w:rFonts w:ascii="Times New Roman" w:eastAsia="Times New Roman" w:hAnsi="Times New Roman" w:cs="Times New Roman"/>
      <w:b/>
      <w:bCs/>
      <w:kern w:val="36"/>
      <w:sz w:val="48"/>
      <w:szCs w:val="48"/>
    </w:rPr>
  </w:style>
  <w:style w:type="paragraph" w:customStyle="1" w:styleId="cuerpo-nota">
    <w:name w:val="cuerpo-nota"/>
    <w:basedOn w:val="Normal"/>
    <w:rsid w:val="00A521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titulo-nota">
    <w:name w:val="subtitulo-nota"/>
    <w:basedOn w:val="DefaultParagraphFont"/>
    <w:rsid w:val="00A5210E"/>
  </w:style>
  <w:style w:type="paragraph" w:styleId="NormalWeb">
    <w:name w:val="Normal (Web)"/>
    <w:basedOn w:val="Normal"/>
    <w:uiPriority w:val="99"/>
    <w:semiHidden/>
    <w:unhideWhenUsed/>
    <w:rsid w:val="00A521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B54B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B54B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B54B6"/>
    <w:rPr>
      <w:color w:val="0000FF"/>
      <w:u w:val="single"/>
    </w:rPr>
  </w:style>
  <w:style w:type="character" w:styleId="Emphasis">
    <w:name w:val="Emphasis"/>
    <w:basedOn w:val="DefaultParagraphFont"/>
    <w:uiPriority w:val="20"/>
    <w:qFormat/>
    <w:rsid w:val="00AB54B6"/>
    <w:rPr>
      <w:i/>
      <w:iCs/>
    </w:rPr>
  </w:style>
  <w:style w:type="character" w:styleId="Strong">
    <w:name w:val="Strong"/>
    <w:basedOn w:val="DefaultParagraphFont"/>
    <w:uiPriority w:val="22"/>
    <w:qFormat/>
    <w:rsid w:val="00AB54B6"/>
    <w:rPr>
      <w:b/>
      <w:bCs/>
    </w:rPr>
  </w:style>
  <w:style w:type="character" w:styleId="HTMLCode">
    <w:name w:val="HTML Code"/>
    <w:basedOn w:val="DefaultParagraphFont"/>
    <w:uiPriority w:val="99"/>
    <w:semiHidden/>
    <w:unhideWhenUsed/>
    <w:rsid w:val="00AB54B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5386D"/>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EF7CE8"/>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374C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C57"/>
  </w:style>
  <w:style w:type="paragraph" w:styleId="Footer">
    <w:name w:val="footer"/>
    <w:basedOn w:val="Normal"/>
    <w:link w:val="FooterChar"/>
    <w:uiPriority w:val="99"/>
    <w:unhideWhenUsed/>
    <w:rsid w:val="00374C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C57"/>
  </w:style>
  <w:style w:type="paragraph" w:styleId="HTMLPreformatted">
    <w:name w:val="HTML Preformatted"/>
    <w:basedOn w:val="Normal"/>
    <w:link w:val="HTMLPreformattedChar"/>
    <w:uiPriority w:val="99"/>
    <w:semiHidden/>
    <w:unhideWhenUsed/>
    <w:rsid w:val="00BF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64C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E53EB"/>
    <w:rPr>
      <w:color w:val="605E5C"/>
      <w:shd w:val="clear" w:color="auto" w:fill="E1DFDD"/>
    </w:rPr>
  </w:style>
  <w:style w:type="paragraph" w:customStyle="1" w:styleId="msonormal0">
    <w:name w:val="msonormal"/>
    <w:basedOn w:val="Normal"/>
    <w:rsid w:val="000E53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0E53EB"/>
  </w:style>
  <w:style w:type="character" w:customStyle="1" w:styleId="entry-date">
    <w:name w:val="entry-date"/>
    <w:basedOn w:val="DefaultParagraphFont"/>
    <w:rsid w:val="00064F86"/>
  </w:style>
  <w:style w:type="paragraph" w:customStyle="1" w:styleId="entry-reading-time">
    <w:name w:val="entry-reading-time"/>
    <w:basedOn w:val="Normal"/>
    <w:rsid w:val="00064F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timestamp">
    <w:name w:val="post-timestamp"/>
    <w:basedOn w:val="DefaultParagraphFont"/>
    <w:rsid w:val="00D807E7"/>
  </w:style>
  <w:style w:type="character" w:customStyle="1" w:styleId="share-button-link-text">
    <w:name w:val="share-button-link-text"/>
    <w:basedOn w:val="DefaultParagraphFont"/>
    <w:rsid w:val="00D807E7"/>
  </w:style>
  <w:style w:type="character" w:customStyle="1" w:styleId="post-labels">
    <w:name w:val="post-labels"/>
    <w:basedOn w:val="DefaultParagraphFont"/>
    <w:rsid w:val="00D807E7"/>
  </w:style>
  <w:style w:type="paragraph" w:customStyle="1" w:styleId="comment">
    <w:name w:val="comment"/>
    <w:basedOn w:val="Normal"/>
    <w:rsid w:val="00D807E7"/>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D807E7"/>
    <w:rPr>
      <w:i/>
      <w:iCs/>
    </w:rPr>
  </w:style>
  <w:style w:type="character" w:customStyle="1" w:styleId="datetime">
    <w:name w:val="datetime"/>
    <w:basedOn w:val="DefaultParagraphFont"/>
    <w:rsid w:val="00D807E7"/>
  </w:style>
  <w:style w:type="paragraph" w:customStyle="1" w:styleId="comment-content">
    <w:name w:val="comment-content"/>
    <w:basedOn w:val="Normal"/>
    <w:rsid w:val="00D807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ctions">
    <w:name w:val="comment-actions"/>
    <w:basedOn w:val="DefaultParagraphFont"/>
    <w:rsid w:val="00D807E7"/>
  </w:style>
  <w:style w:type="character" w:customStyle="1" w:styleId="thread-count">
    <w:name w:val="thread-count"/>
    <w:basedOn w:val="DefaultParagraphFont"/>
    <w:rsid w:val="00D807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2137">
      <w:bodyDiv w:val="1"/>
      <w:marLeft w:val="0"/>
      <w:marRight w:val="0"/>
      <w:marTop w:val="0"/>
      <w:marBottom w:val="0"/>
      <w:divBdr>
        <w:top w:val="none" w:sz="0" w:space="0" w:color="auto"/>
        <w:left w:val="none" w:sz="0" w:space="0" w:color="auto"/>
        <w:bottom w:val="none" w:sz="0" w:space="0" w:color="auto"/>
        <w:right w:val="none" w:sz="0" w:space="0" w:color="auto"/>
      </w:divBdr>
    </w:div>
    <w:div w:id="273364978">
      <w:bodyDiv w:val="1"/>
      <w:marLeft w:val="0"/>
      <w:marRight w:val="0"/>
      <w:marTop w:val="0"/>
      <w:marBottom w:val="0"/>
      <w:divBdr>
        <w:top w:val="none" w:sz="0" w:space="0" w:color="auto"/>
        <w:left w:val="none" w:sz="0" w:space="0" w:color="auto"/>
        <w:bottom w:val="none" w:sz="0" w:space="0" w:color="auto"/>
        <w:right w:val="none" w:sz="0" w:space="0" w:color="auto"/>
      </w:divBdr>
      <w:divsChild>
        <w:div w:id="1407456843">
          <w:marLeft w:val="0"/>
          <w:marRight w:val="0"/>
          <w:marTop w:val="0"/>
          <w:marBottom w:val="0"/>
          <w:divBdr>
            <w:top w:val="none" w:sz="0" w:space="0" w:color="auto"/>
            <w:left w:val="none" w:sz="0" w:space="0" w:color="auto"/>
            <w:bottom w:val="none" w:sz="0" w:space="0" w:color="auto"/>
            <w:right w:val="none" w:sz="0" w:space="0" w:color="auto"/>
          </w:divBdr>
          <w:divsChild>
            <w:div w:id="630477273">
              <w:marLeft w:val="0"/>
              <w:marRight w:val="0"/>
              <w:marTop w:val="0"/>
              <w:marBottom w:val="0"/>
              <w:divBdr>
                <w:top w:val="none" w:sz="0" w:space="0" w:color="auto"/>
                <w:left w:val="none" w:sz="0" w:space="0" w:color="auto"/>
                <w:bottom w:val="none" w:sz="0" w:space="0" w:color="auto"/>
                <w:right w:val="none" w:sz="0" w:space="0" w:color="auto"/>
              </w:divBdr>
            </w:div>
            <w:div w:id="562570256">
              <w:marLeft w:val="0"/>
              <w:marRight w:val="0"/>
              <w:marTop w:val="0"/>
              <w:marBottom w:val="0"/>
              <w:divBdr>
                <w:top w:val="none" w:sz="0" w:space="0" w:color="auto"/>
                <w:left w:val="none" w:sz="0" w:space="0" w:color="auto"/>
                <w:bottom w:val="none" w:sz="0" w:space="0" w:color="auto"/>
                <w:right w:val="none" w:sz="0" w:space="0" w:color="auto"/>
              </w:divBdr>
            </w:div>
            <w:div w:id="2365361">
              <w:marLeft w:val="0"/>
              <w:marRight w:val="0"/>
              <w:marTop w:val="0"/>
              <w:marBottom w:val="0"/>
              <w:divBdr>
                <w:top w:val="none" w:sz="0" w:space="0" w:color="auto"/>
                <w:left w:val="none" w:sz="0" w:space="0" w:color="auto"/>
                <w:bottom w:val="none" w:sz="0" w:space="0" w:color="auto"/>
                <w:right w:val="none" w:sz="0" w:space="0" w:color="auto"/>
              </w:divBdr>
            </w:div>
            <w:div w:id="2139566913">
              <w:marLeft w:val="0"/>
              <w:marRight w:val="0"/>
              <w:marTop w:val="0"/>
              <w:marBottom w:val="0"/>
              <w:divBdr>
                <w:top w:val="none" w:sz="0" w:space="0" w:color="auto"/>
                <w:left w:val="none" w:sz="0" w:space="0" w:color="auto"/>
                <w:bottom w:val="none" w:sz="0" w:space="0" w:color="auto"/>
                <w:right w:val="none" w:sz="0" w:space="0" w:color="auto"/>
              </w:divBdr>
            </w:div>
          </w:divsChild>
        </w:div>
        <w:div w:id="1563178682">
          <w:marLeft w:val="0"/>
          <w:marRight w:val="0"/>
          <w:marTop w:val="0"/>
          <w:marBottom w:val="0"/>
          <w:divBdr>
            <w:top w:val="none" w:sz="0" w:space="0" w:color="auto"/>
            <w:left w:val="none" w:sz="0" w:space="0" w:color="auto"/>
            <w:bottom w:val="none" w:sz="0" w:space="0" w:color="auto"/>
            <w:right w:val="none" w:sz="0" w:space="0" w:color="auto"/>
          </w:divBdr>
          <w:divsChild>
            <w:div w:id="1403675474">
              <w:marLeft w:val="0"/>
              <w:marRight w:val="0"/>
              <w:marTop w:val="0"/>
              <w:marBottom w:val="336"/>
              <w:divBdr>
                <w:top w:val="none" w:sz="0" w:space="0" w:color="auto"/>
                <w:left w:val="none" w:sz="0" w:space="0" w:color="auto"/>
                <w:bottom w:val="none" w:sz="0" w:space="0" w:color="auto"/>
                <w:right w:val="none" w:sz="0" w:space="0" w:color="auto"/>
              </w:divBdr>
            </w:div>
          </w:divsChild>
        </w:div>
      </w:divsChild>
    </w:div>
    <w:div w:id="325011263">
      <w:bodyDiv w:val="1"/>
      <w:marLeft w:val="0"/>
      <w:marRight w:val="0"/>
      <w:marTop w:val="0"/>
      <w:marBottom w:val="0"/>
      <w:divBdr>
        <w:top w:val="none" w:sz="0" w:space="0" w:color="auto"/>
        <w:left w:val="none" w:sz="0" w:space="0" w:color="auto"/>
        <w:bottom w:val="none" w:sz="0" w:space="0" w:color="auto"/>
        <w:right w:val="none" w:sz="0" w:space="0" w:color="auto"/>
      </w:divBdr>
    </w:div>
    <w:div w:id="406348621">
      <w:bodyDiv w:val="1"/>
      <w:marLeft w:val="0"/>
      <w:marRight w:val="0"/>
      <w:marTop w:val="0"/>
      <w:marBottom w:val="0"/>
      <w:divBdr>
        <w:top w:val="none" w:sz="0" w:space="0" w:color="auto"/>
        <w:left w:val="none" w:sz="0" w:space="0" w:color="auto"/>
        <w:bottom w:val="none" w:sz="0" w:space="0" w:color="auto"/>
        <w:right w:val="none" w:sz="0" w:space="0" w:color="auto"/>
      </w:divBdr>
      <w:divsChild>
        <w:div w:id="1241596459">
          <w:marLeft w:val="0"/>
          <w:marRight w:val="0"/>
          <w:marTop w:val="0"/>
          <w:marBottom w:val="0"/>
          <w:divBdr>
            <w:top w:val="none" w:sz="0" w:space="0" w:color="auto"/>
            <w:left w:val="none" w:sz="0" w:space="0" w:color="auto"/>
            <w:bottom w:val="none" w:sz="0" w:space="0" w:color="auto"/>
            <w:right w:val="none" w:sz="0" w:space="0" w:color="auto"/>
          </w:divBdr>
        </w:div>
        <w:div w:id="528184559">
          <w:marLeft w:val="0"/>
          <w:marRight w:val="0"/>
          <w:marTop w:val="0"/>
          <w:marBottom w:val="0"/>
          <w:divBdr>
            <w:top w:val="none" w:sz="0" w:space="0" w:color="auto"/>
            <w:left w:val="none" w:sz="0" w:space="0" w:color="auto"/>
            <w:bottom w:val="none" w:sz="0" w:space="0" w:color="auto"/>
            <w:right w:val="none" w:sz="0" w:space="0" w:color="auto"/>
          </w:divBdr>
          <w:divsChild>
            <w:div w:id="2077361463">
              <w:marLeft w:val="0"/>
              <w:marRight w:val="0"/>
              <w:marTop w:val="750"/>
              <w:marBottom w:val="450"/>
              <w:divBdr>
                <w:top w:val="none" w:sz="0" w:space="0" w:color="auto"/>
                <w:left w:val="none" w:sz="0" w:space="0" w:color="auto"/>
                <w:bottom w:val="none" w:sz="0" w:space="0" w:color="auto"/>
                <w:right w:val="none" w:sz="0" w:space="0" w:color="auto"/>
              </w:divBdr>
            </w:div>
          </w:divsChild>
        </w:div>
      </w:divsChild>
    </w:div>
    <w:div w:id="485438016">
      <w:bodyDiv w:val="1"/>
      <w:marLeft w:val="0"/>
      <w:marRight w:val="0"/>
      <w:marTop w:val="0"/>
      <w:marBottom w:val="0"/>
      <w:divBdr>
        <w:top w:val="none" w:sz="0" w:space="0" w:color="auto"/>
        <w:left w:val="none" w:sz="0" w:space="0" w:color="auto"/>
        <w:bottom w:val="none" w:sz="0" w:space="0" w:color="auto"/>
        <w:right w:val="none" w:sz="0" w:space="0" w:color="auto"/>
      </w:divBdr>
      <w:divsChild>
        <w:div w:id="782193391">
          <w:marLeft w:val="0"/>
          <w:marRight w:val="0"/>
          <w:marTop w:val="0"/>
          <w:marBottom w:val="0"/>
          <w:divBdr>
            <w:top w:val="none" w:sz="0" w:space="0" w:color="auto"/>
            <w:left w:val="none" w:sz="0" w:space="0" w:color="auto"/>
            <w:bottom w:val="none" w:sz="0" w:space="0" w:color="auto"/>
            <w:right w:val="none" w:sz="0" w:space="0" w:color="auto"/>
          </w:divBdr>
          <w:divsChild>
            <w:div w:id="949896996">
              <w:marLeft w:val="0"/>
              <w:marRight w:val="0"/>
              <w:marTop w:val="0"/>
              <w:marBottom w:val="336"/>
              <w:divBdr>
                <w:top w:val="none" w:sz="0" w:space="0" w:color="auto"/>
                <w:left w:val="none" w:sz="0" w:space="0" w:color="auto"/>
                <w:bottom w:val="none" w:sz="0" w:space="0" w:color="auto"/>
                <w:right w:val="none" w:sz="0" w:space="0" w:color="auto"/>
              </w:divBdr>
            </w:div>
            <w:div w:id="1930381884">
              <w:marLeft w:val="0"/>
              <w:marRight w:val="0"/>
              <w:marTop w:val="0"/>
              <w:marBottom w:val="0"/>
              <w:divBdr>
                <w:top w:val="none" w:sz="0" w:space="0" w:color="auto"/>
                <w:left w:val="none" w:sz="0" w:space="0" w:color="auto"/>
                <w:bottom w:val="none" w:sz="0" w:space="0" w:color="auto"/>
                <w:right w:val="none" w:sz="0" w:space="0" w:color="auto"/>
              </w:divBdr>
            </w:div>
            <w:div w:id="2049140941">
              <w:marLeft w:val="0"/>
              <w:marRight w:val="0"/>
              <w:marTop w:val="0"/>
              <w:marBottom w:val="0"/>
              <w:divBdr>
                <w:top w:val="none" w:sz="0" w:space="0" w:color="auto"/>
                <w:left w:val="none" w:sz="0" w:space="0" w:color="auto"/>
                <w:bottom w:val="none" w:sz="0" w:space="0" w:color="auto"/>
                <w:right w:val="none" w:sz="0" w:space="0" w:color="auto"/>
              </w:divBdr>
            </w:div>
          </w:divsChild>
        </w:div>
        <w:div w:id="19481017">
          <w:marLeft w:val="0"/>
          <w:marRight w:val="0"/>
          <w:marTop w:val="0"/>
          <w:marBottom w:val="0"/>
          <w:divBdr>
            <w:top w:val="none" w:sz="0" w:space="0" w:color="auto"/>
            <w:left w:val="none" w:sz="0" w:space="0" w:color="auto"/>
            <w:bottom w:val="none" w:sz="0" w:space="0" w:color="auto"/>
            <w:right w:val="none" w:sz="0" w:space="0" w:color="auto"/>
          </w:divBdr>
          <w:divsChild>
            <w:div w:id="1021053112">
              <w:marLeft w:val="0"/>
              <w:marRight w:val="0"/>
              <w:marTop w:val="0"/>
              <w:marBottom w:val="336"/>
              <w:divBdr>
                <w:top w:val="none" w:sz="0" w:space="0" w:color="auto"/>
                <w:left w:val="none" w:sz="0" w:space="0" w:color="auto"/>
                <w:bottom w:val="none" w:sz="0" w:space="0" w:color="auto"/>
                <w:right w:val="none" w:sz="0" w:space="0" w:color="auto"/>
              </w:divBdr>
            </w:div>
          </w:divsChild>
        </w:div>
        <w:div w:id="685447754">
          <w:marLeft w:val="0"/>
          <w:marRight w:val="0"/>
          <w:marTop w:val="0"/>
          <w:marBottom w:val="0"/>
          <w:divBdr>
            <w:top w:val="none" w:sz="0" w:space="0" w:color="auto"/>
            <w:left w:val="none" w:sz="0" w:space="0" w:color="auto"/>
            <w:bottom w:val="none" w:sz="0" w:space="0" w:color="auto"/>
            <w:right w:val="none" w:sz="0" w:space="0" w:color="auto"/>
          </w:divBdr>
          <w:divsChild>
            <w:div w:id="191842113">
              <w:marLeft w:val="0"/>
              <w:marRight w:val="0"/>
              <w:marTop w:val="0"/>
              <w:marBottom w:val="336"/>
              <w:divBdr>
                <w:top w:val="none" w:sz="0" w:space="0" w:color="auto"/>
                <w:left w:val="none" w:sz="0" w:space="0" w:color="auto"/>
                <w:bottom w:val="none" w:sz="0" w:space="0" w:color="auto"/>
                <w:right w:val="none" w:sz="0" w:space="0" w:color="auto"/>
              </w:divBdr>
            </w:div>
          </w:divsChild>
        </w:div>
        <w:div w:id="728262123">
          <w:marLeft w:val="0"/>
          <w:marRight w:val="0"/>
          <w:marTop w:val="0"/>
          <w:marBottom w:val="0"/>
          <w:divBdr>
            <w:top w:val="none" w:sz="0" w:space="0" w:color="auto"/>
            <w:left w:val="none" w:sz="0" w:space="0" w:color="auto"/>
            <w:bottom w:val="none" w:sz="0" w:space="0" w:color="auto"/>
            <w:right w:val="none" w:sz="0" w:space="0" w:color="auto"/>
          </w:divBdr>
        </w:div>
      </w:divsChild>
    </w:div>
    <w:div w:id="1014262621">
      <w:bodyDiv w:val="1"/>
      <w:marLeft w:val="0"/>
      <w:marRight w:val="0"/>
      <w:marTop w:val="0"/>
      <w:marBottom w:val="0"/>
      <w:divBdr>
        <w:top w:val="none" w:sz="0" w:space="0" w:color="auto"/>
        <w:left w:val="none" w:sz="0" w:space="0" w:color="auto"/>
        <w:bottom w:val="none" w:sz="0" w:space="0" w:color="auto"/>
        <w:right w:val="none" w:sz="0" w:space="0" w:color="auto"/>
      </w:divBdr>
      <w:divsChild>
        <w:div w:id="140080100">
          <w:marLeft w:val="0"/>
          <w:marRight w:val="0"/>
          <w:marTop w:val="0"/>
          <w:marBottom w:val="0"/>
          <w:divBdr>
            <w:top w:val="none" w:sz="0" w:space="0" w:color="auto"/>
            <w:left w:val="none" w:sz="0" w:space="0" w:color="auto"/>
            <w:bottom w:val="none" w:sz="0" w:space="0" w:color="auto"/>
            <w:right w:val="none" w:sz="0" w:space="0" w:color="auto"/>
          </w:divBdr>
        </w:div>
        <w:div w:id="2047103067">
          <w:marLeft w:val="0"/>
          <w:marRight w:val="0"/>
          <w:marTop w:val="0"/>
          <w:marBottom w:val="0"/>
          <w:divBdr>
            <w:top w:val="none" w:sz="0" w:space="0" w:color="auto"/>
            <w:left w:val="none" w:sz="0" w:space="0" w:color="auto"/>
            <w:bottom w:val="none" w:sz="0" w:space="0" w:color="auto"/>
            <w:right w:val="none" w:sz="0" w:space="0" w:color="auto"/>
          </w:divBdr>
          <w:divsChild>
            <w:div w:id="119878826">
              <w:marLeft w:val="0"/>
              <w:marRight w:val="0"/>
              <w:marTop w:val="0"/>
              <w:marBottom w:val="336"/>
              <w:divBdr>
                <w:top w:val="none" w:sz="0" w:space="0" w:color="auto"/>
                <w:left w:val="none" w:sz="0" w:space="0" w:color="auto"/>
                <w:bottom w:val="none" w:sz="0" w:space="0" w:color="auto"/>
                <w:right w:val="none" w:sz="0" w:space="0" w:color="auto"/>
              </w:divBdr>
            </w:div>
          </w:divsChild>
        </w:div>
        <w:div w:id="1283220686">
          <w:marLeft w:val="0"/>
          <w:marRight w:val="0"/>
          <w:marTop w:val="0"/>
          <w:marBottom w:val="0"/>
          <w:divBdr>
            <w:top w:val="none" w:sz="0" w:space="0" w:color="auto"/>
            <w:left w:val="none" w:sz="0" w:space="0" w:color="auto"/>
            <w:bottom w:val="none" w:sz="0" w:space="0" w:color="auto"/>
            <w:right w:val="none" w:sz="0" w:space="0" w:color="auto"/>
          </w:divBdr>
        </w:div>
        <w:div w:id="1316565339">
          <w:marLeft w:val="0"/>
          <w:marRight w:val="0"/>
          <w:marTop w:val="0"/>
          <w:marBottom w:val="0"/>
          <w:divBdr>
            <w:top w:val="none" w:sz="0" w:space="0" w:color="auto"/>
            <w:left w:val="none" w:sz="0" w:space="0" w:color="auto"/>
            <w:bottom w:val="none" w:sz="0" w:space="0" w:color="auto"/>
            <w:right w:val="none" w:sz="0" w:space="0" w:color="auto"/>
          </w:divBdr>
        </w:div>
        <w:div w:id="707529934">
          <w:marLeft w:val="0"/>
          <w:marRight w:val="0"/>
          <w:marTop w:val="0"/>
          <w:marBottom w:val="0"/>
          <w:divBdr>
            <w:top w:val="none" w:sz="0" w:space="0" w:color="auto"/>
            <w:left w:val="none" w:sz="0" w:space="0" w:color="auto"/>
            <w:bottom w:val="none" w:sz="0" w:space="0" w:color="auto"/>
            <w:right w:val="none" w:sz="0" w:space="0" w:color="auto"/>
          </w:divBdr>
          <w:divsChild>
            <w:div w:id="909266553">
              <w:marLeft w:val="0"/>
              <w:marRight w:val="0"/>
              <w:marTop w:val="0"/>
              <w:marBottom w:val="336"/>
              <w:divBdr>
                <w:top w:val="none" w:sz="0" w:space="0" w:color="auto"/>
                <w:left w:val="none" w:sz="0" w:space="0" w:color="auto"/>
                <w:bottom w:val="none" w:sz="0" w:space="0" w:color="auto"/>
                <w:right w:val="none" w:sz="0" w:space="0" w:color="auto"/>
              </w:divBdr>
            </w:div>
          </w:divsChild>
        </w:div>
        <w:div w:id="589895960">
          <w:marLeft w:val="0"/>
          <w:marRight w:val="0"/>
          <w:marTop w:val="0"/>
          <w:marBottom w:val="0"/>
          <w:divBdr>
            <w:top w:val="none" w:sz="0" w:space="0" w:color="auto"/>
            <w:left w:val="none" w:sz="0" w:space="0" w:color="auto"/>
            <w:bottom w:val="none" w:sz="0" w:space="0" w:color="auto"/>
            <w:right w:val="none" w:sz="0" w:space="0" w:color="auto"/>
          </w:divBdr>
          <w:divsChild>
            <w:div w:id="1006438325">
              <w:marLeft w:val="0"/>
              <w:marRight w:val="0"/>
              <w:marTop w:val="0"/>
              <w:marBottom w:val="336"/>
              <w:divBdr>
                <w:top w:val="none" w:sz="0" w:space="0" w:color="auto"/>
                <w:left w:val="none" w:sz="0" w:space="0" w:color="auto"/>
                <w:bottom w:val="none" w:sz="0" w:space="0" w:color="auto"/>
                <w:right w:val="none" w:sz="0" w:space="0" w:color="auto"/>
              </w:divBdr>
            </w:div>
          </w:divsChild>
        </w:div>
      </w:divsChild>
    </w:div>
    <w:div w:id="1180855450">
      <w:bodyDiv w:val="1"/>
      <w:marLeft w:val="0"/>
      <w:marRight w:val="0"/>
      <w:marTop w:val="0"/>
      <w:marBottom w:val="0"/>
      <w:divBdr>
        <w:top w:val="none" w:sz="0" w:space="0" w:color="auto"/>
        <w:left w:val="none" w:sz="0" w:space="0" w:color="auto"/>
        <w:bottom w:val="none" w:sz="0" w:space="0" w:color="auto"/>
        <w:right w:val="none" w:sz="0" w:space="0" w:color="auto"/>
      </w:divBdr>
      <w:divsChild>
        <w:div w:id="564920704">
          <w:marLeft w:val="0"/>
          <w:marRight w:val="0"/>
          <w:marTop w:val="0"/>
          <w:marBottom w:val="0"/>
          <w:divBdr>
            <w:top w:val="none" w:sz="0" w:space="0" w:color="auto"/>
            <w:left w:val="none" w:sz="0" w:space="0" w:color="auto"/>
            <w:bottom w:val="none" w:sz="0" w:space="0" w:color="auto"/>
            <w:right w:val="none" w:sz="0" w:space="0" w:color="auto"/>
          </w:divBdr>
          <w:divsChild>
            <w:div w:id="1190296238">
              <w:marLeft w:val="0"/>
              <w:marRight w:val="0"/>
              <w:marTop w:val="0"/>
              <w:marBottom w:val="336"/>
              <w:divBdr>
                <w:top w:val="none" w:sz="0" w:space="0" w:color="auto"/>
                <w:left w:val="none" w:sz="0" w:space="0" w:color="auto"/>
                <w:bottom w:val="none" w:sz="0" w:space="0" w:color="auto"/>
                <w:right w:val="none" w:sz="0" w:space="0" w:color="auto"/>
              </w:divBdr>
            </w:div>
          </w:divsChild>
        </w:div>
        <w:div w:id="130245112">
          <w:marLeft w:val="0"/>
          <w:marRight w:val="0"/>
          <w:marTop w:val="0"/>
          <w:marBottom w:val="0"/>
          <w:divBdr>
            <w:top w:val="none" w:sz="0" w:space="0" w:color="auto"/>
            <w:left w:val="none" w:sz="0" w:space="0" w:color="auto"/>
            <w:bottom w:val="none" w:sz="0" w:space="0" w:color="auto"/>
            <w:right w:val="none" w:sz="0" w:space="0" w:color="auto"/>
          </w:divBdr>
          <w:divsChild>
            <w:div w:id="1349795841">
              <w:marLeft w:val="0"/>
              <w:marRight w:val="0"/>
              <w:marTop w:val="0"/>
              <w:marBottom w:val="336"/>
              <w:divBdr>
                <w:top w:val="none" w:sz="0" w:space="0" w:color="auto"/>
                <w:left w:val="none" w:sz="0" w:space="0" w:color="auto"/>
                <w:bottom w:val="none" w:sz="0" w:space="0" w:color="auto"/>
                <w:right w:val="none" w:sz="0" w:space="0" w:color="auto"/>
              </w:divBdr>
            </w:div>
          </w:divsChild>
        </w:div>
        <w:div w:id="2040666112">
          <w:marLeft w:val="0"/>
          <w:marRight w:val="0"/>
          <w:marTop w:val="0"/>
          <w:marBottom w:val="0"/>
          <w:divBdr>
            <w:top w:val="none" w:sz="0" w:space="0" w:color="auto"/>
            <w:left w:val="none" w:sz="0" w:space="0" w:color="auto"/>
            <w:bottom w:val="none" w:sz="0" w:space="0" w:color="auto"/>
            <w:right w:val="none" w:sz="0" w:space="0" w:color="auto"/>
          </w:divBdr>
          <w:divsChild>
            <w:div w:id="692418018">
              <w:marLeft w:val="0"/>
              <w:marRight w:val="0"/>
              <w:marTop w:val="0"/>
              <w:marBottom w:val="336"/>
              <w:divBdr>
                <w:top w:val="none" w:sz="0" w:space="0" w:color="auto"/>
                <w:left w:val="none" w:sz="0" w:space="0" w:color="auto"/>
                <w:bottom w:val="none" w:sz="0" w:space="0" w:color="auto"/>
                <w:right w:val="none" w:sz="0" w:space="0" w:color="auto"/>
              </w:divBdr>
            </w:div>
          </w:divsChild>
        </w:div>
        <w:div w:id="917524277">
          <w:marLeft w:val="0"/>
          <w:marRight w:val="0"/>
          <w:marTop w:val="0"/>
          <w:marBottom w:val="0"/>
          <w:divBdr>
            <w:top w:val="none" w:sz="0" w:space="0" w:color="auto"/>
            <w:left w:val="none" w:sz="0" w:space="0" w:color="auto"/>
            <w:bottom w:val="none" w:sz="0" w:space="0" w:color="auto"/>
            <w:right w:val="none" w:sz="0" w:space="0" w:color="auto"/>
          </w:divBdr>
          <w:divsChild>
            <w:div w:id="1509830691">
              <w:marLeft w:val="0"/>
              <w:marRight w:val="0"/>
              <w:marTop w:val="0"/>
              <w:marBottom w:val="336"/>
              <w:divBdr>
                <w:top w:val="none" w:sz="0" w:space="0" w:color="auto"/>
                <w:left w:val="none" w:sz="0" w:space="0" w:color="auto"/>
                <w:bottom w:val="none" w:sz="0" w:space="0" w:color="auto"/>
                <w:right w:val="none" w:sz="0" w:space="0" w:color="auto"/>
              </w:divBdr>
            </w:div>
          </w:divsChild>
        </w:div>
      </w:divsChild>
    </w:div>
    <w:div w:id="1190607595">
      <w:bodyDiv w:val="1"/>
      <w:marLeft w:val="0"/>
      <w:marRight w:val="0"/>
      <w:marTop w:val="0"/>
      <w:marBottom w:val="0"/>
      <w:divBdr>
        <w:top w:val="none" w:sz="0" w:space="0" w:color="auto"/>
        <w:left w:val="none" w:sz="0" w:space="0" w:color="auto"/>
        <w:bottom w:val="none" w:sz="0" w:space="0" w:color="auto"/>
        <w:right w:val="none" w:sz="0" w:space="0" w:color="auto"/>
      </w:divBdr>
      <w:divsChild>
        <w:div w:id="476727380">
          <w:marLeft w:val="0"/>
          <w:marRight w:val="0"/>
          <w:marTop w:val="0"/>
          <w:marBottom w:val="0"/>
          <w:divBdr>
            <w:top w:val="none" w:sz="0" w:space="0" w:color="auto"/>
            <w:left w:val="none" w:sz="0" w:space="0" w:color="auto"/>
            <w:bottom w:val="none" w:sz="0" w:space="0" w:color="auto"/>
            <w:right w:val="none" w:sz="0" w:space="0" w:color="auto"/>
          </w:divBdr>
          <w:divsChild>
            <w:div w:id="119419267">
              <w:marLeft w:val="0"/>
              <w:marRight w:val="0"/>
              <w:marTop w:val="0"/>
              <w:marBottom w:val="0"/>
              <w:divBdr>
                <w:top w:val="none" w:sz="0" w:space="0" w:color="auto"/>
                <w:left w:val="none" w:sz="0" w:space="0" w:color="auto"/>
                <w:bottom w:val="none" w:sz="0" w:space="0" w:color="auto"/>
                <w:right w:val="none" w:sz="0" w:space="0" w:color="auto"/>
              </w:divBdr>
              <w:divsChild>
                <w:div w:id="1134369809">
                  <w:marLeft w:val="0"/>
                  <w:marRight w:val="0"/>
                  <w:marTop w:val="0"/>
                  <w:marBottom w:val="0"/>
                  <w:divBdr>
                    <w:top w:val="none" w:sz="0" w:space="0" w:color="auto"/>
                    <w:left w:val="none" w:sz="0" w:space="0" w:color="auto"/>
                    <w:bottom w:val="none" w:sz="0" w:space="0" w:color="auto"/>
                    <w:right w:val="none" w:sz="0" w:space="0" w:color="auto"/>
                  </w:divBdr>
                </w:div>
                <w:div w:id="1518152436">
                  <w:marLeft w:val="0"/>
                  <w:marRight w:val="0"/>
                  <w:marTop w:val="0"/>
                  <w:marBottom w:val="0"/>
                  <w:divBdr>
                    <w:top w:val="none" w:sz="0" w:space="0" w:color="auto"/>
                    <w:left w:val="none" w:sz="0" w:space="0" w:color="auto"/>
                    <w:bottom w:val="none" w:sz="0" w:space="0" w:color="auto"/>
                    <w:right w:val="none" w:sz="0" w:space="0" w:color="auto"/>
                  </w:divBdr>
                  <w:divsChild>
                    <w:div w:id="1350908731">
                      <w:marLeft w:val="0"/>
                      <w:marRight w:val="0"/>
                      <w:marTop w:val="0"/>
                      <w:marBottom w:val="0"/>
                      <w:divBdr>
                        <w:top w:val="none" w:sz="0" w:space="0" w:color="auto"/>
                        <w:left w:val="none" w:sz="0" w:space="0" w:color="auto"/>
                        <w:bottom w:val="none" w:sz="0" w:space="0" w:color="auto"/>
                        <w:right w:val="none" w:sz="0" w:space="0" w:color="auto"/>
                      </w:divBdr>
                    </w:div>
                  </w:divsChild>
                </w:div>
                <w:div w:id="1884440548">
                  <w:marLeft w:val="0"/>
                  <w:marRight w:val="0"/>
                  <w:marTop w:val="0"/>
                  <w:marBottom w:val="0"/>
                  <w:divBdr>
                    <w:top w:val="none" w:sz="0" w:space="0" w:color="auto"/>
                    <w:left w:val="none" w:sz="0" w:space="0" w:color="auto"/>
                    <w:bottom w:val="none" w:sz="0" w:space="0" w:color="auto"/>
                    <w:right w:val="none" w:sz="0" w:space="0" w:color="auto"/>
                  </w:divBdr>
                </w:div>
              </w:divsChild>
            </w:div>
            <w:div w:id="704402375">
              <w:marLeft w:val="0"/>
              <w:marRight w:val="0"/>
              <w:marTop w:val="360"/>
              <w:marBottom w:val="0"/>
              <w:divBdr>
                <w:top w:val="none" w:sz="0" w:space="0" w:color="auto"/>
                <w:left w:val="none" w:sz="0" w:space="0" w:color="auto"/>
                <w:bottom w:val="none" w:sz="0" w:space="0" w:color="auto"/>
                <w:right w:val="none" w:sz="0" w:space="0" w:color="auto"/>
              </w:divBdr>
              <w:divsChild>
                <w:div w:id="286815920">
                  <w:marLeft w:val="0"/>
                  <w:marRight w:val="0"/>
                  <w:marTop w:val="0"/>
                  <w:marBottom w:val="0"/>
                  <w:divBdr>
                    <w:top w:val="none" w:sz="0" w:space="0" w:color="auto"/>
                    <w:left w:val="none" w:sz="0" w:space="0" w:color="auto"/>
                    <w:bottom w:val="none" w:sz="0" w:space="0" w:color="auto"/>
                    <w:right w:val="none" w:sz="0" w:space="0" w:color="auto"/>
                  </w:divBdr>
                  <w:divsChild>
                    <w:div w:id="165480939">
                      <w:marLeft w:val="0"/>
                      <w:marRight w:val="0"/>
                      <w:marTop w:val="120"/>
                      <w:marBottom w:val="0"/>
                      <w:divBdr>
                        <w:top w:val="none" w:sz="0" w:space="0" w:color="auto"/>
                        <w:left w:val="none" w:sz="0" w:space="0" w:color="auto"/>
                        <w:bottom w:val="none" w:sz="0" w:space="0" w:color="auto"/>
                        <w:right w:val="none" w:sz="0" w:space="0" w:color="auto"/>
                      </w:divBdr>
                    </w:div>
                  </w:divsChild>
                </w:div>
                <w:div w:id="18881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7246">
          <w:marLeft w:val="0"/>
          <w:marRight w:val="0"/>
          <w:marTop w:val="480"/>
          <w:marBottom w:val="0"/>
          <w:divBdr>
            <w:top w:val="none" w:sz="0" w:space="0" w:color="auto"/>
            <w:left w:val="none" w:sz="0" w:space="0" w:color="auto"/>
            <w:bottom w:val="none" w:sz="0" w:space="0" w:color="auto"/>
            <w:right w:val="none" w:sz="0" w:space="0" w:color="auto"/>
          </w:divBdr>
          <w:divsChild>
            <w:div w:id="1828864281">
              <w:marLeft w:val="0"/>
              <w:marRight w:val="0"/>
              <w:marTop w:val="0"/>
              <w:marBottom w:val="240"/>
              <w:divBdr>
                <w:top w:val="none" w:sz="0" w:space="0" w:color="auto"/>
                <w:left w:val="none" w:sz="0" w:space="0" w:color="auto"/>
                <w:bottom w:val="none" w:sz="0" w:space="0" w:color="auto"/>
                <w:right w:val="none" w:sz="0" w:space="0" w:color="auto"/>
              </w:divBdr>
              <w:divsChild>
                <w:div w:id="726802240">
                  <w:marLeft w:val="0"/>
                  <w:marRight w:val="0"/>
                  <w:marTop w:val="0"/>
                  <w:marBottom w:val="0"/>
                  <w:divBdr>
                    <w:top w:val="none" w:sz="0" w:space="0" w:color="auto"/>
                    <w:left w:val="none" w:sz="0" w:space="0" w:color="auto"/>
                    <w:bottom w:val="none" w:sz="0" w:space="0" w:color="auto"/>
                    <w:right w:val="none" w:sz="0" w:space="0" w:color="auto"/>
                  </w:divBdr>
                  <w:divsChild>
                    <w:div w:id="1225095091">
                      <w:marLeft w:val="0"/>
                      <w:marRight w:val="0"/>
                      <w:marTop w:val="120"/>
                      <w:marBottom w:val="120"/>
                      <w:divBdr>
                        <w:top w:val="none" w:sz="0" w:space="0" w:color="auto"/>
                        <w:left w:val="none" w:sz="0" w:space="0" w:color="auto"/>
                        <w:bottom w:val="none" w:sz="0" w:space="0" w:color="auto"/>
                        <w:right w:val="none" w:sz="0" w:space="0" w:color="auto"/>
                      </w:divBdr>
                      <w:divsChild>
                        <w:div w:id="1485121150">
                          <w:marLeft w:val="0"/>
                          <w:marRight w:val="0"/>
                          <w:marTop w:val="0"/>
                          <w:marBottom w:val="0"/>
                          <w:divBdr>
                            <w:top w:val="none" w:sz="0" w:space="0" w:color="auto"/>
                            <w:left w:val="none" w:sz="0" w:space="0" w:color="auto"/>
                            <w:bottom w:val="none" w:sz="0" w:space="0" w:color="auto"/>
                            <w:right w:val="none" w:sz="0" w:space="0" w:color="auto"/>
                          </w:divBdr>
                        </w:div>
                        <w:div w:id="1609124159">
                          <w:marLeft w:val="720"/>
                          <w:marRight w:val="0"/>
                          <w:marTop w:val="0"/>
                          <w:marBottom w:val="0"/>
                          <w:divBdr>
                            <w:top w:val="none" w:sz="0" w:space="0" w:color="auto"/>
                            <w:left w:val="none" w:sz="0" w:space="0" w:color="auto"/>
                            <w:bottom w:val="none" w:sz="0" w:space="0" w:color="auto"/>
                            <w:right w:val="none" w:sz="0" w:space="0" w:color="auto"/>
                          </w:divBdr>
                          <w:divsChild>
                            <w:div w:id="1429347633">
                              <w:marLeft w:val="0"/>
                              <w:marRight w:val="0"/>
                              <w:marTop w:val="0"/>
                              <w:marBottom w:val="120"/>
                              <w:divBdr>
                                <w:top w:val="none" w:sz="0" w:space="0" w:color="auto"/>
                                <w:left w:val="none" w:sz="0" w:space="0" w:color="auto"/>
                                <w:bottom w:val="none" w:sz="0" w:space="0" w:color="auto"/>
                                <w:right w:val="none" w:sz="0" w:space="0" w:color="auto"/>
                              </w:divBdr>
                            </w:div>
                          </w:divsChild>
                        </w:div>
                        <w:div w:id="798768380">
                          <w:marLeft w:val="540"/>
                          <w:marRight w:val="0"/>
                          <w:marTop w:val="240"/>
                          <w:marBottom w:val="0"/>
                          <w:divBdr>
                            <w:top w:val="none" w:sz="0" w:space="0" w:color="auto"/>
                            <w:left w:val="none" w:sz="0" w:space="0" w:color="auto"/>
                            <w:bottom w:val="none" w:sz="0" w:space="0" w:color="auto"/>
                            <w:right w:val="none" w:sz="0" w:space="0" w:color="auto"/>
                          </w:divBdr>
                          <w:divsChild>
                            <w:div w:id="1551384255">
                              <w:marLeft w:val="0"/>
                              <w:marRight w:val="0"/>
                              <w:marTop w:val="120"/>
                              <w:marBottom w:val="120"/>
                              <w:divBdr>
                                <w:top w:val="none" w:sz="0" w:space="0" w:color="auto"/>
                                <w:left w:val="none" w:sz="0" w:space="0" w:color="auto"/>
                                <w:bottom w:val="none" w:sz="0" w:space="0" w:color="auto"/>
                                <w:right w:val="none" w:sz="0" w:space="0" w:color="auto"/>
                              </w:divBdr>
                              <w:divsChild>
                                <w:div w:id="1595939592">
                                  <w:marLeft w:val="0"/>
                                  <w:marRight w:val="0"/>
                                  <w:marTop w:val="0"/>
                                  <w:marBottom w:val="0"/>
                                  <w:divBdr>
                                    <w:top w:val="none" w:sz="0" w:space="0" w:color="auto"/>
                                    <w:left w:val="none" w:sz="0" w:space="0" w:color="auto"/>
                                    <w:bottom w:val="none" w:sz="0" w:space="0" w:color="auto"/>
                                    <w:right w:val="none" w:sz="0" w:space="0" w:color="auto"/>
                                  </w:divBdr>
                                  <w:divsChild>
                                    <w:div w:id="447116829">
                                      <w:marLeft w:val="0"/>
                                      <w:marRight w:val="0"/>
                                      <w:marTop w:val="0"/>
                                      <w:marBottom w:val="0"/>
                                      <w:divBdr>
                                        <w:top w:val="none" w:sz="0" w:space="0" w:color="auto"/>
                                        <w:left w:val="none" w:sz="0" w:space="0" w:color="auto"/>
                                        <w:bottom w:val="none" w:sz="0" w:space="0" w:color="auto"/>
                                        <w:right w:val="none" w:sz="0" w:space="0" w:color="auto"/>
                                      </w:divBdr>
                                    </w:div>
                                    <w:div w:id="145169208">
                                      <w:marLeft w:val="720"/>
                                      <w:marRight w:val="0"/>
                                      <w:marTop w:val="0"/>
                                      <w:marBottom w:val="0"/>
                                      <w:divBdr>
                                        <w:top w:val="none" w:sz="0" w:space="0" w:color="auto"/>
                                        <w:left w:val="none" w:sz="0" w:space="0" w:color="auto"/>
                                        <w:bottom w:val="none" w:sz="0" w:space="0" w:color="auto"/>
                                        <w:right w:val="none" w:sz="0" w:space="0" w:color="auto"/>
                                      </w:divBdr>
                                      <w:divsChild>
                                        <w:div w:id="1783457796">
                                          <w:marLeft w:val="0"/>
                                          <w:marRight w:val="0"/>
                                          <w:marTop w:val="0"/>
                                          <w:marBottom w:val="120"/>
                                          <w:divBdr>
                                            <w:top w:val="none" w:sz="0" w:space="0" w:color="auto"/>
                                            <w:left w:val="none" w:sz="0" w:space="0" w:color="auto"/>
                                            <w:bottom w:val="none" w:sz="0" w:space="0" w:color="auto"/>
                                            <w:right w:val="none" w:sz="0" w:space="0" w:color="auto"/>
                                          </w:divBdr>
                                        </w:div>
                                      </w:divsChild>
                                    </w:div>
                                    <w:div w:id="1382826799">
                                      <w:marLeft w:val="0"/>
                                      <w:marRight w:val="0"/>
                                      <w:marTop w:val="0"/>
                                      <w:marBottom w:val="0"/>
                                      <w:divBdr>
                                        <w:top w:val="none" w:sz="0" w:space="0" w:color="auto"/>
                                        <w:left w:val="none" w:sz="0" w:space="0" w:color="auto"/>
                                        <w:bottom w:val="none" w:sz="0" w:space="0" w:color="auto"/>
                                        <w:right w:val="none" w:sz="0" w:space="0" w:color="auto"/>
                                      </w:divBdr>
                                    </w:div>
                                    <w:div w:id="1688484340">
                                      <w:marLeft w:val="720"/>
                                      <w:marRight w:val="0"/>
                                      <w:marTop w:val="0"/>
                                      <w:marBottom w:val="0"/>
                                      <w:divBdr>
                                        <w:top w:val="none" w:sz="0" w:space="0" w:color="auto"/>
                                        <w:left w:val="none" w:sz="0" w:space="0" w:color="auto"/>
                                        <w:bottom w:val="none" w:sz="0" w:space="0" w:color="auto"/>
                                        <w:right w:val="none" w:sz="0" w:space="0" w:color="auto"/>
                                      </w:divBdr>
                                      <w:divsChild>
                                        <w:div w:id="201984663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4685659">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550117560">
                          <w:marLeft w:val="0"/>
                          <w:marRight w:val="0"/>
                          <w:marTop w:val="0"/>
                          <w:marBottom w:val="0"/>
                          <w:divBdr>
                            <w:top w:val="none" w:sz="0" w:space="0" w:color="auto"/>
                            <w:left w:val="none" w:sz="0" w:space="0" w:color="auto"/>
                            <w:bottom w:val="none" w:sz="0" w:space="0" w:color="auto"/>
                            <w:right w:val="none" w:sz="0" w:space="0" w:color="auto"/>
                          </w:divBdr>
                        </w:div>
                        <w:div w:id="1764915424">
                          <w:marLeft w:val="720"/>
                          <w:marRight w:val="0"/>
                          <w:marTop w:val="0"/>
                          <w:marBottom w:val="0"/>
                          <w:divBdr>
                            <w:top w:val="none" w:sz="0" w:space="0" w:color="auto"/>
                            <w:left w:val="none" w:sz="0" w:space="0" w:color="auto"/>
                            <w:bottom w:val="none" w:sz="0" w:space="0" w:color="auto"/>
                            <w:right w:val="none" w:sz="0" w:space="0" w:color="auto"/>
                          </w:divBdr>
                          <w:divsChild>
                            <w:div w:id="991250176">
                              <w:marLeft w:val="0"/>
                              <w:marRight w:val="0"/>
                              <w:marTop w:val="0"/>
                              <w:marBottom w:val="120"/>
                              <w:divBdr>
                                <w:top w:val="none" w:sz="0" w:space="0" w:color="auto"/>
                                <w:left w:val="none" w:sz="0" w:space="0" w:color="auto"/>
                                <w:bottom w:val="none" w:sz="0" w:space="0" w:color="auto"/>
                                <w:right w:val="none" w:sz="0" w:space="0" w:color="auto"/>
                              </w:divBdr>
                            </w:div>
                          </w:divsChild>
                        </w:div>
                        <w:div w:id="1419794182">
                          <w:marLeft w:val="0"/>
                          <w:marRight w:val="0"/>
                          <w:marTop w:val="0"/>
                          <w:marBottom w:val="0"/>
                          <w:divBdr>
                            <w:top w:val="none" w:sz="0" w:space="0" w:color="auto"/>
                            <w:left w:val="none" w:sz="0" w:space="0" w:color="auto"/>
                            <w:bottom w:val="none" w:sz="0" w:space="0" w:color="auto"/>
                            <w:right w:val="none" w:sz="0" w:space="0" w:color="auto"/>
                          </w:divBdr>
                        </w:div>
                        <w:div w:id="1064377667">
                          <w:marLeft w:val="720"/>
                          <w:marRight w:val="0"/>
                          <w:marTop w:val="0"/>
                          <w:marBottom w:val="0"/>
                          <w:divBdr>
                            <w:top w:val="none" w:sz="0" w:space="0" w:color="auto"/>
                            <w:left w:val="none" w:sz="0" w:space="0" w:color="auto"/>
                            <w:bottom w:val="none" w:sz="0" w:space="0" w:color="auto"/>
                            <w:right w:val="none" w:sz="0" w:space="0" w:color="auto"/>
                          </w:divBdr>
                          <w:divsChild>
                            <w:div w:id="314844428">
                              <w:marLeft w:val="0"/>
                              <w:marRight w:val="0"/>
                              <w:marTop w:val="0"/>
                              <w:marBottom w:val="120"/>
                              <w:divBdr>
                                <w:top w:val="none" w:sz="0" w:space="0" w:color="auto"/>
                                <w:left w:val="none" w:sz="0" w:space="0" w:color="auto"/>
                                <w:bottom w:val="none" w:sz="0" w:space="0" w:color="auto"/>
                                <w:right w:val="none" w:sz="0" w:space="0" w:color="auto"/>
                              </w:divBdr>
                            </w:div>
                          </w:divsChild>
                        </w:div>
                        <w:div w:id="703097701">
                          <w:marLeft w:val="0"/>
                          <w:marRight w:val="0"/>
                          <w:marTop w:val="0"/>
                          <w:marBottom w:val="0"/>
                          <w:divBdr>
                            <w:top w:val="none" w:sz="0" w:space="0" w:color="auto"/>
                            <w:left w:val="none" w:sz="0" w:space="0" w:color="auto"/>
                            <w:bottom w:val="none" w:sz="0" w:space="0" w:color="auto"/>
                            <w:right w:val="none" w:sz="0" w:space="0" w:color="auto"/>
                          </w:divBdr>
                        </w:div>
                        <w:div w:id="708845926">
                          <w:marLeft w:val="720"/>
                          <w:marRight w:val="0"/>
                          <w:marTop w:val="0"/>
                          <w:marBottom w:val="0"/>
                          <w:divBdr>
                            <w:top w:val="none" w:sz="0" w:space="0" w:color="auto"/>
                            <w:left w:val="none" w:sz="0" w:space="0" w:color="auto"/>
                            <w:bottom w:val="none" w:sz="0" w:space="0" w:color="auto"/>
                            <w:right w:val="none" w:sz="0" w:space="0" w:color="auto"/>
                          </w:divBdr>
                          <w:divsChild>
                            <w:div w:id="432671295">
                              <w:marLeft w:val="0"/>
                              <w:marRight w:val="0"/>
                              <w:marTop w:val="0"/>
                              <w:marBottom w:val="120"/>
                              <w:divBdr>
                                <w:top w:val="none" w:sz="0" w:space="0" w:color="auto"/>
                                <w:left w:val="none" w:sz="0" w:space="0" w:color="auto"/>
                                <w:bottom w:val="none" w:sz="0" w:space="0" w:color="auto"/>
                                <w:right w:val="none" w:sz="0" w:space="0" w:color="auto"/>
                              </w:divBdr>
                            </w:div>
                          </w:divsChild>
                        </w:div>
                        <w:div w:id="1804620070">
                          <w:marLeft w:val="540"/>
                          <w:marRight w:val="0"/>
                          <w:marTop w:val="240"/>
                          <w:marBottom w:val="0"/>
                          <w:divBdr>
                            <w:top w:val="none" w:sz="0" w:space="0" w:color="auto"/>
                            <w:left w:val="none" w:sz="0" w:space="0" w:color="auto"/>
                            <w:bottom w:val="none" w:sz="0" w:space="0" w:color="auto"/>
                            <w:right w:val="none" w:sz="0" w:space="0" w:color="auto"/>
                          </w:divBdr>
                          <w:divsChild>
                            <w:div w:id="1268729754">
                              <w:marLeft w:val="0"/>
                              <w:marRight w:val="0"/>
                              <w:marTop w:val="120"/>
                              <w:marBottom w:val="120"/>
                              <w:divBdr>
                                <w:top w:val="none" w:sz="0" w:space="0" w:color="auto"/>
                                <w:left w:val="none" w:sz="0" w:space="0" w:color="auto"/>
                                <w:bottom w:val="none" w:sz="0" w:space="0" w:color="auto"/>
                                <w:right w:val="none" w:sz="0" w:space="0" w:color="auto"/>
                              </w:divBdr>
                              <w:divsChild>
                                <w:div w:id="836532095">
                                  <w:marLeft w:val="0"/>
                                  <w:marRight w:val="0"/>
                                  <w:marTop w:val="0"/>
                                  <w:marBottom w:val="0"/>
                                  <w:divBdr>
                                    <w:top w:val="none" w:sz="0" w:space="0" w:color="auto"/>
                                    <w:left w:val="none" w:sz="0" w:space="0" w:color="auto"/>
                                    <w:bottom w:val="none" w:sz="0" w:space="0" w:color="auto"/>
                                    <w:right w:val="none" w:sz="0" w:space="0" w:color="auto"/>
                                  </w:divBdr>
                                  <w:divsChild>
                                    <w:div w:id="1660305164">
                                      <w:marLeft w:val="0"/>
                                      <w:marRight w:val="0"/>
                                      <w:marTop w:val="0"/>
                                      <w:marBottom w:val="0"/>
                                      <w:divBdr>
                                        <w:top w:val="none" w:sz="0" w:space="0" w:color="auto"/>
                                        <w:left w:val="none" w:sz="0" w:space="0" w:color="auto"/>
                                        <w:bottom w:val="none" w:sz="0" w:space="0" w:color="auto"/>
                                        <w:right w:val="none" w:sz="0" w:space="0" w:color="auto"/>
                                      </w:divBdr>
                                    </w:div>
                                    <w:div w:id="1860074639">
                                      <w:marLeft w:val="720"/>
                                      <w:marRight w:val="0"/>
                                      <w:marTop w:val="0"/>
                                      <w:marBottom w:val="0"/>
                                      <w:divBdr>
                                        <w:top w:val="none" w:sz="0" w:space="0" w:color="auto"/>
                                        <w:left w:val="none" w:sz="0" w:space="0" w:color="auto"/>
                                        <w:bottom w:val="none" w:sz="0" w:space="0" w:color="auto"/>
                                        <w:right w:val="none" w:sz="0" w:space="0" w:color="auto"/>
                                      </w:divBdr>
                                      <w:divsChild>
                                        <w:div w:id="10116827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807021">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1154566249">
                          <w:marLeft w:val="0"/>
                          <w:marRight w:val="0"/>
                          <w:marTop w:val="0"/>
                          <w:marBottom w:val="0"/>
                          <w:divBdr>
                            <w:top w:val="none" w:sz="0" w:space="0" w:color="auto"/>
                            <w:left w:val="none" w:sz="0" w:space="0" w:color="auto"/>
                            <w:bottom w:val="none" w:sz="0" w:space="0" w:color="auto"/>
                            <w:right w:val="none" w:sz="0" w:space="0" w:color="auto"/>
                          </w:divBdr>
                        </w:div>
                        <w:div w:id="2061779583">
                          <w:marLeft w:val="720"/>
                          <w:marRight w:val="0"/>
                          <w:marTop w:val="0"/>
                          <w:marBottom w:val="0"/>
                          <w:divBdr>
                            <w:top w:val="none" w:sz="0" w:space="0" w:color="auto"/>
                            <w:left w:val="none" w:sz="0" w:space="0" w:color="auto"/>
                            <w:bottom w:val="none" w:sz="0" w:space="0" w:color="auto"/>
                            <w:right w:val="none" w:sz="0" w:space="0" w:color="auto"/>
                          </w:divBdr>
                          <w:divsChild>
                            <w:div w:id="273439233">
                              <w:marLeft w:val="0"/>
                              <w:marRight w:val="0"/>
                              <w:marTop w:val="0"/>
                              <w:marBottom w:val="120"/>
                              <w:divBdr>
                                <w:top w:val="none" w:sz="0" w:space="0" w:color="auto"/>
                                <w:left w:val="none" w:sz="0" w:space="0" w:color="auto"/>
                                <w:bottom w:val="none" w:sz="0" w:space="0" w:color="auto"/>
                                <w:right w:val="none" w:sz="0" w:space="0" w:color="auto"/>
                              </w:divBdr>
                            </w:div>
                          </w:divsChild>
                        </w:div>
                        <w:div w:id="740911661">
                          <w:marLeft w:val="0"/>
                          <w:marRight w:val="0"/>
                          <w:marTop w:val="0"/>
                          <w:marBottom w:val="0"/>
                          <w:divBdr>
                            <w:top w:val="none" w:sz="0" w:space="0" w:color="auto"/>
                            <w:left w:val="none" w:sz="0" w:space="0" w:color="auto"/>
                            <w:bottom w:val="none" w:sz="0" w:space="0" w:color="auto"/>
                            <w:right w:val="none" w:sz="0" w:space="0" w:color="auto"/>
                          </w:divBdr>
                        </w:div>
                        <w:div w:id="671952156">
                          <w:marLeft w:val="720"/>
                          <w:marRight w:val="0"/>
                          <w:marTop w:val="0"/>
                          <w:marBottom w:val="0"/>
                          <w:divBdr>
                            <w:top w:val="none" w:sz="0" w:space="0" w:color="auto"/>
                            <w:left w:val="none" w:sz="0" w:space="0" w:color="auto"/>
                            <w:bottom w:val="none" w:sz="0" w:space="0" w:color="auto"/>
                            <w:right w:val="none" w:sz="0" w:space="0" w:color="auto"/>
                          </w:divBdr>
                          <w:divsChild>
                            <w:div w:id="2043556014">
                              <w:marLeft w:val="0"/>
                              <w:marRight w:val="0"/>
                              <w:marTop w:val="0"/>
                              <w:marBottom w:val="120"/>
                              <w:divBdr>
                                <w:top w:val="none" w:sz="0" w:space="0" w:color="auto"/>
                                <w:left w:val="none" w:sz="0" w:space="0" w:color="auto"/>
                                <w:bottom w:val="none" w:sz="0" w:space="0" w:color="auto"/>
                                <w:right w:val="none" w:sz="0" w:space="0" w:color="auto"/>
                              </w:divBdr>
                            </w:div>
                          </w:divsChild>
                        </w:div>
                        <w:div w:id="460198210">
                          <w:marLeft w:val="0"/>
                          <w:marRight w:val="0"/>
                          <w:marTop w:val="0"/>
                          <w:marBottom w:val="0"/>
                          <w:divBdr>
                            <w:top w:val="none" w:sz="0" w:space="0" w:color="auto"/>
                            <w:left w:val="none" w:sz="0" w:space="0" w:color="auto"/>
                            <w:bottom w:val="none" w:sz="0" w:space="0" w:color="auto"/>
                            <w:right w:val="none" w:sz="0" w:space="0" w:color="auto"/>
                          </w:divBdr>
                        </w:div>
                        <w:div w:id="574358265">
                          <w:marLeft w:val="720"/>
                          <w:marRight w:val="0"/>
                          <w:marTop w:val="0"/>
                          <w:marBottom w:val="0"/>
                          <w:divBdr>
                            <w:top w:val="none" w:sz="0" w:space="0" w:color="auto"/>
                            <w:left w:val="none" w:sz="0" w:space="0" w:color="auto"/>
                            <w:bottom w:val="none" w:sz="0" w:space="0" w:color="auto"/>
                            <w:right w:val="none" w:sz="0" w:space="0" w:color="auto"/>
                          </w:divBdr>
                          <w:divsChild>
                            <w:div w:id="637078803">
                              <w:marLeft w:val="0"/>
                              <w:marRight w:val="0"/>
                              <w:marTop w:val="0"/>
                              <w:marBottom w:val="120"/>
                              <w:divBdr>
                                <w:top w:val="none" w:sz="0" w:space="0" w:color="auto"/>
                                <w:left w:val="none" w:sz="0" w:space="0" w:color="auto"/>
                                <w:bottom w:val="none" w:sz="0" w:space="0" w:color="auto"/>
                                <w:right w:val="none" w:sz="0" w:space="0" w:color="auto"/>
                              </w:divBdr>
                            </w:div>
                          </w:divsChild>
                        </w:div>
                        <w:div w:id="480344550">
                          <w:marLeft w:val="0"/>
                          <w:marRight w:val="0"/>
                          <w:marTop w:val="0"/>
                          <w:marBottom w:val="0"/>
                          <w:divBdr>
                            <w:top w:val="none" w:sz="0" w:space="0" w:color="auto"/>
                            <w:left w:val="none" w:sz="0" w:space="0" w:color="auto"/>
                            <w:bottom w:val="none" w:sz="0" w:space="0" w:color="auto"/>
                            <w:right w:val="none" w:sz="0" w:space="0" w:color="auto"/>
                          </w:divBdr>
                        </w:div>
                        <w:div w:id="157691847">
                          <w:marLeft w:val="720"/>
                          <w:marRight w:val="0"/>
                          <w:marTop w:val="0"/>
                          <w:marBottom w:val="0"/>
                          <w:divBdr>
                            <w:top w:val="none" w:sz="0" w:space="0" w:color="auto"/>
                            <w:left w:val="none" w:sz="0" w:space="0" w:color="auto"/>
                            <w:bottom w:val="none" w:sz="0" w:space="0" w:color="auto"/>
                            <w:right w:val="none" w:sz="0" w:space="0" w:color="auto"/>
                          </w:divBdr>
                          <w:divsChild>
                            <w:div w:id="432749489">
                              <w:marLeft w:val="0"/>
                              <w:marRight w:val="0"/>
                              <w:marTop w:val="0"/>
                              <w:marBottom w:val="120"/>
                              <w:divBdr>
                                <w:top w:val="none" w:sz="0" w:space="0" w:color="auto"/>
                                <w:left w:val="none" w:sz="0" w:space="0" w:color="auto"/>
                                <w:bottom w:val="none" w:sz="0" w:space="0" w:color="auto"/>
                                <w:right w:val="none" w:sz="0" w:space="0" w:color="auto"/>
                              </w:divBdr>
                            </w:div>
                          </w:divsChild>
                        </w:div>
                        <w:div w:id="140469756">
                          <w:marLeft w:val="0"/>
                          <w:marRight w:val="0"/>
                          <w:marTop w:val="0"/>
                          <w:marBottom w:val="0"/>
                          <w:divBdr>
                            <w:top w:val="none" w:sz="0" w:space="0" w:color="auto"/>
                            <w:left w:val="none" w:sz="0" w:space="0" w:color="auto"/>
                            <w:bottom w:val="none" w:sz="0" w:space="0" w:color="auto"/>
                            <w:right w:val="none" w:sz="0" w:space="0" w:color="auto"/>
                          </w:divBdr>
                        </w:div>
                        <w:div w:id="946079518">
                          <w:marLeft w:val="720"/>
                          <w:marRight w:val="0"/>
                          <w:marTop w:val="0"/>
                          <w:marBottom w:val="0"/>
                          <w:divBdr>
                            <w:top w:val="none" w:sz="0" w:space="0" w:color="auto"/>
                            <w:left w:val="none" w:sz="0" w:space="0" w:color="auto"/>
                            <w:bottom w:val="none" w:sz="0" w:space="0" w:color="auto"/>
                            <w:right w:val="none" w:sz="0" w:space="0" w:color="auto"/>
                          </w:divBdr>
                          <w:divsChild>
                            <w:div w:id="479733440">
                              <w:marLeft w:val="0"/>
                              <w:marRight w:val="0"/>
                              <w:marTop w:val="0"/>
                              <w:marBottom w:val="120"/>
                              <w:divBdr>
                                <w:top w:val="none" w:sz="0" w:space="0" w:color="auto"/>
                                <w:left w:val="none" w:sz="0" w:space="0" w:color="auto"/>
                                <w:bottom w:val="none" w:sz="0" w:space="0" w:color="auto"/>
                                <w:right w:val="none" w:sz="0" w:space="0" w:color="auto"/>
                              </w:divBdr>
                            </w:div>
                          </w:divsChild>
                        </w:div>
                        <w:div w:id="1129085041">
                          <w:marLeft w:val="540"/>
                          <w:marRight w:val="0"/>
                          <w:marTop w:val="240"/>
                          <w:marBottom w:val="0"/>
                          <w:divBdr>
                            <w:top w:val="none" w:sz="0" w:space="0" w:color="auto"/>
                            <w:left w:val="none" w:sz="0" w:space="0" w:color="auto"/>
                            <w:bottom w:val="none" w:sz="0" w:space="0" w:color="auto"/>
                            <w:right w:val="none" w:sz="0" w:space="0" w:color="auto"/>
                          </w:divBdr>
                          <w:divsChild>
                            <w:div w:id="1869564905">
                              <w:marLeft w:val="0"/>
                              <w:marRight w:val="0"/>
                              <w:marTop w:val="120"/>
                              <w:marBottom w:val="120"/>
                              <w:divBdr>
                                <w:top w:val="none" w:sz="0" w:space="0" w:color="auto"/>
                                <w:left w:val="none" w:sz="0" w:space="0" w:color="auto"/>
                                <w:bottom w:val="none" w:sz="0" w:space="0" w:color="auto"/>
                                <w:right w:val="none" w:sz="0" w:space="0" w:color="auto"/>
                              </w:divBdr>
                              <w:divsChild>
                                <w:div w:id="771702670">
                                  <w:marLeft w:val="0"/>
                                  <w:marRight w:val="0"/>
                                  <w:marTop w:val="0"/>
                                  <w:marBottom w:val="0"/>
                                  <w:divBdr>
                                    <w:top w:val="none" w:sz="0" w:space="0" w:color="auto"/>
                                    <w:left w:val="none" w:sz="0" w:space="0" w:color="auto"/>
                                    <w:bottom w:val="none" w:sz="0" w:space="0" w:color="auto"/>
                                    <w:right w:val="none" w:sz="0" w:space="0" w:color="auto"/>
                                  </w:divBdr>
                                  <w:divsChild>
                                    <w:div w:id="41635549">
                                      <w:marLeft w:val="0"/>
                                      <w:marRight w:val="0"/>
                                      <w:marTop w:val="0"/>
                                      <w:marBottom w:val="0"/>
                                      <w:divBdr>
                                        <w:top w:val="none" w:sz="0" w:space="0" w:color="auto"/>
                                        <w:left w:val="none" w:sz="0" w:space="0" w:color="auto"/>
                                        <w:bottom w:val="none" w:sz="0" w:space="0" w:color="auto"/>
                                        <w:right w:val="none" w:sz="0" w:space="0" w:color="auto"/>
                                      </w:divBdr>
                                    </w:div>
                                    <w:div w:id="1226843747">
                                      <w:marLeft w:val="720"/>
                                      <w:marRight w:val="0"/>
                                      <w:marTop w:val="0"/>
                                      <w:marBottom w:val="0"/>
                                      <w:divBdr>
                                        <w:top w:val="none" w:sz="0" w:space="0" w:color="auto"/>
                                        <w:left w:val="none" w:sz="0" w:space="0" w:color="auto"/>
                                        <w:bottom w:val="none" w:sz="0" w:space="0" w:color="auto"/>
                                        <w:right w:val="none" w:sz="0" w:space="0" w:color="auto"/>
                                      </w:divBdr>
                                      <w:divsChild>
                                        <w:div w:id="2057192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062487218">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542718421">
                          <w:marLeft w:val="0"/>
                          <w:marRight w:val="0"/>
                          <w:marTop w:val="0"/>
                          <w:marBottom w:val="0"/>
                          <w:divBdr>
                            <w:top w:val="none" w:sz="0" w:space="0" w:color="auto"/>
                            <w:left w:val="none" w:sz="0" w:space="0" w:color="auto"/>
                            <w:bottom w:val="none" w:sz="0" w:space="0" w:color="auto"/>
                            <w:right w:val="none" w:sz="0" w:space="0" w:color="auto"/>
                          </w:divBdr>
                        </w:div>
                        <w:div w:id="1379015892">
                          <w:marLeft w:val="720"/>
                          <w:marRight w:val="0"/>
                          <w:marTop w:val="0"/>
                          <w:marBottom w:val="0"/>
                          <w:divBdr>
                            <w:top w:val="none" w:sz="0" w:space="0" w:color="auto"/>
                            <w:left w:val="none" w:sz="0" w:space="0" w:color="auto"/>
                            <w:bottom w:val="none" w:sz="0" w:space="0" w:color="auto"/>
                            <w:right w:val="none" w:sz="0" w:space="0" w:color="auto"/>
                          </w:divBdr>
                          <w:divsChild>
                            <w:div w:id="685061499">
                              <w:marLeft w:val="0"/>
                              <w:marRight w:val="0"/>
                              <w:marTop w:val="0"/>
                              <w:marBottom w:val="120"/>
                              <w:divBdr>
                                <w:top w:val="none" w:sz="0" w:space="0" w:color="auto"/>
                                <w:left w:val="none" w:sz="0" w:space="0" w:color="auto"/>
                                <w:bottom w:val="none" w:sz="0" w:space="0" w:color="auto"/>
                                <w:right w:val="none" w:sz="0" w:space="0" w:color="auto"/>
                              </w:divBdr>
                            </w:div>
                          </w:divsChild>
                        </w:div>
                        <w:div w:id="199053804">
                          <w:marLeft w:val="0"/>
                          <w:marRight w:val="0"/>
                          <w:marTop w:val="0"/>
                          <w:marBottom w:val="0"/>
                          <w:divBdr>
                            <w:top w:val="none" w:sz="0" w:space="0" w:color="auto"/>
                            <w:left w:val="none" w:sz="0" w:space="0" w:color="auto"/>
                            <w:bottom w:val="none" w:sz="0" w:space="0" w:color="auto"/>
                            <w:right w:val="none" w:sz="0" w:space="0" w:color="auto"/>
                          </w:divBdr>
                        </w:div>
                        <w:div w:id="1049303243">
                          <w:marLeft w:val="720"/>
                          <w:marRight w:val="0"/>
                          <w:marTop w:val="0"/>
                          <w:marBottom w:val="0"/>
                          <w:divBdr>
                            <w:top w:val="none" w:sz="0" w:space="0" w:color="auto"/>
                            <w:left w:val="none" w:sz="0" w:space="0" w:color="auto"/>
                            <w:bottom w:val="none" w:sz="0" w:space="0" w:color="auto"/>
                            <w:right w:val="none" w:sz="0" w:space="0" w:color="auto"/>
                          </w:divBdr>
                          <w:divsChild>
                            <w:div w:id="2086300127">
                              <w:marLeft w:val="0"/>
                              <w:marRight w:val="0"/>
                              <w:marTop w:val="0"/>
                              <w:marBottom w:val="120"/>
                              <w:divBdr>
                                <w:top w:val="none" w:sz="0" w:space="0" w:color="auto"/>
                                <w:left w:val="none" w:sz="0" w:space="0" w:color="auto"/>
                                <w:bottom w:val="none" w:sz="0" w:space="0" w:color="auto"/>
                                <w:right w:val="none" w:sz="0" w:space="0" w:color="auto"/>
                              </w:divBdr>
                            </w:div>
                          </w:divsChild>
                        </w:div>
                        <w:div w:id="563489622">
                          <w:marLeft w:val="0"/>
                          <w:marRight w:val="0"/>
                          <w:marTop w:val="0"/>
                          <w:marBottom w:val="0"/>
                          <w:divBdr>
                            <w:top w:val="none" w:sz="0" w:space="0" w:color="auto"/>
                            <w:left w:val="none" w:sz="0" w:space="0" w:color="auto"/>
                            <w:bottom w:val="none" w:sz="0" w:space="0" w:color="auto"/>
                            <w:right w:val="none" w:sz="0" w:space="0" w:color="auto"/>
                          </w:divBdr>
                        </w:div>
                        <w:div w:id="825126643">
                          <w:marLeft w:val="720"/>
                          <w:marRight w:val="0"/>
                          <w:marTop w:val="0"/>
                          <w:marBottom w:val="0"/>
                          <w:divBdr>
                            <w:top w:val="none" w:sz="0" w:space="0" w:color="auto"/>
                            <w:left w:val="none" w:sz="0" w:space="0" w:color="auto"/>
                            <w:bottom w:val="none" w:sz="0" w:space="0" w:color="auto"/>
                            <w:right w:val="none" w:sz="0" w:space="0" w:color="auto"/>
                          </w:divBdr>
                          <w:divsChild>
                            <w:div w:id="485246428">
                              <w:marLeft w:val="0"/>
                              <w:marRight w:val="0"/>
                              <w:marTop w:val="0"/>
                              <w:marBottom w:val="120"/>
                              <w:divBdr>
                                <w:top w:val="none" w:sz="0" w:space="0" w:color="auto"/>
                                <w:left w:val="none" w:sz="0" w:space="0" w:color="auto"/>
                                <w:bottom w:val="none" w:sz="0" w:space="0" w:color="auto"/>
                                <w:right w:val="none" w:sz="0" w:space="0" w:color="auto"/>
                              </w:divBdr>
                            </w:div>
                          </w:divsChild>
                        </w:div>
                        <w:div w:id="233469921">
                          <w:marLeft w:val="0"/>
                          <w:marRight w:val="0"/>
                          <w:marTop w:val="0"/>
                          <w:marBottom w:val="0"/>
                          <w:divBdr>
                            <w:top w:val="none" w:sz="0" w:space="0" w:color="auto"/>
                            <w:left w:val="none" w:sz="0" w:space="0" w:color="auto"/>
                            <w:bottom w:val="none" w:sz="0" w:space="0" w:color="auto"/>
                            <w:right w:val="none" w:sz="0" w:space="0" w:color="auto"/>
                          </w:divBdr>
                        </w:div>
                        <w:div w:id="1757358688">
                          <w:marLeft w:val="720"/>
                          <w:marRight w:val="0"/>
                          <w:marTop w:val="0"/>
                          <w:marBottom w:val="0"/>
                          <w:divBdr>
                            <w:top w:val="none" w:sz="0" w:space="0" w:color="auto"/>
                            <w:left w:val="none" w:sz="0" w:space="0" w:color="auto"/>
                            <w:bottom w:val="none" w:sz="0" w:space="0" w:color="auto"/>
                            <w:right w:val="none" w:sz="0" w:space="0" w:color="auto"/>
                          </w:divBdr>
                          <w:divsChild>
                            <w:div w:id="379788806">
                              <w:marLeft w:val="0"/>
                              <w:marRight w:val="0"/>
                              <w:marTop w:val="0"/>
                              <w:marBottom w:val="120"/>
                              <w:divBdr>
                                <w:top w:val="none" w:sz="0" w:space="0" w:color="auto"/>
                                <w:left w:val="none" w:sz="0" w:space="0" w:color="auto"/>
                                <w:bottom w:val="none" w:sz="0" w:space="0" w:color="auto"/>
                                <w:right w:val="none" w:sz="0" w:space="0" w:color="auto"/>
                              </w:divBdr>
                            </w:div>
                          </w:divsChild>
                        </w:div>
                        <w:div w:id="914707911">
                          <w:marLeft w:val="0"/>
                          <w:marRight w:val="0"/>
                          <w:marTop w:val="0"/>
                          <w:marBottom w:val="0"/>
                          <w:divBdr>
                            <w:top w:val="none" w:sz="0" w:space="0" w:color="auto"/>
                            <w:left w:val="none" w:sz="0" w:space="0" w:color="auto"/>
                            <w:bottom w:val="none" w:sz="0" w:space="0" w:color="auto"/>
                            <w:right w:val="none" w:sz="0" w:space="0" w:color="auto"/>
                          </w:divBdr>
                        </w:div>
                        <w:div w:id="1096973202">
                          <w:marLeft w:val="720"/>
                          <w:marRight w:val="0"/>
                          <w:marTop w:val="0"/>
                          <w:marBottom w:val="0"/>
                          <w:divBdr>
                            <w:top w:val="none" w:sz="0" w:space="0" w:color="auto"/>
                            <w:left w:val="none" w:sz="0" w:space="0" w:color="auto"/>
                            <w:bottom w:val="none" w:sz="0" w:space="0" w:color="auto"/>
                            <w:right w:val="none" w:sz="0" w:space="0" w:color="auto"/>
                          </w:divBdr>
                          <w:divsChild>
                            <w:div w:id="1376469145">
                              <w:marLeft w:val="0"/>
                              <w:marRight w:val="0"/>
                              <w:marTop w:val="0"/>
                              <w:marBottom w:val="120"/>
                              <w:divBdr>
                                <w:top w:val="none" w:sz="0" w:space="0" w:color="auto"/>
                                <w:left w:val="none" w:sz="0" w:space="0" w:color="auto"/>
                                <w:bottom w:val="none" w:sz="0" w:space="0" w:color="auto"/>
                                <w:right w:val="none" w:sz="0" w:space="0" w:color="auto"/>
                              </w:divBdr>
                            </w:div>
                          </w:divsChild>
                        </w:div>
                        <w:div w:id="602497169">
                          <w:marLeft w:val="540"/>
                          <w:marRight w:val="0"/>
                          <w:marTop w:val="240"/>
                          <w:marBottom w:val="0"/>
                          <w:divBdr>
                            <w:top w:val="none" w:sz="0" w:space="0" w:color="auto"/>
                            <w:left w:val="none" w:sz="0" w:space="0" w:color="auto"/>
                            <w:bottom w:val="none" w:sz="0" w:space="0" w:color="auto"/>
                            <w:right w:val="none" w:sz="0" w:space="0" w:color="auto"/>
                          </w:divBdr>
                          <w:divsChild>
                            <w:div w:id="850223111">
                              <w:marLeft w:val="0"/>
                              <w:marRight w:val="0"/>
                              <w:marTop w:val="120"/>
                              <w:marBottom w:val="120"/>
                              <w:divBdr>
                                <w:top w:val="none" w:sz="0" w:space="0" w:color="auto"/>
                                <w:left w:val="none" w:sz="0" w:space="0" w:color="auto"/>
                                <w:bottom w:val="none" w:sz="0" w:space="0" w:color="auto"/>
                                <w:right w:val="none" w:sz="0" w:space="0" w:color="auto"/>
                              </w:divBdr>
                              <w:divsChild>
                                <w:div w:id="277103547">
                                  <w:marLeft w:val="0"/>
                                  <w:marRight w:val="0"/>
                                  <w:marTop w:val="0"/>
                                  <w:marBottom w:val="0"/>
                                  <w:divBdr>
                                    <w:top w:val="none" w:sz="0" w:space="0" w:color="auto"/>
                                    <w:left w:val="none" w:sz="0" w:space="0" w:color="auto"/>
                                    <w:bottom w:val="none" w:sz="0" w:space="0" w:color="auto"/>
                                    <w:right w:val="none" w:sz="0" w:space="0" w:color="auto"/>
                                  </w:divBdr>
                                  <w:divsChild>
                                    <w:div w:id="748039224">
                                      <w:marLeft w:val="0"/>
                                      <w:marRight w:val="0"/>
                                      <w:marTop w:val="0"/>
                                      <w:marBottom w:val="0"/>
                                      <w:divBdr>
                                        <w:top w:val="none" w:sz="0" w:space="0" w:color="auto"/>
                                        <w:left w:val="none" w:sz="0" w:space="0" w:color="auto"/>
                                        <w:bottom w:val="none" w:sz="0" w:space="0" w:color="auto"/>
                                        <w:right w:val="none" w:sz="0" w:space="0" w:color="auto"/>
                                      </w:divBdr>
                                    </w:div>
                                    <w:div w:id="1614508244">
                                      <w:marLeft w:val="720"/>
                                      <w:marRight w:val="0"/>
                                      <w:marTop w:val="0"/>
                                      <w:marBottom w:val="0"/>
                                      <w:divBdr>
                                        <w:top w:val="none" w:sz="0" w:space="0" w:color="auto"/>
                                        <w:left w:val="none" w:sz="0" w:space="0" w:color="auto"/>
                                        <w:bottom w:val="none" w:sz="0" w:space="0" w:color="auto"/>
                                        <w:right w:val="none" w:sz="0" w:space="0" w:color="auto"/>
                                      </w:divBdr>
                                      <w:divsChild>
                                        <w:div w:id="20586232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30038471">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1067995270">
                          <w:marLeft w:val="0"/>
                          <w:marRight w:val="0"/>
                          <w:marTop w:val="0"/>
                          <w:marBottom w:val="0"/>
                          <w:divBdr>
                            <w:top w:val="none" w:sz="0" w:space="0" w:color="auto"/>
                            <w:left w:val="none" w:sz="0" w:space="0" w:color="auto"/>
                            <w:bottom w:val="none" w:sz="0" w:space="0" w:color="auto"/>
                            <w:right w:val="none" w:sz="0" w:space="0" w:color="auto"/>
                          </w:divBdr>
                        </w:div>
                        <w:div w:id="1446345867">
                          <w:marLeft w:val="720"/>
                          <w:marRight w:val="0"/>
                          <w:marTop w:val="0"/>
                          <w:marBottom w:val="0"/>
                          <w:divBdr>
                            <w:top w:val="none" w:sz="0" w:space="0" w:color="auto"/>
                            <w:left w:val="none" w:sz="0" w:space="0" w:color="auto"/>
                            <w:bottom w:val="none" w:sz="0" w:space="0" w:color="auto"/>
                            <w:right w:val="none" w:sz="0" w:space="0" w:color="auto"/>
                          </w:divBdr>
                          <w:divsChild>
                            <w:div w:id="1196771469">
                              <w:marLeft w:val="0"/>
                              <w:marRight w:val="0"/>
                              <w:marTop w:val="0"/>
                              <w:marBottom w:val="120"/>
                              <w:divBdr>
                                <w:top w:val="none" w:sz="0" w:space="0" w:color="auto"/>
                                <w:left w:val="none" w:sz="0" w:space="0" w:color="auto"/>
                                <w:bottom w:val="none" w:sz="0" w:space="0" w:color="auto"/>
                                <w:right w:val="none" w:sz="0" w:space="0" w:color="auto"/>
                              </w:divBdr>
                            </w:div>
                          </w:divsChild>
                        </w:div>
                        <w:div w:id="511994649">
                          <w:marLeft w:val="0"/>
                          <w:marRight w:val="0"/>
                          <w:marTop w:val="0"/>
                          <w:marBottom w:val="0"/>
                          <w:divBdr>
                            <w:top w:val="none" w:sz="0" w:space="0" w:color="auto"/>
                            <w:left w:val="none" w:sz="0" w:space="0" w:color="auto"/>
                            <w:bottom w:val="none" w:sz="0" w:space="0" w:color="auto"/>
                            <w:right w:val="none" w:sz="0" w:space="0" w:color="auto"/>
                          </w:divBdr>
                        </w:div>
                        <w:div w:id="1583759945">
                          <w:marLeft w:val="720"/>
                          <w:marRight w:val="0"/>
                          <w:marTop w:val="0"/>
                          <w:marBottom w:val="0"/>
                          <w:divBdr>
                            <w:top w:val="none" w:sz="0" w:space="0" w:color="auto"/>
                            <w:left w:val="none" w:sz="0" w:space="0" w:color="auto"/>
                            <w:bottom w:val="none" w:sz="0" w:space="0" w:color="auto"/>
                            <w:right w:val="none" w:sz="0" w:space="0" w:color="auto"/>
                          </w:divBdr>
                          <w:divsChild>
                            <w:div w:id="938678880">
                              <w:marLeft w:val="0"/>
                              <w:marRight w:val="0"/>
                              <w:marTop w:val="0"/>
                              <w:marBottom w:val="120"/>
                              <w:divBdr>
                                <w:top w:val="none" w:sz="0" w:space="0" w:color="auto"/>
                                <w:left w:val="none" w:sz="0" w:space="0" w:color="auto"/>
                                <w:bottom w:val="none" w:sz="0" w:space="0" w:color="auto"/>
                                <w:right w:val="none" w:sz="0" w:space="0" w:color="auto"/>
                              </w:divBdr>
                            </w:div>
                          </w:divsChild>
                        </w:div>
                        <w:div w:id="255137997">
                          <w:marLeft w:val="0"/>
                          <w:marRight w:val="0"/>
                          <w:marTop w:val="0"/>
                          <w:marBottom w:val="0"/>
                          <w:divBdr>
                            <w:top w:val="none" w:sz="0" w:space="0" w:color="auto"/>
                            <w:left w:val="none" w:sz="0" w:space="0" w:color="auto"/>
                            <w:bottom w:val="none" w:sz="0" w:space="0" w:color="auto"/>
                            <w:right w:val="none" w:sz="0" w:space="0" w:color="auto"/>
                          </w:divBdr>
                        </w:div>
                        <w:div w:id="1071079237">
                          <w:marLeft w:val="720"/>
                          <w:marRight w:val="0"/>
                          <w:marTop w:val="0"/>
                          <w:marBottom w:val="0"/>
                          <w:divBdr>
                            <w:top w:val="none" w:sz="0" w:space="0" w:color="auto"/>
                            <w:left w:val="none" w:sz="0" w:space="0" w:color="auto"/>
                            <w:bottom w:val="none" w:sz="0" w:space="0" w:color="auto"/>
                            <w:right w:val="none" w:sz="0" w:space="0" w:color="auto"/>
                          </w:divBdr>
                          <w:divsChild>
                            <w:div w:id="71246148">
                              <w:marLeft w:val="0"/>
                              <w:marRight w:val="0"/>
                              <w:marTop w:val="0"/>
                              <w:marBottom w:val="120"/>
                              <w:divBdr>
                                <w:top w:val="none" w:sz="0" w:space="0" w:color="auto"/>
                                <w:left w:val="none" w:sz="0" w:space="0" w:color="auto"/>
                                <w:bottom w:val="none" w:sz="0" w:space="0" w:color="auto"/>
                                <w:right w:val="none" w:sz="0" w:space="0" w:color="auto"/>
                              </w:divBdr>
                            </w:div>
                          </w:divsChild>
                        </w:div>
                        <w:div w:id="48698671">
                          <w:marLeft w:val="0"/>
                          <w:marRight w:val="0"/>
                          <w:marTop w:val="0"/>
                          <w:marBottom w:val="0"/>
                          <w:divBdr>
                            <w:top w:val="none" w:sz="0" w:space="0" w:color="auto"/>
                            <w:left w:val="none" w:sz="0" w:space="0" w:color="auto"/>
                            <w:bottom w:val="none" w:sz="0" w:space="0" w:color="auto"/>
                            <w:right w:val="none" w:sz="0" w:space="0" w:color="auto"/>
                          </w:divBdr>
                        </w:div>
                        <w:div w:id="551769903">
                          <w:marLeft w:val="720"/>
                          <w:marRight w:val="0"/>
                          <w:marTop w:val="0"/>
                          <w:marBottom w:val="0"/>
                          <w:divBdr>
                            <w:top w:val="none" w:sz="0" w:space="0" w:color="auto"/>
                            <w:left w:val="none" w:sz="0" w:space="0" w:color="auto"/>
                            <w:bottom w:val="none" w:sz="0" w:space="0" w:color="auto"/>
                            <w:right w:val="none" w:sz="0" w:space="0" w:color="auto"/>
                          </w:divBdr>
                          <w:divsChild>
                            <w:div w:id="975140593">
                              <w:marLeft w:val="0"/>
                              <w:marRight w:val="0"/>
                              <w:marTop w:val="0"/>
                              <w:marBottom w:val="120"/>
                              <w:divBdr>
                                <w:top w:val="none" w:sz="0" w:space="0" w:color="auto"/>
                                <w:left w:val="none" w:sz="0" w:space="0" w:color="auto"/>
                                <w:bottom w:val="none" w:sz="0" w:space="0" w:color="auto"/>
                                <w:right w:val="none" w:sz="0" w:space="0" w:color="auto"/>
                              </w:divBdr>
                            </w:div>
                          </w:divsChild>
                        </w:div>
                        <w:div w:id="1255166880">
                          <w:marLeft w:val="0"/>
                          <w:marRight w:val="0"/>
                          <w:marTop w:val="0"/>
                          <w:marBottom w:val="0"/>
                          <w:divBdr>
                            <w:top w:val="none" w:sz="0" w:space="0" w:color="auto"/>
                            <w:left w:val="none" w:sz="0" w:space="0" w:color="auto"/>
                            <w:bottom w:val="none" w:sz="0" w:space="0" w:color="auto"/>
                            <w:right w:val="none" w:sz="0" w:space="0" w:color="auto"/>
                          </w:divBdr>
                        </w:div>
                        <w:div w:id="1725712187">
                          <w:marLeft w:val="720"/>
                          <w:marRight w:val="0"/>
                          <w:marTop w:val="0"/>
                          <w:marBottom w:val="0"/>
                          <w:divBdr>
                            <w:top w:val="none" w:sz="0" w:space="0" w:color="auto"/>
                            <w:left w:val="none" w:sz="0" w:space="0" w:color="auto"/>
                            <w:bottom w:val="none" w:sz="0" w:space="0" w:color="auto"/>
                            <w:right w:val="none" w:sz="0" w:space="0" w:color="auto"/>
                          </w:divBdr>
                          <w:divsChild>
                            <w:div w:id="1385565294">
                              <w:marLeft w:val="0"/>
                              <w:marRight w:val="0"/>
                              <w:marTop w:val="0"/>
                              <w:marBottom w:val="120"/>
                              <w:divBdr>
                                <w:top w:val="none" w:sz="0" w:space="0" w:color="auto"/>
                                <w:left w:val="none" w:sz="0" w:space="0" w:color="auto"/>
                                <w:bottom w:val="none" w:sz="0" w:space="0" w:color="auto"/>
                                <w:right w:val="none" w:sz="0" w:space="0" w:color="auto"/>
                              </w:divBdr>
                            </w:div>
                          </w:divsChild>
                        </w:div>
                        <w:div w:id="1367371800">
                          <w:marLeft w:val="540"/>
                          <w:marRight w:val="0"/>
                          <w:marTop w:val="240"/>
                          <w:marBottom w:val="0"/>
                          <w:divBdr>
                            <w:top w:val="none" w:sz="0" w:space="0" w:color="auto"/>
                            <w:left w:val="none" w:sz="0" w:space="0" w:color="auto"/>
                            <w:bottom w:val="none" w:sz="0" w:space="0" w:color="auto"/>
                            <w:right w:val="none" w:sz="0" w:space="0" w:color="auto"/>
                          </w:divBdr>
                          <w:divsChild>
                            <w:div w:id="158008426">
                              <w:marLeft w:val="0"/>
                              <w:marRight w:val="0"/>
                              <w:marTop w:val="120"/>
                              <w:marBottom w:val="120"/>
                              <w:divBdr>
                                <w:top w:val="none" w:sz="0" w:space="0" w:color="auto"/>
                                <w:left w:val="none" w:sz="0" w:space="0" w:color="auto"/>
                                <w:bottom w:val="none" w:sz="0" w:space="0" w:color="auto"/>
                                <w:right w:val="none" w:sz="0" w:space="0" w:color="auto"/>
                              </w:divBdr>
                              <w:divsChild>
                                <w:div w:id="436754517">
                                  <w:marLeft w:val="0"/>
                                  <w:marRight w:val="0"/>
                                  <w:marTop w:val="0"/>
                                  <w:marBottom w:val="0"/>
                                  <w:divBdr>
                                    <w:top w:val="none" w:sz="0" w:space="0" w:color="auto"/>
                                    <w:left w:val="none" w:sz="0" w:space="0" w:color="auto"/>
                                    <w:bottom w:val="none" w:sz="0" w:space="0" w:color="auto"/>
                                    <w:right w:val="none" w:sz="0" w:space="0" w:color="auto"/>
                                  </w:divBdr>
                                  <w:divsChild>
                                    <w:div w:id="1249071372">
                                      <w:marLeft w:val="0"/>
                                      <w:marRight w:val="0"/>
                                      <w:marTop w:val="0"/>
                                      <w:marBottom w:val="0"/>
                                      <w:divBdr>
                                        <w:top w:val="none" w:sz="0" w:space="0" w:color="auto"/>
                                        <w:left w:val="none" w:sz="0" w:space="0" w:color="auto"/>
                                        <w:bottom w:val="none" w:sz="0" w:space="0" w:color="auto"/>
                                        <w:right w:val="none" w:sz="0" w:space="0" w:color="auto"/>
                                      </w:divBdr>
                                    </w:div>
                                    <w:div w:id="40398446">
                                      <w:marLeft w:val="720"/>
                                      <w:marRight w:val="0"/>
                                      <w:marTop w:val="0"/>
                                      <w:marBottom w:val="0"/>
                                      <w:divBdr>
                                        <w:top w:val="none" w:sz="0" w:space="0" w:color="auto"/>
                                        <w:left w:val="none" w:sz="0" w:space="0" w:color="auto"/>
                                        <w:bottom w:val="none" w:sz="0" w:space="0" w:color="auto"/>
                                        <w:right w:val="none" w:sz="0" w:space="0" w:color="auto"/>
                                      </w:divBdr>
                                      <w:divsChild>
                                        <w:div w:id="17827977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2992241">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1604680436">
                          <w:marLeft w:val="0"/>
                          <w:marRight w:val="0"/>
                          <w:marTop w:val="0"/>
                          <w:marBottom w:val="0"/>
                          <w:divBdr>
                            <w:top w:val="none" w:sz="0" w:space="0" w:color="auto"/>
                            <w:left w:val="none" w:sz="0" w:space="0" w:color="auto"/>
                            <w:bottom w:val="none" w:sz="0" w:space="0" w:color="auto"/>
                            <w:right w:val="none" w:sz="0" w:space="0" w:color="auto"/>
                          </w:divBdr>
                        </w:div>
                        <w:div w:id="1266310019">
                          <w:marLeft w:val="720"/>
                          <w:marRight w:val="0"/>
                          <w:marTop w:val="0"/>
                          <w:marBottom w:val="0"/>
                          <w:divBdr>
                            <w:top w:val="none" w:sz="0" w:space="0" w:color="auto"/>
                            <w:left w:val="none" w:sz="0" w:space="0" w:color="auto"/>
                            <w:bottom w:val="none" w:sz="0" w:space="0" w:color="auto"/>
                            <w:right w:val="none" w:sz="0" w:space="0" w:color="auto"/>
                          </w:divBdr>
                          <w:divsChild>
                            <w:div w:id="37485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494796">
      <w:bodyDiv w:val="1"/>
      <w:marLeft w:val="0"/>
      <w:marRight w:val="0"/>
      <w:marTop w:val="0"/>
      <w:marBottom w:val="0"/>
      <w:divBdr>
        <w:top w:val="none" w:sz="0" w:space="0" w:color="auto"/>
        <w:left w:val="none" w:sz="0" w:space="0" w:color="auto"/>
        <w:bottom w:val="none" w:sz="0" w:space="0" w:color="auto"/>
        <w:right w:val="none" w:sz="0" w:space="0" w:color="auto"/>
      </w:divBdr>
    </w:div>
    <w:div w:id="1612972508">
      <w:bodyDiv w:val="1"/>
      <w:marLeft w:val="0"/>
      <w:marRight w:val="0"/>
      <w:marTop w:val="0"/>
      <w:marBottom w:val="0"/>
      <w:divBdr>
        <w:top w:val="none" w:sz="0" w:space="0" w:color="auto"/>
        <w:left w:val="none" w:sz="0" w:space="0" w:color="auto"/>
        <w:bottom w:val="none" w:sz="0" w:space="0" w:color="auto"/>
        <w:right w:val="none" w:sz="0" w:space="0" w:color="auto"/>
      </w:divBdr>
      <w:divsChild>
        <w:div w:id="1817456160">
          <w:marLeft w:val="0"/>
          <w:marRight w:val="0"/>
          <w:marTop w:val="0"/>
          <w:marBottom w:val="0"/>
          <w:divBdr>
            <w:top w:val="none" w:sz="0" w:space="0" w:color="auto"/>
            <w:left w:val="none" w:sz="0" w:space="0" w:color="auto"/>
            <w:bottom w:val="none" w:sz="0" w:space="0" w:color="auto"/>
            <w:right w:val="none" w:sz="0" w:space="0" w:color="auto"/>
          </w:divBdr>
        </w:div>
        <w:div w:id="2035643390">
          <w:marLeft w:val="0"/>
          <w:marRight w:val="0"/>
          <w:marTop w:val="0"/>
          <w:marBottom w:val="0"/>
          <w:divBdr>
            <w:top w:val="none" w:sz="0" w:space="0" w:color="auto"/>
            <w:left w:val="none" w:sz="0" w:space="0" w:color="auto"/>
            <w:bottom w:val="none" w:sz="0" w:space="0" w:color="auto"/>
            <w:right w:val="none" w:sz="0" w:space="0" w:color="auto"/>
          </w:divBdr>
          <w:divsChild>
            <w:div w:id="1208564339">
              <w:marLeft w:val="0"/>
              <w:marRight w:val="0"/>
              <w:marTop w:val="0"/>
              <w:marBottom w:val="0"/>
              <w:divBdr>
                <w:top w:val="none" w:sz="0" w:space="0" w:color="auto"/>
                <w:left w:val="none" w:sz="0" w:space="0" w:color="auto"/>
                <w:bottom w:val="none" w:sz="0" w:space="0" w:color="auto"/>
                <w:right w:val="none" w:sz="0" w:space="0" w:color="auto"/>
              </w:divBdr>
            </w:div>
          </w:divsChild>
        </w:div>
        <w:div w:id="1828134416">
          <w:marLeft w:val="0"/>
          <w:marRight w:val="0"/>
          <w:marTop w:val="0"/>
          <w:marBottom w:val="0"/>
          <w:divBdr>
            <w:top w:val="none" w:sz="0" w:space="0" w:color="auto"/>
            <w:left w:val="none" w:sz="0" w:space="0" w:color="auto"/>
            <w:bottom w:val="none" w:sz="0" w:space="0" w:color="auto"/>
            <w:right w:val="none" w:sz="0" w:space="0" w:color="auto"/>
          </w:divBdr>
          <w:divsChild>
            <w:div w:id="632979328">
              <w:marLeft w:val="0"/>
              <w:marRight w:val="0"/>
              <w:marTop w:val="0"/>
              <w:marBottom w:val="0"/>
              <w:divBdr>
                <w:top w:val="none" w:sz="0" w:space="0" w:color="auto"/>
                <w:left w:val="none" w:sz="0" w:space="0" w:color="auto"/>
                <w:bottom w:val="none" w:sz="0" w:space="0" w:color="auto"/>
                <w:right w:val="none" w:sz="0" w:space="0" w:color="auto"/>
              </w:divBdr>
            </w:div>
          </w:divsChild>
        </w:div>
        <w:div w:id="1729111996">
          <w:marLeft w:val="0"/>
          <w:marRight w:val="0"/>
          <w:marTop w:val="0"/>
          <w:marBottom w:val="0"/>
          <w:divBdr>
            <w:top w:val="none" w:sz="0" w:space="0" w:color="auto"/>
            <w:left w:val="none" w:sz="0" w:space="0" w:color="auto"/>
            <w:bottom w:val="none" w:sz="0" w:space="0" w:color="auto"/>
            <w:right w:val="none" w:sz="0" w:space="0" w:color="auto"/>
          </w:divBdr>
        </w:div>
        <w:div w:id="1459032579">
          <w:marLeft w:val="0"/>
          <w:marRight w:val="0"/>
          <w:marTop w:val="0"/>
          <w:marBottom w:val="0"/>
          <w:divBdr>
            <w:top w:val="none" w:sz="0" w:space="0" w:color="auto"/>
            <w:left w:val="none" w:sz="0" w:space="0" w:color="auto"/>
            <w:bottom w:val="none" w:sz="0" w:space="0" w:color="auto"/>
            <w:right w:val="none" w:sz="0" w:space="0" w:color="auto"/>
          </w:divBdr>
          <w:divsChild>
            <w:div w:id="438570844">
              <w:marLeft w:val="0"/>
              <w:marRight w:val="0"/>
              <w:marTop w:val="0"/>
              <w:marBottom w:val="336"/>
              <w:divBdr>
                <w:top w:val="none" w:sz="0" w:space="0" w:color="auto"/>
                <w:left w:val="none" w:sz="0" w:space="0" w:color="auto"/>
                <w:bottom w:val="none" w:sz="0" w:space="0" w:color="auto"/>
                <w:right w:val="none" w:sz="0" w:space="0" w:color="auto"/>
              </w:divBdr>
            </w:div>
          </w:divsChild>
        </w:div>
        <w:div w:id="467667964">
          <w:marLeft w:val="0"/>
          <w:marRight w:val="0"/>
          <w:marTop w:val="0"/>
          <w:marBottom w:val="0"/>
          <w:divBdr>
            <w:top w:val="none" w:sz="0" w:space="0" w:color="auto"/>
            <w:left w:val="none" w:sz="0" w:space="0" w:color="auto"/>
            <w:bottom w:val="none" w:sz="0" w:space="0" w:color="auto"/>
            <w:right w:val="none" w:sz="0" w:space="0" w:color="auto"/>
          </w:divBdr>
        </w:div>
      </w:divsChild>
    </w:div>
    <w:div w:id="1772773419">
      <w:bodyDiv w:val="1"/>
      <w:marLeft w:val="0"/>
      <w:marRight w:val="0"/>
      <w:marTop w:val="0"/>
      <w:marBottom w:val="0"/>
      <w:divBdr>
        <w:top w:val="none" w:sz="0" w:space="0" w:color="auto"/>
        <w:left w:val="none" w:sz="0" w:space="0" w:color="auto"/>
        <w:bottom w:val="none" w:sz="0" w:space="0" w:color="auto"/>
        <w:right w:val="none" w:sz="0" w:space="0" w:color="auto"/>
      </w:divBdr>
      <w:divsChild>
        <w:div w:id="312953390">
          <w:marLeft w:val="0"/>
          <w:marRight w:val="0"/>
          <w:marTop w:val="0"/>
          <w:marBottom w:val="0"/>
          <w:divBdr>
            <w:top w:val="none" w:sz="0" w:space="0" w:color="auto"/>
            <w:left w:val="none" w:sz="0" w:space="0" w:color="auto"/>
            <w:bottom w:val="none" w:sz="0" w:space="0" w:color="auto"/>
            <w:right w:val="none" w:sz="0" w:space="0" w:color="auto"/>
          </w:divBdr>
          <w:divsChild>
            <w:div w:id="172230006">
              <w:marLeft w:val="0"/>
              <w:marRight w:val="0"/>
              <w:marTop w:val="0"/>
              <w:marBottom w:val="336"/>
              <w:divBdr>
                <w:top w:val="none" w:sz="0" w:space="0" w:color="auto"/>
                <w:left w:val="none" w:sz="0" w:space="0" w:color="auto"/>
                <w:bottom w:val="none" w:sz="0" w:space="0" w:color="auto"/>
                <w:right w:val="none" w:sz="0" w:space="0" w:color="auto"/>
              </w:divBdr>
            </w:div>
          </w:divsChild>
        </w:div>
        <w:div w:id="418793195">
          <w:marLeft w:val="0"/>
          <w:marRight w:val="0"/>
          <w:marTop w:val="0"/>
          <w:marBottom w:val="0"/>
          <w:divBdr>
            <w:top w:val="none" w:sz="0" w:space="0" w:color="auto"/>
            <w:left w:val="none" w:sz="0" w:space="0" w:color="auto"/>
            <w:bottom w:val="none" w:sz="0" w:space="0" w:color="auto"/>
            <w:right w:val="none" w:sz="0" w:space="0" w:color="auto"/>
          </w:divBdr>
          <w:divsChild>
            <w:div w:id="794719414">
              <w:marLeft w:val="0"/>
              <w:marRight w:val="0"/>
              <w:marTop w:val="0"/>
              <w:marBottom w:val="336"/>
              <w:divBdr>
                <w:top w:val="none" w:sz="0" w:space="0" w:color="auto"/>
                <w:left w:val="none" w:sz="0" w:space="0" w:color="auto"/>
                <w:bottom w:val="none" w:sz="0" w:space="0" w:color="auto"/>
                <w:right w:val="none" w:sz="0" w:space="0" w:color="auto"/>
              </w:divBdr>
            </w:div>
          </w:divsChild>
        </w:div>
        <w:div w:id="8070408">
          <w:marLeft w:val="0"/>
          <w:marRight w:val="0"/>
          <w:marTop w:val="0"/>
          <w:marBottom w:val="0"/>
          <w:divBdr>
            <w:top w:val="none" w:sz="0" w:space="0" w:color="auto"/>
            <w:left w:val="none" w:sz="0" w:space="0" w:color="auto"/>
            <w:bottom w:val="none" w:sz="0" w:space="0" w:color="auto"/>
            <w:right w:val="none" w:sz="0" w:space="0" w:color="auto"/>
          </w:divBdr>
          <w:divsChild>
            <w:div w:id="1874226370">
              <w:marLeft w:val="0"/>
              <w:marRight w:val="0"/>
              <w:marTop w:val="0"/>
              <w:marBottom w:val="336"/>
              <w:divBdr>
                <w:top w:val="none" w:sz="0" w:space="0" w:color="auto"/>
                <w:left w:val="none" w:sz="0" w:space="0" w:color="auto"/>
                <w:bottom w:val="none" w:sz="0" w:space="0" w:color="auto"/>
                <w:right w:val="none" w:sz="0" w:space="0" w:color="auto"/>
              </w:divBdr>
            </w:div>
          </w:divsChild>
        </w:div>
        <w:div w:id="244607827">
          <w:marLeft w:val="0"/>
          <w:marRight w:val="0"/>
          <w:marTop w:val="0"/>
          <w:marBottom w:val="0"/>
          <w:divBdr>
            <w:top w:val="none" w:sz="0" w:space="0" w:color="auto"/>
            <w:left w:val="none" w:sz="0" w:space="0" w:color="auto"/>
            <w:bottom w:val="none" w:sz="0" w:space="0" w:color="auto"/>
            <w:right w:val="none" w:sz="0" w:space="0" w:color="auto"/>
          </w:divBdr>
          <w:divsChild>
            <w:div w:id="1583098153">
              <w:marLeft w:val="0"/>
              <w:marRight w:val="0"/>
              <w:marTop w:val="0"/>
              <w:marBottom w:val="0"/>
              <w:divBdr>
                <w:top w:val="none" w:sz="0" w:space="0" w:color="auto"/>
                <w:left w:val="none" w:sz="0" w:space="0" w:color="auto"/>
                <w:bottom w:val="none" w:sz="0" w:space="0" w:color="auto"/>
                <w:right w:val="none" w:sz="0" w:space="0" w:color="auto"/>
              </w:divBdr>
            </w:div>
            <w:div w:id="763385024">
              <w:marLeft w:val="0"/>
              <w:marRight w:val="0"/>
              <w:marTop w:val="0"/>
              <w:marBottom w:val="0"/>
              <w:divBdr>
                <w:top w:val="none" w:sz="0" w:space="0" w:color="auto"/>
                <w:left w:val="none" w:sz="0" w:space="0" w:color="auto"/>
                <w:bottom w:val="none" w:sz="0" w:space="0" w:color="auto"/>
                <w:right w:val="none" w:sz="0" w:space="0" w:color="auto"/>
              </w:divBdr>
            </w:div>
            <w:div w:id="20448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0351">
      <w:bodyDiv w:val="1"/>
      <w:marLeft w:val="0"/>
      <w:marRight w:val="0"/>
      <w:marTop w:val="0"/>
      <w:marBottom w:val="0"/>
      <w:divBdr>
        <w:top w:val="none" w:sz="0" w:space="0" w:color="auto"/>
        <w:left w:val="none" w:sz="0" w:space="0" w:color="auto"/>
        <w:bottom w:val="none" w:sz="0" w:space="0" w:color="auto"/>
        <w:right w:val="none" w:sz="0" w:space="0" w:color="auto"/>
      </w:divBdr>
    </w:div>
    <w:div w:id="1885556691">
      <w:bodyDiv w:val="1"/>
      <w:marLeft w:val="0"/>
      <w:marRight w:val="0"/>
      <w:marTop w:val="0"/>
      <w:marBottom w:val="0"/>
      <w:divBdr>
        <w:top w:val="none" w:sz="0" w:space="0" w:color="auto"/>
        <w:left w:val="none" w:sz="0" w:space="0" w:color="auto"/>
        <w:bottom w:val="none" w:sz="0" w:space="0" w:color="auto"/>
        <w:right w:val="none" w:sz="0" w:space="0" w:color="auto"/>
      </w:divBdr>
      <w:divsChild>
        <w:div w:id="214466010">
          <w:marLeft w:val="0"/>
          <w:marRight w:val="0"/>
          <w:marTop w:val="0"/>
          <w:marBottom w:val="0"/>
          <w:divBdr>
            <w:top w:val="none" w:sz="0" w:space="0" w:color="auto"/>
            <w:left w:val="none" w:sz="0" w:space="0" w:color="auto"/>
            <w:bottom w:val="none" w:sz="0" w:space="0" w:color="auto"/>
            <w:right w:val="none" w:sz="0" w:space="0" w:color="auto"/>
          </w:divBdr>
          <w:divsChild>
            <w:div w:id="402333891">
              <w:marLeft w:val="0"/>
              <w:marRight w:val="0"/>
              <w:marTop w:val="0"/>
              <w:marBottom w:val="336"/>
              <w:divBdr>
                <w:top w:val="none" w:sz="0" w:space="0" w:color="auto"/>
                <w:left w:val="none" w:sz="0" w:space="0" w:color="auto"/>
                <w:bottom w:val="none" w:sz="0" w:space="0" w:color="auto"/>
                <w:right w:val="none" w:sz="0" w:space="0" w:color="auto"/>
              </w:divBdr>
            </w:div>
            <w:div w:id="1562904954">
              <w:marLeft w:val="0"/>
              <w:marRight w:val="360"/>
              <w:marTop w:val="0"/>
              <w:marBottom w:val="360"/>
              <w:divBdr>
                <w:top w:val="none" w:sz="0" w:space="0" w:color="auto"/>
                <w:left w:val="none" w:sz="0" w:space="0" w:color="auto"/>
                <w:bottom w:val="none" w:sz="0" w:space="0" w:color="auto"/>
                <w:right w:val="none" w:sz="0" w:space="0" w:color="auto"/>
              </w:divBdr>
            </w:div>
          </w:divsChild>
        </w:div>
        <w:div w:id="444036145">
          <w:marLeft w:val="0"/>
          <w:marRight w:val="0"/>
          <w:marTop w:val="0"/>
          <w:marBottom w:val="0"/>
          <w:divBdr>
            <w:top w:val="none" w:sz="0" w:space="0" w:color="auto"/>
            <w:left w:val="none" w:sz="0" w:space="0" w:color="auto"/>
            <w:bottom w:val="none" w:sz="0" w:space="0" w:color="auto"/>
            <w:right w:val="none" w:sz="0" w:space="0" w:color="auto"/>
          </w:divBdr>
          <w:divsChild>
            <w:div w:id="1383406428">
              <w:marLeft w:val="0"/>
              <w:marRight w:val="0"/>
              <w:marTop w:val="0"/>
              <w:marBottom w:val="336"/>
              <w:divBdr>
                <w:top w:val="none" w:sz="0" w:space="0" w:color="auto"/>
                <w:left w:val="none" w:sz="0" w:space="0" w:color="auto"/>
                <w:bottom w:val="none" w:sz="0" w:space="0" w:color="auto"/>
                <w:right w:val="none" w:sz="0" w:space="0" w:color="auto"/>
              </w:divBdr>
            </w:div>
          </w:divsChild>
        </w:div>
        <w:div w:id="1690373549">
          <w:marLeft w:val="0"/>
          <w:marRight w:val="0"/>
          <w:marTop w:val="0"/>
          <w:marBottom w:val="0"/>
          <w:divBdr>
            <w:top w:val="none" w:sz="0" w:space="0" w:color="auto"/>
            <w:left w:val="none" w:sz="0" w:space="0" w:color="auto"/>
            <w:bottom w:val="none" w:sz="0" w:space="0" w:color="auto"/>
            <w:right w:val="none" w:sz="0" w:space="0" w:color="auto"/>
          </w:divBdr>
          <w:divsChild>
            <w:div w:id="1618950988">
              <w:marLeft w:val="0"/>
              <w:marRight w:val="0"/>
              <w:marTop w:val="0"/>
              <w:marBottom w:val="336"/>
              <w:divBdr>
                <w:top w:val="none" w:sz="0" w:space="0" w:color="auto"/>
                <w:left w:val="none" w:sz="0" w:space="0" w:color="auto"/>
                <w:bottom w:val="none" w:sz="0" w:space="0" w:color="auto"/>
                <w:right w:val="none" w:sz="0" w:space="0" w:color="auto"/>
              </w:divBdr>
            </w:div>
          </w:divsChild>
        </w:div>
        <w:div w:id="998118177">
          <w:marLeft w:val="0"/>
          <w:marRight w:val="0"/>
          <w:marTop w:val="0"/>
          <w:marBottom w:val="0"/>
          <w:divBdr>
            <w:top w:val="none" w:sz="0" w:space="0" w:color="auto"/>
            <w:left w:val="none" w:sz="0" w:space="0" w:color="auto"/>
            <w:bottom w:val="none" w:sz="0" w:space="0" w:color="auto"/>
            <w:right w:val="none" w:sz="0" w:space="0" w:color="auto"/>
          </w:divBdr>
          <w:divsChild>
            <w:div w:id="1473060717">
              <w:marLeft w:val="0"/>
              <w:marRight w:val="0"/>
              <w:marTop w:val="0"/>
              <w:marBottom w:val="336"/>
              <w:divBdr>
                <w:top w:val="none" w:sz="0" w:space="0" w:color="auto"/>
                <w:left w:val="none" w:sz="0" w:space="0" w:color="auto"/>
                <w:bottom w:val="none" w:sz="0" w:space="0" w:color="auto"/>
                <w:right w:val="none" w:sz="0" w:space="0" w:color="auto"/>
              </w:divBdr>
            </w:div>
          </w:divsChild>
        </w:div>
        <w:div w:id="726612988">
          <w:marLeft w:val="0"/>
          <w:marRight w:val="0"/>
          <w:marTop w:val="0"/>
          <w:marBottom w:val="0"/>
          <w:divBdr>
            <w:top w:val="none" w:sz="0" w:space="0" w:color="auto"/>
            <w:left w:val="none" w:sz="0" w:space="0" w:color="auto"/>
            <w:bottom w:val="none" w:sz="0" w:space="0" w:color="auto"/>
            <w:right w:val="none" w:sz="0" w:space="0" w:color="auto"/>
          </w:divBdr>
          <w:divsChild>
            <w:div w:id="531575285">
              <w:marLeft w:val="0"/>
              <w:marRight w:val="0"/>
              <w:marTop w:val="0"/>
              <w:marBottom w:val="336"/>
              <w:divBdr>
                <w:top w:val="none" w:sz="0" w:space="0" w:color="auto"/>
                <w:left w:val="none" w:sz="0" w:space="0" w:color="auto"/>
                <w:bottom w:val="none" w:sz="0" w:space="0" w:color="auto"/>
                <w:right w:val="none" w:sz="0" w:space="0" w:color="auto"/>
              </w:divBdr>
            </w:div>
          </w:divsChild>
        </w:div>
        <w:div w:id="428544655">
          <w:marLeft w:val="0"/>
          <w:marRight w:val="0"/>
          <w:marTop w:val="0"/>
          <w:marBottom w:val="0"/>
          <w:divBdr>
            <w:top w:val="none" w:sz="0" w:space="0" w:color="auto"/>
            <w:left w:val="none" w:sz="0" w:space="0" w:color="auto"/>
            <w:bottom w:val="none" w:sz="0" w:space="0" w:color="auto"/>
            <w:right w:val="none" w:sz="0" w:space="0" w:color="auto"/>
          </w:divBdr>
          <w:divsChild>
            <w:div w:id="563102825">
              <w:marLeft w:val="0"/>
              <w:marRight w:val="0"/>
              <w:marTop w:val="0"/>
              <w:marBottom w:val="336"/>
              <w:divBdr>
                <w:top w:val="none" w:sz="0" w:space="0" w:color="auto"/>
                <w:left w:val="none" w:sz="0" w:space="0" w:color="auto"/>
                <w:bottom w:val="none" w:sz="0" w:space="0" w:color="auto"/>
                <w:right w:val="none" w:sz="0" w:space="0" w:color="auto"/>
              </w:divBdr>
            </w:div>
          </w:divsChild>
        </w:div>
        <w:div w:id="889339748">
          <w:marLeft w:val="0"/>
          <w:marRight w:val="0"/>
          <w:marTop w:val="0"/>
          <w:marBottom w:val="0"/>
          <w:divBdr>
            <w:top w:val="none" w:sz="0" w:space="0" w:color="auto"/>
            <w:left w:val="none" w:sz="0" w:space="0" w:color="auto"/>
            <w:bottom w:val="none" w:sz="0" w:space="0" w:color="auto"/>
            <w:right w:val="none" w:sz="0" w:space="0" w:color="auto"/>
          </w:divBdr>
          <w:divsChild>
            <w:div w:id="229997051">
              <w:marLeft w:val="0"/>
              <w:marRight w:val="0"/>
              <w:marTop w:val="0"/>
              <w:marBottom w:val="336"/>
              <w:divBdr>
                <w:top w:val="none" w:sz="0" w:space="0" w:color="auto"/>
                <w:left w:val="none" w:sz="0" w:space="0" w:color="auto"/>
                <w:bottom w:val="none" w:sz="0" w:space="0" w:color="auto"/>
                <w:right w:val="none" w:sz="0" w:space="0" w:color="auto"/>
              </w:divBdr>
            </w:div>
          </w:divsChild>
        </w:div>
        <w:div w:id="1149590950">
          <w:marLeft w:val="0"/>
          <w:marRight w:val="0"/>
          <w:marTop w:val="0"/>
          <w:marBottom w:val="0"/>
          <w:divBdr>
            <w:top w:val="none" w:sz="0" w:space="0" w:color="auto"/>
            <w:left w:val="none" w:sz="0" w:space="0" w:color="auto"/>
            <w:bottom w:val="none" w:sz="0" w:space="0" w:color="auto"/>
            <w:right w:val="none" w:sz="0" w:space="0" w:color="auto"/>
          </w:divBdr>
          <w:divsChild>
            <w:div w:id="1961297548">
              <w:marLeft w:val="0"/>
              <w:marRight w:val="0"/>
              <w:marTop w:val="0"/>
              <w:marBottom w:val="336"/>
              <w:divBdr>
                <w:top w:val="none" w:sz="0" w:space="0" w:color="auto"/>
                <w:left w:val="none" w:sz="0" w:space="0" w:color="auto"/>
                <w:bottom w:val="none" w:sz="0" w:space="0" w:color="auto"/>
                <w:right w:val="none" w:sz="0" w:space="0" w:color="auto"/>
              </w:divBdr>
            </w:div>
          </w:divsChild>
        </w:div>
        <w:div w:id="1841462510">
          <w:marLeft w:val="0"/>
          <w:marRight w:val="0"/>
          <w:marTop w:val="0"/>
          <w:marBottom w:val="0"/>
          <w:divBdr>
            <w:top w:val="none" w:sz="0" w:space="0" w:color="auto"/>
            <w:left w:val="none" w:sz="0" w:space="0" w:color="auto"/>
            <w:bottom w:val="none" w:sz="0" w:space="0" w:color="auto"/>
            <w:right w:val="none" w:sz="0" w:space="0" w:color="auto"/>
          </w:divBdr>
          <w:divsChild>
            <w:div w:id="2065787017">
              <w:marLeft w:val="0"/>
              <w:marRight w:val="0"/>
              <w:marTop w:val="0"/>
              <w:marBottom w:val="336"/>
              <w:divBdr>
                <w:top w:val="none" w:sz="0" w:space="0" w:color="auto"/>
                <w:left w:val="none" w:sz="0" w:space="0" w:color="auto"/>
                <w:bottom w:val="none" w:sz="0" w:space="0" w:color="auto"/>
                <w:right w:val="none" w:sz="0" w:space="0" w:color="auto"/>
              </w:divBdr>
            </w:div>
          </w:divsChild>
        </w:div>
        <w:div w:id="1667830057">
          <w:marLeft w:val="0"/>
          <w:marRight w:val="0"/>
          <w:marTop w:val="0"/>
          <w:marBottom w:val="0"/>
          <w:divBdr>
            <w:top w:val="none" w:sz="0" w:space="0" w:color="auto"/>
            <w:left w:val="none" w:sz="0" w:space="0" w:color="auto"/>
            <w:bottom w:val="none" w:sz="0" w:space="0" w:color="auto"/>
            <w:right w:val="none" w:sz="0" w:space="0" w:color="auto"/>
          </w:divBdr>
        </w:div>
      </w:divsChild>
    </w:div>
    <w:div w:id="2104184873">
      <w:bodyDiv w:val="1"/>
      <w:marLeft w:val="0"/>
      <w:marRight w:val="0"/>
      <w:marTop w:val="0"/>
      <w:marBottom w:val="0"/>
      <w:divBdr>
        <w:top w:val="none" w:sz="0" w:space="0" w:color="auto"/>
        <w:left w:val="none" w:sz="0" w:space="0" w:color="auto"/>
        <w:bottom w:val="none" w:sz="0" w:space="0" w:color="auto"/>
        <w:right w:val="none" w:sz="0" w:space="0" w:color="auto"/>
      </w:divBdr>
      <w:divsChild>
        <w:div w:id="1243028926">
          <w:marLeft w:val="0"/>
          <w:marRight w:val="0"/>
          <w:marTop w:val="0"/>
          <w:marBottom w:val="0"/>
          <w:divBdr>
            <w:top w:val="none" w:sz="0" w:space="0" w:color="auto"/>
            <w:left w:val="none" w:sz="0" w:space="0" w:color="auto"/>
            <w:bottom w:val="none" w:sz="0" w:space="0" w:color="auto"/>
            <w:right w:val="none" w:sz="0" w:space="0" w:color="auto"/>
          </w:divBdr>
          <w:divsChild>
            <w:div w:id="1616862466">
              <w:marLeft w:val="0"/>
              <w:marRight w:val="0"/>
              <w:marTop w:val="0"/>
              <w:marBottom w:val="336"/>
              <w:divBdr>
                <w:top w:val="none" w:sz="0" w:space="0" w:color="auto"/>
                <w:left w:val="none" w:sz="0" w:space="0" w:color="auto"/>
                <w:bottom w:val="none" w:sz="0" w:space="0" w:color="auto"/>
                <w:right w:val="none" w:sz="0" w:space="0" w:color="auto"/>
              </w:divBdr>
            </w:div>
          </w:divsChild>
        </w:div>
        <w:div w:id="1970432290">
          <w:marLeft w:val="0"/>
          <w:marRight w:val="0"/>
          <w:marTop w:val="0"/>
          <w:marBottom w:val="0"/>
          <w:divBdr>
            <w:top w:val="none" w:sz="0" w:space="0" w:color="auto"/>
            <w:left w:val="none" w:sz="0" w:space="0" w:color="auto"/>
            <w:bottom w:val="none" w:sz="0" w:space="0" w:color="auto"/>
            <w:right w:val="none" w:sz="0" w:space="0" w:color="auto"/>
          </w:divBdr>
          <w:divsChild>
            <w:div w:id="2118406176">
              <w:marLeft w:val="0"/>
              <w:marRight w:val="0"/>
              <w:marTop w:val="0"/>
              <w:marBottom w:val="336"/>
              <w:divBdr>
                <w:top w:val="none" w:sz="0" w:space="0" w:color="auto"/>
                <w:left w:val="none" w:sz="0" w:space="0" w:color="auto"/>
                <w:bottom w:val="none" w:sz="0" w:space="0" w:color="auto"/>
                <w:right w:val="none" w:sz="0" w:space="0" w:color="auto"/>
              </w:divBdr>
            </w:div>
          </w:divsChild>
        </w:div>
        <w:div w:id="464545206">
          <w:marLeft w:val="0"/>
          <w:marRight w:val="0"/>
          <w:marTop w:val="0"/>
          <w:marBottom w:val="0"/>
          <w:divBdr>
            <w:top w:val="none" w:sz="0" w:space="0" w:color="auto"/>
            <w:left w:val="none" w:sz="0" w:space="0" w:color="auto"/>
            <w:bottom w:val="none" w:sz="0" w:space="0" w:color="auto"/>
            <w:right w:val="none" w:sz="0" w:space="0" w:color="auto"/>
          </w:divBdr>
          <w:divsChild>
            <w:div w:id="815992523">
              <w:marLeft w:val="0"/>
              <w:marRight w:val="0"/>
              <w:marTop w:val="0"/>
              <w:marBottom w:val="336"/>
              <w:divBdr>
                <w:top w:val="none" w:sz="0" w:space="0" w:color="auto"/>
                <w:left w:val="none" w:sz="0" w:space="0" w:color="auto"/>
                <w:bottom w:val="none" w:sz="0" w:space="0" w:color="auto"/>
                <w:right w:val="none" w:sz="0" w:space="0" w:color="auto"/>
              </w:divBdr>
            </w:div>
          </w:divsChild>
        </w:div>
        <w:div w:id="923804219">
          <w:marLeft w:val="0"/>
          <w:marRight w:val="0"/>
          <w:marTop w:val="0"/>
          <w:marBottom w:val="0"/>
          <w:divBdr>
            <w:top w:val="none" w:sz="0" w:space="0" w:color="auto"/>
            <w:left w:val="none" w:sz="0" w:space="0" w:color="auto"/>
            <w:bottom w:val="none" w:sz="0" w:space="0" w:color="auto"/>
            <w:right w:val="none" w:sz="0" w:space="0" w:color="auto"/>
          </w:divBdr>
          <w:divsChild>
            <w:div w:id="470245671">
              <w:marLeft w:val="0"/>
              <w:marRight w:val="0"/>
              <w:marTop w:val="0"/>
              <w:marBottom w:val="336"/>
              <w:divBdr>
                <w:top w:val="none" w:sz="0" w:space="0" w:color="auto"/>
                <w:left w:val="none" w:sz="0" w:space="0" w:color="auto"/>
                <w:bottom w:val="none" w:sz="0" w:space="0" w:color="auto"/>
                <w:right w:val="none" w:sz="0" w:space="0" w:color="auto"/>
              </w:divBdr>
            </w:div>
          </w:divsChild>
        </w:div>
        <w:div w:id="532766707">
          <w:marLeft w:val="0"/>
          <w:marRight w:val="0"/>
          <w:marTop w:val="0"/>
          <w:marBottom w:val="0"/>
          <w:divBdr>
            <w:top w:val="none" w:sz="0" w:space="0" w:color="auto"/>
            <w:left w:val="none" w:sz="0" w:space="0" w:color="auto"/>
            <w:bottom w:val="none" w:sz="0" w:space="0" w:color="auto"/>
            <w:right w:val="none" w:sz="0" w:space="0" w:color="auto"/>
          </w:divBdr>
          <w:divsChild>
            <w:div w:id="1876843420">
              <w:marLeft w:val="0"/>
              <w:marRight w:val="0"/>
              <w:marTop w:val="0"/>
              <w:marBottom w:val="336"/>
              <w:divBdr>
                <w:top w:val="none" w:sz="0" w:space="0" w:color="auto"/>
                <w:left w:val="none" w:sz="0" w:space="0" w:color="auto"/>
                <w:bottom w:val="none" w:sz="0" w:space="0" w:color="auto"/>
                <w:right w:val="none" w:sz="0" w:space="0" w:color="auto"/>
              </w:divBdr>
            </w:div>
          </w:divsChild>
        </w:div>
        <w:div w:id="541214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UT0CNhRuTEY" TargetMode="External"/><Relationship Id="rId21" Type="http://schemas.openxmlformats.org/officeDocument/2006/relationships/hyperlink" Target="http://gmiru.com/article/s7comm/" TargetMode="External"/><Relationship Id="rId42" Type="http://schemas.openxmlformats.org/officeDocument/2006/relationships/hyperlink" Target="https://github.com/gymgit/s7-pcaps/blob/master/step7_s300_copyRamToRom.pcapng" TargetMode="External"/><Relationship Id="rId63" Type="http://schemas.openxmlformats.org/officeDocument/2006/relationships/hyperlink" Target="https://dokuwiki.hampel-soft.com/kb/production/s7-communication/constants" TargetMode="External"/><Relationship Id="rId84" Type="http://schemas.openxmlformats.org/officeDocument/2006/relationships/hyperlink" Target="https://www.youtube.com/watch?v=XeSSuWR5PaU" TargetMode="External"/><Relationship Id="rId138" Type="http://schemas.openxmlformats.org/officeDocument/2006/relationships/hyperlink" Target="https://www.blogger.com/share-post.g?blogID=999578816195622480&amp;postID=7003851588879408301&amp;target=twitter" TargetMode="External"/><Relationship Id="rId159" Type="http://schemas.openxmlformats.org/officeDocument/2006/relationships/hyperlink" Target="javascript:;" TargetMode="External"/><Relationship Id="rId170" Type="http://schemas.openxmlformats.org/officeDocument/2006/relationships/hyperlink" Target="https://www.blogger.com/profile/15132066461916452819" TargetMode="External"/><Relationship Id="rId191" Type="http://schemas.openxmlformats.org/officeDocument/2006/relationships/hyperlink" Target="javascript:;" TargetMode="External"/><Relationship Id="rId205" Type="http://schemas.openxmlformats.org/officeDocument/2006/relationships/hyperlink" Target="https://www.blogger.com/profile/10939046893046231491" TargetMode="External"/><Relationship Id="rId226" Type="http://schemas.openxmlformats.org/officeDocument/2006/relationships/hyperlink" Target="javascript:;" TargetMode="External"/><Relationship Id="rId107" Type="http://schemas.openxmlformats.org/officeDocument/2006/relationships/hyperlink" Target="https://github.com/gymgit/s7-pcaps/blob/master/snap7_s300_readVar.pcapng" TargetMode="External"/><Relationship Id="rId11" Type="http://schemas.openxmlformats.org/officeDocument/2006/relationships/image" Target="media/image5.jpeg"/><Relationship Id="rId32" Type="http://schemas.openxmlformats.org/officeDocument/2006/relationships/image" Target="media/image17.png"/><Relationship Id="rId53" Type="http://schemas.openxmlformats.org/officeDocument/2006/relationships/hyperlink" Target="https://dokuwiki.hampel-soft.com/kb/production/s7-communication/iso-tp" TargetMode="External"/><Relationship Id="rId74" Type="http://schemas.openxmlformats.org/officeDocument/2006/relationships/hyperlink" Target="https://dokuwiki.hampel-soft.com/kb/production/s7-communication/constants" TargetMode="External"/><Relationship Id="rId128" Type="http://schemas.openxmlformats.org/officeDocument/2006/relationships/hyperlink" Target="https://youtu.be/yJNEsI5KJxs" TargetMode="External"/><Relationship Id="rId149" Type="http://schemas.openxmlformats.org/officeDocument/2006/relationships/hyperlink" Target="https://www.blogger.com/profile/14442162522578916111" TargetMode="External"/><Relationship Id="rId5" Type="http://schemas.openxmlformats.org/officeDocument/2006/relationships/footnotes" Target="footnotes.xml"/><Relationship Id="rId95" Type="http://schemas.openxmlformats.org/officeDocument/2006/relationships/hyperlink" Target="https://tools.ietf.org/html/rfc905" TargetMode="External"/><Relationship Id="rId160" Type="http://schemas.openxmlformats.org/officeDocument/2006/relationships/hyperlink" Target="https://www.blogger.com/profile/07311419449783918801" TargetMode="External"/><Relationship Id="rId181" Type="http://schemas.openxmlformats.org/officeDocument/2006/relationships/hyperlink" Target="javascript:;" TargetMode="External"/><Relationship Id="rId216" Type="http://schemas.openxmlformats.org/officeDocument/2006/relationships/hyperlink" Target="javascript:;" TargetMode="External"/><Relationship Id="rId211" Type="http://schemas.openxmlformats.org/officeDocument/2006/relationships/hyperlink" Target="https://www.blogger.com/profile/11736397345116248135" TargetMode="External"/><Relationship Id="rId22" Type="http://schemas.openxmlformats.org/officeDocument/2006/relationships/hyperlink" Target="http://gmiru.com/article/s7comm/" TargetMode="External"/><Relationship Id="rId27" Type="http://schemas.openxmlformats.org/officeDocument/2006/relationships/hyperlink" Target="https://github.com/gymgit/s7-pcaps/blob/master/wincc_s300_setup-alarm-read-write.pcapng" TargetMode="External"/><Relationship Id="rId43" Type="http://schemas.openxmlformats.org/officeDocument/2006/relationships/hyperlink" Target="https://github.com/gymgit/s7-pcaps/blob/master/step7_s300_download.pcapng" TargetMode="External"/><Relationship Id="rId48" Type="http://schemas.openxmlformats.org/officeDocument/2006/relationships/hyperlink" Target="https://dokuwiki.hampel-soft.com/kb/production/s7-communication/iso-tp" TargetMode="External"/><Relationship Id="rId64" Type="http://schemas.openxmlformats.org/officeDocument/2006/relationships/hyperlink" Target="https://dokuwiki.hampel-soft.com/kb/production/s7-communication/constants" TargetMode="External"/><Relationship Id="rId69" Type="http://schemas.openxmlformats.org/officeDocument/2006/relationships/hyperlink" Target="http://gmiru.com/resources/s7proto/constants.txt" TargetMode="External"/><Relationship Id="rId113" Type="http://schemas.openxmlformats.org/officeDocument/2006/relationships/hyperlink" Target="https://github.com/gymgit/s7-pcaps/blob/master/snap7_s300_everything.pcapng" TargetMode="External"/><Relationship Id="rId118" Type="http://schemas.openxmlformats.org/officeDocument/2006/relationships/hyperlink" Target="https://github.com/gymgit/s7-pcaps/blob/master/snap7_s300_everything.pcapng" TargetMode="External"/><Relationship Id="rId134" Type="http://schemas.openxmlformats.org/officeDocument/2006/relationships/hyperlink" Target="http://simplyautomationized.blogspot.com/2014/07/raspberry-pi-scada-part-2-modbus-pwm.html" TargetMode="External"/><Relationship Id="rId139" Type="http://schemas.openxmlformats.org/officeDocument/2006/relationships/hyperlink" Target="https://www.blogger.com/share-post.g?blogID=999578816195622480&amp;postID=7003851588879408301&amp;target=facebook" TargetMode="External"/><Relationship Id="rId80" Type="http://schemas.openxmlformats.org/officeDocument/2006/relationships/hyperlink" Target="https://dokuwiki.hampel-soft.com/kb/production/s7-communication/constants" TargetMode="External"/><Relationship Id="rId85" Type="http://schemas.openxmlformats.org/officeDocument/2006/relationships/hyperlink" Target="https://www.youtube.com/watch?v=NNAKaAKRUow" TargetMode="External"/><Relationship Id="rId150" Type="http://schemas.openxmlformats.org/officeDocument/2006/relationships/hyperlink" Target="https://simplyautomationized.blogspot.com/2014/12/raspberry-pi-getting-data-from-s7-1200.html?showComment=1562183700939" TargetMode="External"/><Relationship Id="rId155" Type="http://schemas.openxmlformats.org/officeDocument/2006/relationships/hyperlink" Target="https://simplyautomationized.blogspot.com/2014/12/raspberry-pi-getting-data-from-s7-1200.html?showComment=1551281827219" TargetMode="External"/><Relationship Id="rId171" Type="http://schemas.openxmlformats.org/officeDocument/2006/relationships/hyperlink" Target="https://simplyautomationized.blogspot.com/2014/12/raspberry-pi-getting-data-from-s7-1200.html?showComment=1551981072822" TargetMode="External"/><Relationship Id="rId176" Type="http://schemas.openxmlformats.org/officeDocument/2006/relationships/hyperlink" Target="https://www.blogger.com/profile/11766256990145326423" TargetMode="External"/><Relationship Id="rId192" Type="http://schemas.openxmlformats.org/officeDocument/2006/relationships/hyperlink" Target="https://www.blogger.com/profile/12852081530965994028" TargetMode="External"/><Relationship Id="rId197" Type="http://schemas.openxmlformats.org/officeDocument/2006/relationships/hyperlink" Target="javascript:;" TargetMode="External"/><Relationship Id="rId206" Type="http://schemas.openxmlformats.org/officeDocument/2006/relationships/hyperlink" Target="https://simplyautomationized.blogspot.com/2014/12/raspberry-pi-getting-data-from-s7-1200.html?showComment=1568191753423" TargetMode="External"/><Relationship Id="rId227" Type="http://schemas.openxmlformats.org/officeDocument/2006/relationships/fontTable" Target="fontTable.xml"/><Relationship Id="rId201" Type="http://schemas.openxmlformats.org/officeDocument/2006/relationships/hyperlink" Target="javascript:;" TargetMode="External"/><Relationship Id="rId222" Type="http://schemas.openxmlformats.org/officeDocument/2006/relationships/hyperlink" Target="https://simplyautomationized.blogspot.com/2014/12/raspberry-pi-getting-data-from-s7-1200.html?showComment=1612435742764" TargetMode="External"/><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hyperlink" Target="https://github.com/gymgit/s7-pcaps/blob/master/tia_s300_downloadOb1.pcapng" TargetMode="External"/><Relationship Id="rId38" Type="http://schemas.openxmlformats.org/officeDocument/2006/relationships/image" Target="media/image18.png"/><Relationship Id="rId59" Type="http://schemas.openxmlformats.org/officeDocument/2006/relationships/hyperlink" Target="https://dokuwiki.hampel-soft.com/kb/production/s7-communication/constants" TargetMode="External"/><Relationship Id="rId103" Type="http://schemas.openxmlformats.org/officeDocument/2006/relationships/hyperlink" Target="http://gmiru.com/article/s7comm/" TargetMode="External"/><Relationship Id="rId108" Type="http://schemas.openxmlformats.org/officeDocument/2006/relationships/hyperlink" Target="https://github.com/gymgit/s7-pcaps/blob/master/wincc_s300_setup-alarm-read-write.pcapng" TargetMode="External"/><Relationship Id="rId124" Type="http://schemas.openxmlformats.org/officeDocument/2006/relationships/image" Target="media/image23.png"/><Relationship Id="rId129" Type="http://schemas.openxmlformats.org/officeDocument/2006/relationships/hyperlink" Target="http://amazon.com/s/ref=as_li_bk_tl/?url=search-alias%3Daps&amp;field-keywords=S7-1200%20cpu&amp;tag=simplyautomat-20&amp;linkId=cc41829dc993abb47887c98f4e7255e0&amp;linkCode=ktl" TargetMode="External"/><Relationship Id="rId54" Type="http://schemas.openxmlformats.org/officeDocument/2006/relationships/hyperlink" Target="https://dokuwiki.hampel-soft.com/kb/production/s7-communication/iso-on-tcp" TargetMode="External"/><Relationship Id="rId70" Type="http://schemas.openxmlformats.org/officeDocument/2006/relationships/hyperlink" Target="https://dokuwiki.hampel-soft.com/kb/production/s7-communication/iso-tp" TargetMode="External"/><Relationship Id="rId75" Type="http://schemas.openxmlformats.org/officeDocument/2006/relationships/hyperlink" Target="https://dokuwiki.hampel-soft.com/kb/production/s7-communication/constants" TargetMode="External"/><Relationship Id="rId91" Type="http://schemas.openxmlformats.org/officeDocument/2006/relationships/hyperlink" Target="https://support.automation.siemens.com/WW/llisapi.dll/csfetch/1172423/iethb_e.pdf?func=cslib.csFetch&amp;nodeid=1172846&amp;forcedownload=true" TargetMode="External"/><Relationship Id="rId96" Type="http://schemas.openxmlformats.org/officeDocument/2006/relationships/image" Target="media/image21.png"/><Relationship Id="rId140" Type="http://schemas.openxmlformats.org/officeDocument/2006/relationships/hyperlink" Target="https://www.blogger.com/share-post.g?blogID=999578816195622480&amp;postID=7003851588879408301&amp;target=pinterest" TargetMode="External"/><Relationship Id="rId145" Type="http://schemas.openxmlformats.org/officeDocument/2006/relationships/hyperlink" Target="https://www.blogger.com/profile/01509490688528680716" TargetMode="External"/><Relationship Id="rId161" Type="http://schemas.openxmlformats.org/officeDocument/2006/relationships/hyperlink" Target="https://simplyautomationized.blogspot.com/2014/12/raspberry-pi-getting-data-from-s7-1200.html?showComment=1551300969194" TargetMode="External"/><Relationship Id="rId166" Type="http://schemas.openxmlformats.org/officeDocument/2006/relationships/hyperlink" Target="javascript:;" TargetMode="External"/><Relationship Id="rId182" Type="http://schemas.openxmlformats.org/officeDocument/2006/relationships/hyperlink" Target="javascript:;" TargetMode="External"/><Relationship Id="rId187" Type="http://schemas.openxmlformats.org/officeDocument/2006/relationships/hyperlink" Target="https://simplyautomationized.blogspot.com/2014/12/raspberry-pi-getting-data-from-s7-1200.html?showComment=1556869385351" TargetMode="External"/><Relationship Id="rId217" Type="http://schemas.openxmlformats.org/officeDocument/2006/relationships/hyperlink" Target="https://www.blogger.com/profile/00226120145537361064"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s://simplyautomationized.blogspot.com/2014/12/raspberry-pi-getting-data-from-s7-1200.html?showComment=1602056526929" TargetMode="External"/><Relationship Id="rId23" Type="http://schemas.openxmlformats.org/officeDocument/2006/relationships/hyperlink" Target="https://github.com/gymgit/s7-pcaps/blob/master/snap7_s300_setupCommunication.pcapng" TargetMode="External"/><Relationship Id="rId28" Type="http://schemas.openxmlformats.org/officeDocument/2006/relationships/hyperlink" Target="https://github.com/gymgit/s7-pcaps/blob/master/wincc_s400_production.pcapng" TargetMode="External"/><Relationship Id="rId49" Type="http://schemas.openxmlformats.org/officeDocument/2006/relationships/hyperlink" Target="https://dokuwiki.hampel-soft.com/kb/production/s7-communication/iso-on-tcp" TargetMode="External"/><Relationship Id="rId114" Type="http://schemas.openxmlformats.org/officeDocument/2006/relationships/hyperlink" Target="http://snap7.sourceforge.net/" TargetMode="External"/><Relationship Id="rId119" Type="http://schemas.openxmlformats.org/officeDocument/2006/relationships/hyperlink" Target="https://github.com/gymgit/s7-pcaps/blob/master/step7_s300_copyRamToRom.pcapng" TargetMode="External"/><Relationship Id="rId44" Type="http://schemas.openxmlformats.org/officeDocument/2006/relationships/hyperlink" Target="https://github.com/gymgit/s7-pcaps/blob/master/tia_s300_downloadHwConfig.pcapng" TargetMode="External"/><Relationship Id="rId60" Type="http://schemas.openxmlformats.org/officeDocument/2006/relationships/hyperlink" Target="https://tools.ietf.org/html/rfc905" TargetMode="External"/><Relationship Id="rId65" Type="http://schemas.openxmlformats.org/officeDocument/2006/relationships/hyperlink" Target="https://dokuwiki.hampel-soft.com/kb/production/s7-communication/connection" TargetMode="External"/><Relationship Id="rId81" Type="http://schemas.openxmlformats.org/officeDocument/2006/relationships/hyperlink" Target="https://dokuwiki.hampel-soft.com/kb/production/s7-communication/constants" TargetMode="External"/><Relationship Id="rId86" Type="http://schemas.openxmlformats.org/officeDocument/2006/relationships/hyperlink" Target="https://www.youtube.com/watch?v=dHxsctLBUEI" TargetMode="External"/><Relationship Id="rId130" Type="http://schemas.openxmlformats.org/officeDocument/2006/relationships/hyperlink" Target="http://amazon.com/s/ref=as_li_bk_tl/?url=search-alias%3Daps&amp;field-keywords=Raspberry%20Pi&amp;tag=simplyautomat-20&amp;linkId=40d2200989f114b9bf182c172f445b50&amp;linkCode=ktl" TargetMode="External"/><Relationship Id="rId135" Type="http://schemas.openxmlformats.org/officeDocument/2006/relationships/hyperlink" Target="https://simplyautomationized.blogspot.com/2014/12/raspberry-pi-getting-data-from-s7-1200.html" TargetMode="External"/><Relationship Id="rId151" Type="http://schemas.openxmlformats.org/officeDocument/2006/relationships/hyperlink" Target="https://www.blogger.com/profile/08841903891354880269" TargetMode="External"/><Relationship Id="rId156" Type="http://schemas.openxmlformats.org/officeDocument/2006/relationships/hyperlink" Target="javascript:;" TargetMode="External"/><Relationship Id="rId177" Type="http://schemas.openxmlformats.org/officeDocument/2006/relationships/hyperlink" Target="https://simplyautomationized.blogspot.com/2014/12/raspberry-pi-getting-data-from-s7-1200.html?showComment=1553504963710" TargetMode="External"/><Relationship Id="rId198" Type="http://schemas.openxmlformats.org/officeDocument/2006/relationships/hyperlink" Target="https://www.blogger.com/profile/01949725735598446489" TargetMode="External"/><Relationship Id="rId172" Type="http://schemas.openxmlformats.org/officeDocument/2006/relationships/hyperlink" Target="javascript:;" TargetMode="External"/><Relationship Id="rId193" Type="http://schemas.openxmlformats.org/officeDocument/2006/relationships/hyperlink" Target="https://simplyautomationized.blogspot.com/2014/12/raspberry-pi-getting-data-from-s7-1200.html?showComment=1557902107186" TargetMode="External"/><Relationship Id="rId202" Type="http://schemas.openxmlformats.org/officeDocument/2006/relationships/hyperlink" Target="https://www.blogger.com/profile/10350859972947510727" TargetMode="External"/><Relationship Id="rId207" Type="http://schemas.openxmlformats.org/officeDocument/2006/relationships/hyperlink" Target="javascript:;" TargetMode="External"/><Relationship Id="rId223" Type="http://schemas.openxmlformats.org/officeDocument/2006/relationships/hyperlink" Target="javascript:;" TargetMode="External"/><Relationship Id="rId228" Type="http://schemas.openxmlformats.org/officeDocument/2006/relationships/theme" Target="theme/theme1.xml"/><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www.youtube.com/watch?v=UT0CNhRuTEY" TargetMode="External"/><Relationship Id="rId109" Type="http://schemas.openxmlformats.org/officeDocument/2006/relationships/hyperlink" Target="https://github.com/gymgit/s7-pcaps/blob/master/wincc_s400_production.pcapng" TargetMode="External"/><Relationship Id="rId34" Type="http://schemas.openxmlformats.org/officeDocument/2006/relationships/hyperlink" Target="https://github.com/gymgit/s7-pcaps/blob/master/snap7_s300_everything.pcapng" TargetMode="External"/><Relationship Id="rId50" Type="http://schemas.openxmlformats.org/officeDocument/2006/relationships/hyperlink" Target="https://en.wikipedia.org/wiki/Transmission_Control_Protocol" TargetMode="External"/><Relationship Id="rId55" Type="http://schemas.openxmlformats.org/officeDocument/2006/relationships/hyperlink" Target="https://tools.ietf.org/html/rfc1006" TargetMode="External"/><Relationship Id="rId76" Type="http://schemas.openxmlformats.org/officeDocument/2006/relationships/hyperlink" Target="https://dokuwiki.hampel-soft.com/kb/production/s7-communication/constants" TargetMode="External"/><Relationship Id="rId97" Type="http://schemas.openxmlformats.org/officeDocument/2006/relationships/image" Target="media/image22.png"/><Relationship Id="rId104" Type="http://schemas.openxmlformats.org/officeDocument/2006/relationships/hyperlink" Target="http://gmiru.com/article/s7comm/" TargetMode="External"/><Relationship Id="rId120" Type="http://schemas.openxmlformats.org/officeDocument/2006/relationships/hyperlink" Target="https://github.com/gymgit/s7-pcaps/blob/master/step7_s300_download.pcapng" TargetMode="External"/><Relationship Id="rId125" Type="http://schemas.openxmlformats.org/officeDocument/2006/relationships/hyperlink" Target="http://simplyautomationized.blogspot.com/2015/03/raspberry-pi-scada-part-3-communicate.html" TargetMode="External"/><Relationship Id="rId141" Type="http://schemas.openxmlformats.org/officeDocument/2006/relationships/hyperlink" Target="https://simplyautomationized.blogspot.com/search/label/Pi" TargetMode="External"/><Relationship Id="rId146" Type="http://schemas.openxmlformats.org/officeDocument/2006/relationships/hyperlink" Target="https://simplyautomationized.blogspot.com/2014/12/raspberry-pi-getting-data-from-s7-1200.html?showComment=1550741383269" TargetMode="External"/><Relationship Id="rId167" Type="http://schemas.openxmlformats.org/officeDocument/2006/relationships/hyperlink" Target="https://www.blogger.com/profile/07311419449783918801" TargetMode="External"/><Relationship Id="rId188" Type="http://schemas.openxmlformats.org/officeDocument/2006/relationships/hyperlink" Target="javascript:;" TargetMode="External"/><Relationship Id="rId7" Type="http://schemas.openxmlformats.org/officeDocument/2006/relationships/image" Target="media/image1.jpeg"/><Relationship Id="rId71" Type="http://schemas.openxmlformats.org/officeDocument/2006/relationships/hyperlink" Target="https://dokuwiki.hampel-soft.com/kb/production/s7-communication/s7comm" TargetMode="External"/><Relationship Id="rId92" Type="http://schemas.openxmlformats.org/officeDocument/2006/relationships/hyperlink" Target="http://snap7.sourceforge.net/" TargetMode="External"/><Relationship Id="rId162" Type="http://schemas.openxmlformats.org/officeDocument/2006/relationships/hyperlink" Target="javascript:;" TargetMode="External"/><Relationship Id="rId183" Type="http://schemas.openxmlformats.org/officeDocument/2006/relationships/hyperlink" Target="https://www.blogger.com/profile/05849664282145619663" TargetMode="External"/><Relationship Id="rId213" Type="http://schemas.openxmlformats.org/officeDocument/2006/relationships/hyperlink" Target="javascript:;" TargetMode="External"/><Relationship Id="rId218" Type="http://schemas.openxmlformats.org/officeDocument/2006/relationships/hyperlink" Target="https://simplyautomationized.blogspot.com/2014/12/raspberry-pi-getting-data-from-s7-1200.html?showComment=1606741256316" TargetMode="External"/><Relationship Id="rId2" Type="http://schemas.openxmlformats.org/officeDocument/2006/relationships/styles" Target="styles.xml"/><Relationship Id="rId29" Type="http://schemas.openxmlformats.org/officeDocument/2006/relationships/hyperlink" Target="http://gmiru.com/resources/s7proto/constants.txt" TargetMode="External"/><Relationship Id="rId24" Type="http://schemas.openxmlformats.org/officeDocument/2006/relationships/image" Target="media/image15.png"/><Relationship Id="rId40" Type="http://schemas.openxmlformats.org/officeDocument/2006/relationships/image" Target="media/image19.png"/><Relationship Id="rId45" Type="http://schemas.openxmlformats.org/officeDocument/2006/relationships/hyperlink" Target="https://github.com/gymgit/s7-pcaps/blob/master/step7_s300_stop.pcapng" TargetMode="External"/><Relationship Id="rId66" Type="http://schemas.openxmlformats.org/officeDocument/2006/relationships/hyperlink" Target="https://dokuwiki.hampel-soft.com/kb/production/s7-communication/read" TargetMode="External"/><Relationship Id="rId87" Type="http://schemas.openxmlformats.org/officeDocument/2006/relationships/hyperlink" Target="https://www.youtube.com/watch?v=93lyRgZYxKw" TargetMode="External"/><Relationship Id="rId110" Type="http://schemas.openxmlformats.org/officeDocument/2006/relationships/hyperlink" Target="http://gmiru.com/resources/s7proto/constants.txt" TargetMode="External"/><Relationship Id="rId115" Type="http://schemas.openxmlformats.org/officeDocument/2006/relationships/hyperlink" Target="https://support.industry.siemens.com/cs/document/45531107/simatic-programming-with-step-7-v5-5?dti=0&amp;lc=en-WW" TargetMode="External"/><Relationship Id="rId131" Type="http://schemas.openxmlformats.org/officeDocument/2006/relationships/hyperlink" Target="https://github.com/SimplyAutomationized/raspberrypi/raw/master/S7-1200pi/S71200.py" TargetMode="External"/><Relationship Id="rId136" Type="http://schemas.openxmlformats.org/officeDocument/2006/relationships/hyperlink" Target="https://www.blogger.com/share-post.g?blogID=999578816195622480&amp;postID=7003851588879408301&amp;target=email" TargetMode="External"/><Relationship Id="rId157" Type="http://schemas.openxmlformats.org/officeDocument/2006/relationships/hyperlink" Target="https://www.blogger.com/profile/07311419449783918801" TargetMode="External"/><Relationship Id="rId178" Type="http://schemas.openxmlformats.org/officeDocument/2006/relationships/hyperlink" Target="javascript:;" TargetMode="External"/><Relationship Id="rId61" Type="http://schemas.openxmlformats.org/officeDocument/2006/relationships/hyperlink" Target="https://dokuwiki.hampel-soft.com/kb/production/s7-communication/s7comm" TargetMode="External"/><Relationship Id="rId82" Type="http://schemas.openxmlformats.org/officeDocument/2006/relationships/hyperlink" Target="https://blog.csdn.net/xdpcxq1029/article/details/129977734" TargetMode="External"/><Relationship Id="rId152" Type="http://schemas.openxmlformats.org/officeDocument/2006/relationships/hyperlink" Target="https://simplyautomationized.blogspot.com/2014/12/raspberry-pi-getting-data-from-s7-1200.html?showComment=1632400221161" TargetMode="External"/><Relationship Id="rId173" Type="http://schemas.openxmlformats.org/officeDocument/2006/relationships/hyperlink" Target="https://www.blogger.com/profile/05961518883658521328" TargetMode="External"/><Relationship Id="rId194" Type="http://schemas.openxmlformats.org/officeDocument/2006/relationships/hyperlink" Target="javascript:;" TargetMode="External"/><Relationship Id="rId199" Type="http://schemas.openxmlformats.org/officeDocument/2006/relationships/hyperlink" Target="https://simplyautomationized.blogspot.com/2014/12/raspberry-pi-getting-data-from-s7-1200.html?showComment=1565777225949" TargetMode="External"/><Relationship Id="rId203" Type="http://schemas.openxmlformats.org/officeDocument/2006/relationships/hyperlink" Target="https://simplyautomationized.blogspot.com/2014/12/raspberry-pi-getting-data-from-s7-1200.html?showComment=1622363734428" TargetMode="External"/><Relationship Id="rId208" Type="http://schemas.openxmlformats.org/officeDocument/2006/relationships/hyperlink" Target="https://www.blogger.com/profile/15104700101284067582" TargetMode="External"/><Relationship Id="rId19" Type="http://schemas.openxmlformats.org/officeDocument/2006/relationships/image" Target="media/image13.jpeg"/><Relationship Id="rId224" Type="http://schemas.openxmlformats.org/officeDocument/2006/relationships/hyperlink" Target="https://www.blogger.com/profile/17430050104570914189" TargetMode="External"/><Relationship Id="rId14" Type="http://schemas.openxmlformats.org/officeDocument/2006/relationships/image" Target="media/image8.jpeg"/><Relationship Id="rId30" Type="http://schemas.openxmlformats.org/officeDocument/2006/relationships/image" Target="media/image16.png"/><Relationship Id="rId35" Type="http://schemas.openxmlformats.org/officeDocument/2006/relationships/hyperlink" Target="http://snap7.sourceforge.net/" TargetMode="External"/><Relationship Id="rId56" Type="http://schemas.openxmlformats.org/officeDocument/2006/relationships/hyperlink" Target="https://gitlab.com/wireshark/wireshark/-/wikis/TPKT" TargetMode="External"/><Relationship Id="rId77" Type="http://schemas.openxmlformats.org/officeDocument/2006/relationships/hyperlink" Target="https://dokuwiki.hampel-soft.com/kb/production/s7-communication/constants" TargetMode="External"/><Relationship Id="rId100" Type="http://schemas.openxmlformats.org/officeDocument/2006/relationships/hyperlink" Target="http://gmiru.com/article/s7comm-part2/" TargetMode="External"/><Relationship Id="rId105" Type="http://schemas.openxmlformats.org/officeDocument/2006/relationships/hyperlink" Target="https://github.com/gymgit/s7-pcaps/blob/master/snap7_s300_setupCommunication.pcapng" TargetMode="External"/><Relationship Id="rId126" Type="http://schemas.openxmlformats.org/officeDocument/2006/relationships/hyperlink" Target="http://amazon.com/s/ref=as_li_bk_tl/?url=search-alias%3Daps&amp;field-keywords=S7-200%20plc&amp;tag=simplyautomat-20&amp;linkId=ffac6de8f8cb400d7393cbf02b4ddd24&amp;linkCode=ktl" TargetMode="External"/><Relationship Id="rId147" Type="http://schemas.openxmlformats.org/officeDocument/2006/relationships/hyperlink" Target="javascript:;" TargetMode="External"/><Relationship Id="rId168" Type="http://schemas.openxmlformats.org/officeDocument/2006/relationships/hyperlink" Target="https://simplyautomationized.blogspot.com/2014/12/raspberry-pi-getting-data-from-s7-1200.html?showComment=1551301721021" TargetMode="External"/><Relationship Id="rId8" Type="http://schemas.openxmlformats.org/officeDocument/2006/relationships/image" Target="media/image2.jpeg"/><Relationship Id="rId51" Type="http://schemas.openxmlformats.org/officeDocument/2006/relationships/hyperlink" Target="https://gitlab.com/wireshark/wireshark/-/wikis/IsoProtocolFamily" TargetMode="External"/><Relationship Id="rId72" Type="http://schemas.openxmlformats.org/officeDocument/2006/relationships/hyperlink" Target="https://dokuwiki.hampel-soft.com/kb/production/s7-communication/constants" TargetMode="External"/><Relationship Id="rId93" Type="http://schemas.openxmlformats.org/officeDocument/2006/relationships/hyperlink" Target="https://tools.ietf.org/html/rfc1006" TargetMode="External"/><Relationship Id="rId98" Type="http://schemas.openxmlformats.org/officeDocument/2006/relationships/hyperlink" Target="http://gmiru.com/resources/s7proto/constants.txt" TargetMode="External"/><Relationship Id="rId121" Type="http://schemas.openxmlformats.org/officeDocument/2006/relationships/hyperlink" Target="https://github.com/gymgit/s7-pcaps/blob/master/tia_s300_downloadHwConfig.pcapng" TargetMode="External"/><Relationship Id="rId142" Type="http://schemas.openxmlformats.org/officeDocument/2006/relationships/hyperlink" Target="https://simplyautomationized.blogspot.com/search/label/PLC" TargetMode="External"/><Relationship Id="rId163" Type="http://schemas.openxmlformats.org/officeDocument/2006/relationships/hyperlink" Target="javascript:;" TargetMode="External"/><Relationship Id="rId184" Type="http://schemas.openxmlformats.org/officeDocument/2006/relationships/hyperlink" Target="https://simplyautomationized.blogspot.com/2014/12/raspberry-pi-getting-data-from-s7-1200.html?showComment=1592027994863" TargetMode="External"/><Relationship Id="rId189" Type="http://schemas.openxmlformats.org/officeDocument/2006/relationships/hyperlink" Target="https://www.blogger.com/profile/16807446536508909431" TargetMode="External"/><Relationship Id="rId219" Type="http://schemas.openxmlformats.org/officeDocument/2006/relationships/hyperlink" Target="javascript:;" TargetMode="External"/><Relationship Id="rId3" Type="http://schemas.openxmlformats.org/officeDocument/2006/relationships/settings" Target="settings.xml"/><Relationship Id="rId214" Type="http://schemas.openxmlformats.org/officeDocument/2006/relationships/hyperlink" Target="https://www.blogger.com/profile/11736397345116248135" TargetMode="External"/><Relationship Id="rId25" Type="http://schemas.openxmlformats.org/officeDocument/2006/relationships/hyperlink" Target="https://github.com/gymgit/s7-pcaps/blob/master/step7_s300_AuthPassword.pcapng" TargetMode="External"/><Relationship Id="rId46" Type="http://schemas.openxmlformats.org/officeDocument/2006/relationships/image" Target="media/image20.jpeg"/><Relationship Id="rId67" Type="http://schemas.openxmlformats.org/officeDocument/2006/relationships/hyperlink" Target="https://dokuwiki.hampel-soft.com/kb/production/s7-communication/write" TargetMode="External"/><Relationship Id="rId116" Type="http://schemas.openxmlformats.org/officeDocument/2006/relationships/hyperlink" Target="http://gmiru.com/resources/s7proto/constants.txt" TargetMode="External"/><Relationship Id="rId137" Type="http://schemas.openxmlformats.org/officeDocument/2006/relationships/hyperlink" Target="https://www.blogger.com/share-post.g?blogID=999578816195622480&amp;postID=7003851588879408301&amp;target=blog" TargetMode="External"/><Relationship Id="rId158" Type="http://schemas.openxmlformats.org/officeDocument/2006/relationships/hyperlink" Target="https://simplyautomationized.blogspot.com/2014/12/raspberry-pi-getting-data-from-s7-1200.html?showComment=1551300911064" TargetMode="External"/><Relationship Id="rId20" Type="http://schemas.openxmlformats.org/officeDocument/2006/relationships/image" Target="media/image14.jpeg"/><Relationship Id="rId41" Type="http://schemas.openxmlformats.org/officeDocument/2006/relationships/hyperlink" Target="https://github.com/gymgit/s7-pcaps/blob/master/snap7_s300_everything.pcapng" TargetMode="External"/><Relationship Id="rId62" Type="http://schemas.openxmlformats.org/officeDocument/2006/relationships/hyperlink" Target="https://dokuwiki.hampel-soft.com/kb/production/s7-communication/constants" TargetMode="External"/><Relationship Id="rId83" Type="http://schemas.openxmlformats.org/officeDocument/2006/relationships/hyperlink" Target="http://gmiru.com/article/s7comm-part2/" TargetMode="External"/><Relationship Id="rId88" Type="http://schemas.openxmlformats.org/officeDocument/2006/relationships/hyperlink" Target="http://snap7.sourceforge.net/" TargetMode="External"/><Relationship Id="rId111" Type="http://schemas.openxmlformats.org/officeDocument/2006/relationships/hyperlink" Target="http://gmiru.com/resources/s7proto/constants.txt" TargetMode="External"/><Relationship Id="rId132" Type="http://schemas.openxmlformats.org/officeDocument/2006/relationships/hyperlink" Target="https://plus.google.com/117701528311085454325" TargetMode="External"/><Relationship Id="rId153" Type="http://schemas.openxmlformats.org/officeDocument/2006/relationships/hyperlink" Target="javascript:;" TargetMode="External"/><Relationship Id="rId174" Type="http://schemas.openxmlformats.org/officeDocument/2006/relationships/hyperlink" Target="https://simplyautomationized.blogspot.com/2014/12/raspberry-pi-getting-data-from-s7-1200.html?showComment=1552990836830" TargetMode="External"/><Relationship Id="rId179" Type="http://schemas.openxmlformats.org/officeDocument/2006/relationships/hyperlink" Target="https://www.blogger.com/profile/12124862887117137741" TargetMode="External"/><Relationship Id="rId195" Type="http://schemas.openxmlformats.org/officeDocument/2006/relationships/hyperlink" Target="https://www.blogger.com/profile/15180680909131615633" TargetMode="External"/><Relationship Id="rId209" Type="http://schemas.openxmlformats.org/officeDocument/2006/relationships/hyperlink" Target="https://simplyautomationized.blogspot.com/2014/12/raspberry-pi-getting-data-from-s7-1200.html?showComment=1568359470518" TargetMode="External"/><Relationship Id="rId190" Type="http://schemas.openxmlformats.org/officeDocument/2006/relationships/hyperlink" Target="https://simplyautomationized.blogspot.com/2014/12/raspberry-pi-getting-data-from-s7-1200.html?showComment=1556874860023" TargetMode="External"/><Relationship Id="rId204" Type="http://schemas.openxmlformats.org/officeDocument/2006/relationships/hyperlink" Target="javascript:;" TargetMode="External"/><Relationship Id="rId220" Type="http://schemas.openxmlformats.org/officeDocument/2006/relationships/hyperlink" Target="javascript:;" TargetMode="External"/><Relationship Id="rId225" Type="http://schemas.openxmlformats.org/officeDocument/2006/relationships/hyperlink" Target="https://simplyautomationized.blogspot.com/2014/12/raspberry-pi-getting-data-from-s7-1200.html?showComment=1624347096981" TargetMode="External"/><Relationship Id="rId15" Type="http://schemas.openxmlformats.org/officeDocument/2006/relationships/image" Target="media/image9.jpeg"/><Relationship Id="rId36" Type="http://schemas.openxmlformats.org/officeDocument/2006/relationships/hyperlink" Target="https://support.industry.siemens.com/cs/document/45531107/simatic-programming-with-step-7-v5-5?dti=0&amp;lc=en-WW" TargetMode="External"/><Relationship Id="rId57" Type="http://schemas.openxmlformats.org/officeDocument/2006/relationships/hyperlink" Target="https://tools.ietf.org/html/rfc2126" TargetMode="External"/><Relationship Id="rId106" Type="http://schemas.openxmlformats.org/officeDocument/2006/relationships/hyperlink" Target="https://github.com/gymgit/s7-pcaps/blob/master/step7_s300_AuthPassword.pcapng" TargetMode="External"/><Relationship Id="rId127" Type="http://schemas.openxmlformats.org/officeDocument/2006/relationships/hyperlink" Target="http://simplyautomationized.blogspot.com/2015/04/raspberry-pi-scada-communitating-with.html" TargetMode="External"/><Relationship Id="rId10" Type="http://schemas.openxmlformats.org/officeDocument/2006/relationships/image" Target="media/image4.jpeg"/><Relationship Id="rId31" Type="http://schemas.openxmlformats.org/officeDocument/2006/relationships/hyperlink" Target="http://gmiru.com/resources/s7proto/constants.txt" TargetMode="External"/><Relationship Id="rId52" Type="http://schemas.openxmlformats.org/officeDocument/2006/relationships/hyperlink" Target="https://dokuwiki.hampel-soft.com/kb/production/s7-communication/s7comm" TargetMode="External"/><Relationship Id="rId73" Type="http://schemas.openxmlformats.org/officeDocument/2006/relationships/hyperlink" Target="https://dokuwiki.hampel-soft.com/kb/production/s7-communication/constants" TargetMode="External"/><Relationship Id="rId78" Type="http://schemas.openxmlformats.org/officeDocument/2006/relationships/hyperlink" Target="https://dokuwiki.hampel-soft.com/kb/production/s7-communication/constants" TargetMode="External"/><Relationship Id="rId94" Type="http://schemas.openxmlformats.org/officeDocument/2006/relationships/hyperlink" Target="https://tools.ietf.org/html/rfc2126" TargetMode="External"/><Relationship Id="rId99" Type="http://schemas.openxmlformats.org/officeDocument/2006/relationships/hyperlink" Target="http://gmiru.com/resources/s7proto/constants.txt" TargetMode="External"/><Relationship Id="rId101" Type="http://schemas.openxmlformats.org/officeDocument/2006/relationships/hyperlink" Target="http://gmiru.com/resources/s7proto/constants.txt" TargetMode="External"/><Relationship Id="rId122" Type="http://schemas.openxmlformats.org/officeDocument/2006/relationships/hyperlink" Target="https://github.com/gymgit/s7-pcaps/blob/master/step7_s300_stop.pcapng" TargetMode="External"/><Relationship Id="rId143" Type="http://schemas.openxmlformats.org/officeDocument/2006/relationships/hyperlink" Target="https://simplyautomationized.blogspot.com/search/label/SCADA" TargetMode="External"/><Relationship Id="rId148" Type="http://schemas.openxmlformats.org/officeDocument/2006/relationships/hyperlink" Target="javascript:;" TargetMode="External"/><Relationship Id="rId164" Type="http://schemas.openxmlformats.org/officeDocument/2006/relationships/hyperlink" Target="https://www.blogger.com/profile/01982148014185893042" TargetMode="External"/><Relationship Id="rId169" Type="http://schemas.openxmlformats.org/officeDocument/2006/relationships/hyperlink" Target="javascript:;" TargetMode="External"/><Relationship Id="rId185" Type="http://schemas.openxmlformats.org/officeDocument/2006/relationships/hyperlink" Target="javascript:;"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s://simplyautomationized.blogspot.com/2014/12/raspberry-pi-getting-data-from-s7-1200.html?showComment=1554475739785" TargetMode="External"/><Relationship Id="rId210" Type="http://schemas.openxmlformats.org/officeDocument/2006/relationships/hyperlink" Target="javascript:;" TargetMode="External"/><Relationship Id="rId215" Type="http://schemas.openxmlformats.org/officeDocument/2006/relationships/hyperlink" Target="https://simplyautomationized.blogspot.com/2014/12/raspberry-pi-getting-data-from-s7-1200.html?showComment=1602056594006" TargetMode="External"/><Relationship Id="rId26" Type="http://schemas.openxmlformats.org/officeDocument/2006/relationships/hyperlink" Target="https://github.com/gymgit/s7-pcaps/blob/master/snap7_s300_readVar.pcapng" TargetMode="External"/><Relationship Id="rId47" Type="http://schemas.openxmlformats.org/officeDocument/2006/relationships/hyperlink" Target="https://dokuwiki.hampel-soft.com/kb/production/s7-communication/s7comm" TargetMode="External"/><Relationship Id="rId68" Type="http://schemas.openxmlformats.org/officeDocument/2006/relationships/hyperlink" Target="https://dokuwiki.hampel-soft.com/kb/production/s7-communication/plc-settings" TargetMode="External"/><Relationship Id="rId89" Type="http://schemas.openxmlformats.org/officeDocument/2006/relationships/hyperlink" Target="http://sourceforge.net/projects/s7commwireshark/" TargetMode="External"/><Relationship Id="rId112" Type="http://schemas.openxmlformats.org/officeDocument/2006/relationships/hyperlink" Target="https://github.com/gymgit/s7-pcaps/blob/master/tia_s300_downloadOb1.pcapng" TargetMode="External"/><Relationship Id="rId133" Type="http://schemas.openxmlformats.org/officeDocument/2006/relationships/hyperlink" Target="http://simplyautomationized.blogspot.com/2013/09/raspberry-pi-scada-part-1-modbus.html" TargetMode="External"/><Relationship Id="rId154" Type="http://schemas.openxmlformats.org/officeDocument/2006/relationships/hyperlink" Target="https://www.blogger.com/profile/11944244144022882767" TargetMode="External"/><Relationship Id="rId175" Type="http://schemas.openxmlformats.org/officeDocument/2006/relationships/hyperlink" Target="javascript:;" TargetMode="External"/><Relationship Id="rId196" Type="http://schemas.openxmlformats.org/officeDocument/2006/relationships/hyperlink" Target="https://simplyautomationized.blogspot.com/2014/12/raspberry-pi-getting-data-from-s7-1200.html?showComment=1562412037908" TargetMode="External"/><Relationship Id="rId200" Type="http://schemas.openxmlformats.org/officeDocument/2006/relationships/hyperlink" Target="javascript:;" TargetMode="External"/><Relationship Id="rId16" Type="http://schemas.openxmlformats.org/officeDocument/2006/relationships/image" Target="media/image10.jpeg"/><Relationship Id="rId221" Type="http://schemas.openxmlformats.org/officeDocument/2006/relationships/hyperlink" Target="https://www.blogger.com/profile/02525801278100475085" TargetMode="External"/><Relationship Id="rId37" Type="http://schemas.openxmlformats.org/officeDocument/2006/relationships/hyperlink" Target="http://gmiru.com/resources/s7proto/constants.txt" TargetMode="External"/><Relationship Id="rId58" Type="http://schemas.openxmlformats.org/officeDocument/2006/relationships/hyperlink" Target="https://dokuwiki.hampel-soft.com/kb/production/s7-communication/iso-tp" TargetMode="External"/><Relationship Id="rId79" Type="http://schemas.openxmlformats.org/officeDocument/2006/relationships/hyperlink" Target="https://dokuwiki.hampel-soft.com/kb/production/s7-communication/constants" TargetMode="External"/><Relationship Id="rId102" Type="http://schemas.openxmlformats.org/officeDocument/2006/relationships/hyperlink" Target="https://github.com/gymgit/s7-pcaps" TargetMode="External"/><Relationship Id="rId123" Type="http://schemas.openxmlformats.org/officeDocument/2006/relationships/hyperlink" Target="https://4.bp.blogspot.com/-Vl0kCBAc5Dc/VI0h5hnr3sI/AAAAAAAAUYk/y_-miD_SlnE/s1600/S7-1200%2BRaspberry%2BPi.png" TargetMode="External"/><Relationship Id="rId144" Type="http://schemas.openxmlformats.org/officeDocument/2006/relationships/image" Target="media/image24.png"/><Relationship Id="rId90" Type="http://schemas.openxmlformats.org/officeDocument/2006/relationships/hyperlink" Target="https://plc4x.incubator.apache.org/protocols/s7/index.html" TargetMode="External"/><Relationship Id="rId165" Type="http://schemas.openxmlformats.org/officeDocument/2006/relationships/hyperlink" Target="https://simplyautomationized.blogspot.com/2014/12/raspberry-pi-getting-data-from-s7-1200.html?showComment=1551301631939" TargetMode="External"/><Relationship Id="rId186" Type="http://schemas.openxmlformats.org/officeDocument/2006/relationships/hyperlink" Target="https://www.blogger.com/profile/168074465365089094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97</Pages>
  <Words>20767</Words>
  <Characters>118375</Characters>
  <Application>Microsoft Office Word</Application>
  <DocSecurity>0</DocSecurity>
  <Lines>986</Lines>
  <Paragraphs>277</Paragraphs>
  <ScaleCrop>false</ScaleCrop>
  <Company/>
  <LinksUpToDate>false</LinksUpToDate>
  <CharactersWithSpaces>138865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NVD</cp:lastModifiedBy>
  <cp:revision>21</cp:revision>
  <dcterms:created xsi:type="dcterms:W3CDTF">2023-10-24T12:05:00Z</dcterms:created>
  <dcterms:modified xsi:type="dcterms:W3CDTF">2023-11-01T16:18:00Z</dcterms:modified>
</cp:coreProperties>
</file>